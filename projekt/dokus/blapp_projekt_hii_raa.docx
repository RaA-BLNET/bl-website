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3F77D" w14:textId="1EEDF58B" w:rsidR="00742E27" w:rsidRPr="00D222D4" w:rsidRDefault="00646EE1" w:rsidP="00354C14">
      <w:pPr>
        <w:spacing w:after="0"/>
        <w:rPr>
          <w:rStyle w:val="SchwacheHervorhebung"/>
          <w:b w:val="0"/>
          <w:sz w:val="40"/>
          <w:szCs w:val="40"/>
        </w:rPr>
      </w:pPr>
      <w:r>
        <w:rPr>
          <w:rFonts w:ascii="Calibri" w:hAnsi="Calibri"/>
          <w:b/>
          <w:iCs/>
          <w:noProof/>
          <w:color w:val="000000"/>
          <w:sz w:val="40"/>
          <w:szCs w:val="40"/>
          <w:lang w:eastAsia="de-CH"/>
        </w:rPr>
        <w:drawing>
          <wp:anchor distT="0" distB="0" distL="114300" distR="114300" simplePos="0" relativeHeight="251658271" behindDoc="0" locked="0" layoutInCell="1" allowOverlap="1" wp14:anchorId="0F3D9DB3" wp14:editId="29F18BD2">
            <wp:simplePos x="0" y="0"/>
            <wp:positionH relativeFrom="margin">
              <wp:align>right</wp:align>
            </wp:positionH>
            <wp:positionV relativeFrom="margin">
              <wp:posOffset>416560</wp:posOffset>
            </wp:positionV>
            <wp:extent cx="2686050" cy="850265"/>
            <wp:effectExtent l="0" t="0" r="0" b="698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o-von-Georg-Fischer1.jpg"/>
                    <pic:cNvPicPr/>
                  </pic:nvPicPr>
                  <pic:blipFill>
                    <a:blip r:embed="rId8" cstate="screen">
                      <a:extLst>
                        <a:ext uri="{28A0092B-C50C-407E-A947-70E740481C1C}">
                          <a14:useLocalDpi xmlns:a14="http://schemas.microsoft.com/office/drawing/2010/main"/>
                        </a:ext>
                      </a:extLst>
                    </a:blip>
                    <a:stretch>
                      <a:fillRect/>
                    </a:stretch>
                  </pic:blipFill>
                  <pic:spPr>
                    <a:xfrm>
                      <a:off x="0" y="0"/>
                      <a:ext cx="2686050" cy="85026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iCs/>
          <w:noProof/>
          <w:color w:val="000000"/>
          <w:sz w:val="40"/>
          <w:szCs w:val="40"/>
          <w:lang w:eastAsia="de-CH"/>
        </w:rPr>
        <w:drawing>
          <wp:anchor distT="0" distB="0" distL="114300" distR="114300" simplePos="0" relativeHeight="251658270" behindDoc="0" locked="0" layoutInCell="1" allowOverlap="1" wp14:anchorId="713B3068" wp14:editId="720455CF">
            <wp:simplePos x="0" y="0"/>
            <wp:positionH relativeFrom="margin">
              <wp:align>left</wp:align>
            </wp:positionH>
            <wp:positionV relativeFrom="margin">
              <wp:align>top</wp:align>
            </wp:positionV>
            <wp:extent cx="2266950" cy="1445895"/>
            <wp:effectExtent l="0" t="0" r="0" b="1905"/>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o_sig.jpg"/>
                    <pic:cNvPicPr/>
                  </pic:nvPicPr>
                  <pic:blipFill>
                    <a:blip r:embed="rId9">
                      <a:extLst>
                        <a:ext uri="{28A0092B-C50C-407E-A947-70E740481C1C}">
                          <a14:useLocalDpi xmlns:a14="http://schemas.microsoft.com/office/drawing/2010/main"/>
                        </a:ext>
                      </a:extLst>
                    </a:blip>
                    <a:stretch>
                      <a:fillRect/>
                    </a:stretch>
                  </pic:blipFill>
                  <pic:spPr>
                    <a:xfrm>
                      <a:off x="0" y="0"/>
                      <a:ext cx="2266950" cy="1445895"/>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pPr w:leftFromText="141" w:rightFromText="141" w:vertAnchor="page" w:horzAnchor="margin" w:tblpY="10216"/>
        <w:tblW w:w="0" w:type="auto"/>
        <w:tblLook w:val="04A0" w:firstRow="1" w:lastRow="0" w:firstColumn="1" w:lastColumn="0" w:noHBand="0" w:noVBand="1"/>
      </w:tblPr>
      <w:tblGrid>
        <w:gridCol w:w="1980"/>
        <w:gridCol w:w="6514"/>
      </w:tblGrid>
      <w:tr w:rsidR="00646EE1" w14:paraId="284972D9" w14:textId="77777777" w:rsidTr="00646EE1">
        <w:tc>
          <w:tcPr>
            <w:tcW w:w="1980" w:type="dxa"/>
            <w:shd w:val="pct10" w:color="auto" w:fill="auto"/>
          </w:tcPr>
          <w:p w14:paraId="67FEFF33" w14:textId="77777777" w:rsidR="00646EE1" w:rsidRPr="00742E27" w:rsidRDefault="00646EE1" w:rsidP="00646EE1">
            <w:pPr>
              <w:rPr>
                <w:rStyle w:val="SchwacheHervorhebung"/>
                <w:b w:val="0"/>
                <w:sz w:val="32"/>
                <w:szCs w:val="40"/>
              </w:rPr>
            </w:pPr>
            <w:r>
              <w:rPr>
                <w:rStyle w:val="SchwacheHervorhebung"/>
                <w:b w:val="0"/>
                <w:sz w:val="32"/>
                <w:szCs w:val="40"/>
              </w:rPr>
              <w:t>Autor</w:t>
            </w:r>
          </w:p>
        </w:tc>
        <w:tc>
          <w:tcPr>
            <w:tcW w:w="6514" w:type="dxa"/>
          </w:tcPr>
          <w:p w14:paraId="3C912BC8" w14:textId="77777777" w:rsidR="00646EE1" w:rsidRPr="00742E27" w:rsidRDefault="00646EE1" w:rsidP="00646EE1">
            <w:pPr>
              <w:rPr>
                <w:rStyle w:val="SchwacheHervorhebung"/>
                <w:b w:val="0"/>
                <w:sz w:val="32"/>
                <w:szCs w:val="40"/>
              </w:rPr>
            </w:pPr>
            <w:r w:rsidRPr="00742E27">
              <w:rPr>
                <w:rStyle w:val="SchwacheHervorhebung"/>
                <w:b w:val="0"/>
                <w:sz w:val="32"/>
                <w:szCs w:val="40"/>
              </w:rPr>
              <w:t>Ian Hild und Abeeraam Rahunent</w:t>
            </w:r>
            <w:r>
              <w:rPr>
                <w:rStyle w:val="SchwacheHervorhebung"/>
                <w:b w:val="0"/>
                <w:sz w:val="32"/>
                <w:szCs w:val="40"/>
              </w:rPr>
              <w:t>h</w:t>
            </w:r>
            <w:r w:rsidRPr="00742E27">
              <w:rPr>
                <w:rStyle w:val="SchwacheHervorhebung"/>
                <w:b w:val="0"/>
                <w:sz w:val="32"/>
                <w:szCs w:val="40"/>
              </w:rPr>
              <w:t>iran</w:t>
            </w:r>
          </w:p>
        </w:tc>
      </w:tr>
      <w:tr w:rsidR="00646EE1" w14:paraId="3B524EBB" w14:textId="77777777" w:rsidTr="00646EE1">
        <w:tc>
          <w:tcPr>
            <w:tcW w:w="1980" w:type="dxa"/>
            <w:shd w:val="pct10" w:color="auto" w:fill="auto"/>
          </w:tcPr>
          <w:p w14:paraId="24C7A47C" w14:textId="77777777" w:rsidR="00646EE1" w:rsidRPr="00742E27" w:rsidRDefault="00646EE1" w:rsidP="00646EE1">
            <w:pPr>
              <w:rPr>
                <w:rStyle w:val="SchwacheHervorhebung"/>
                <w:b w:val="0"/>
                <w:sz w:val="32"/>
                <w:szCs w:val="40"/>
              </w:rPr>
            </w:pPr>
            <w:r w:rsidRPr="00742E27">
              <w:rPr>
                <w:rStyle w:val="SchwacheHervorhebung"/>
                <w:b w:val="0"/>
                <w:sz w:val="32"/>
                <w:szCs w:val="40"/>
              </w:rPr>
              <w:t>Beruf</w:t>
            </w:r>
          </w:p>
        </w:tc>
        <w:tc>
          <w:tcPr>
            <w:tcW w:w="6514" w:type="dxa"/>
          </w:tcPr>
          <w:p w14:paraId="19FDDEA0" w14:textId="77777777" w:rsidR="00646EE1" w:rsidRPr="00742E27" w:rsidRDefault="00646EE1" w:rsidP="00646EE1">
            <w:pPr>
              <w:rPr>
                <w:rStyle w:val="SchwacheHervorhebung"/>
                <w:b w:val="0"/>
                <w:sz w:val="32"/>
                <w:szCs w:val="40"/>
              </w:rPr>
            </w:pPr>
            <w:r w:rsidRPr="00742E27">
              <w:rPr>
                <w:rStyle w:val="SchwacheHervorhebung"/>
                <w:b w:val="0"/>
                <w:sz w:val="32"/>
                <w:szCs w:val="40"/>
              </w:rPr>
              <w:t>Informatiker EFZ</w:t>
            </w:r>
          </w:p>
        </w:tc>
      </w:tr>
      <w:tr w:rsidR="00646EE1" w14:paraId="19A6D06E" w14:textId="77777777" w:rsidTr="00646EE1">
        <w:tc>
          <w:tcPr>
            <w:tcW w:w="1980" w:type="dxa"/>
            <w:shd w:val="pct10" w:color="auto" w:fill="auto"/>
          </w:tcPr>
          <w:p w14:paraId="5FA33506" w14:textId="77777777" w:rsidR="00646EE1" w:rsidRPr="00742E27" w:rsidRDefault="00646EE1" w:rsidP="00646EE1">
            <w:pPr>
              <w:rPr>
                <w:rStyle w:val="SchwacheHervorhebung"/>
                <w:b w:val="0"/>
                <w:sz w:val="32"/>
                <w:szCs w:val="40"/>
              </w:rPr>
            </w:pPr>
            <w:r w:rsidRPr="00742E27">
              <w:rPr>
                <w:rStyle w:val="SchwacheHervorhebung"/>
                <w:b w:val="0"/>
                <w:sz w:val="32"/>
                <w:szCs w:val="40"/>
              </w:rPr>
              <w:t>Lehrjahr</w:t>
            </w:r>
          </w:p>
        </w:tc>
        <w:tc>
          <w:tcPr>
            <w:tcW w:w="6514" w:type="dxa"/>
          </w:tcPr>
          <w:p w14:paraId="1335FFE6" w14:textId="77777777" w:rsidR="00646EE1" w:rsidRPr="00742E27" w:rsidRDefault="00646EE1" w:rsidP="00646EE1">
            <w:pPr>
              <w:rPr>
                <w:rStyle w:val="SchwacheHervorhebung"/>
                <w:b w:val="0"/>
                <w:sz w:val="32"/>
                <w:szCs w:val="40"/>
              </w:rPr>
            </w:pPr>
            <w:r w:rsidRPr="00742E27">
              <w:rPr>
                <w:rStyle w:val="SchwacheHervorhebung"/>
                <w:b w:val="0"/>
                <w:sz w:val="32"/>
                <w:szCs w:val="40"/>
              </w:rPr>
              <w:t>1. Lehrjahr</w:t>
            </w:r>
          </w:p>
        </w:tc>
      </w:tr>
      <w:tr w:rsidR="00646EE1" w14:paraId="4187883F" w14:textId="77777777" w:rsidTr="00646EE1">
        <w:tc>
          <w:tcPr>
            <w:tcW w:w="1980" w:type="dxa"/>
            <w:shd w:val="pct10" w:color="auto" w:fill="auto"/>
          </w:tcPr>
          <w:p w14:paraId="2F96D671" w14:textId="77777777" w:rsidR="00646EE1" w:rsidRPr="00742E27" w:rsidRDefault="00646EE1" w:rsidP="00646EE1">
            <w:pPr>
              <w:rPr>
                <w:rStyle w:val="SchwacheHervorhebung"/>
                <w:b w:val="0"/>
                <w:sz w:val="32"/>
                <w:szCs w:val="40"/>
              </w:rPr>
            </w:pPr>
            <w:r w:rsidRPr="00742E27">
              <w:rPr>
                <w:rStyle w:val="SchwacheHervorhebung"/>
                <w:b w:val="0"/>
                <w:sz w:val="32"/>
                <w:szCs w:val="40"/>
              </w:rPr>
              <w:t>Berufsbilder</w:t>
            </w:r>
          </w:p>
        </w:tc>
        <w:tc>
          <w:tcPr>
            <w:tcW w:w="6514" w:type="dxa"/>
          </w:tcPr>
          <w:p w14:paraId="48AD75A8" w14:textId="77777777" w:rsidR="00646EE1" w:rsidRPr="00742E27" w:rsidRDefault="00646EE1" w:rsidP="00646EE1">
            <w:pPr>
              <w:rPr>
                <w:rStyle w:val="SchwacheHervorhebung"/>
                <w:b w:val="0"/>
                <w:sz w:val="32"/>
                <w:szCs w:val="40"/>
              </w:rPr>
            </w:pPr>
            <w:r>
              <w:rPr>
                <w:rStyle w:val="SchwacheHervorhebung"/>
                <w:b w:val="0"/>
                <w:sz w:val="32"/>
                <w:szCs w:val="40"/>
              </w:rPr>
              <w:t>Rubén Fructuoso</w:t>
            </w:r>
          </w:p>
        </w:tc>
      </w:tr>
      <w:tr w:rsidR="00646EE1" w14:paraId="0143ABF9" w14:textId="77777777" w:rsidTr="00646EE1">
        <w:tc>
          <w:tcPr>
            <w:tcW w:w="1980" w:type="dxa"/>
            <w:shd w:val="pct10" w:color="auto" w:fill="auto"/>
          </w:tcPr>
          <w:p w14:paraId="0782A70A" w14:textId="77777777" w:rsidR="00646EE1" w:rsidRPr="00742E27" w:rsidRDefault="00646EE1" w:rsidP="00646EE1">
            <w:pPr>
              <w:rPr>
                <w:rStyle w:val="SchwacheHervorhebung"/>
                <w:b w:val="0"/>
                <w:sz w:val="32"/>
                <w:szCs w:val="40"/>
              </w:rPr>
            </w:pPr>
            <w:r>
              <w:rPr>
                <w:rStyle w:val="SchwacheHervorhebung"/>
                <w:b w:val="0"/>
                <w:sz w:val="32"/>
                <w:szCs w:val="40"/>
              </w:rPr>
              <w:t>Erstelld</w:t>
            </w:r>
            <w:r w:rsidRPr="00742E27">
              <w:rPr>
                <w:rStyle w:val="SchwacheHervorhebung"/>
                <w:b w:val="0"/>
                <w:sz w:val="32"/>
                <w:szCs w:val="40"/>
              </w:rPr>
              <w:t>atum</w:t>
            </w:r>
          </w:p>
        </w:tc>
        <w:tc>
          <w:tcPr>
            <w:tcW w:w="6514" w:type="dxa"/>
          </w:tcPr>
          <w:p w14:paraId="3A4EEF6B" w14:textId="4AE11783" w:rsidR="00646EE1" w:rsidRPr="00742E27" w:rsidRDefault="00646EE1" w:rsidP="00646EE1">
            <w:pPr>
              <w:rPr>
                <w:rStyle w:val="SchwacheHervorhebung"/>
                <w:b w:val="0"/>
                <w:sz w:val="32"/>
                <w:szCs w:val="40"/>
              </w:rPr>
            </w:pPr>
            <w:r>
              <w:rPr>
                <w:rStyle w:val="SchwacheHervorhebung"/>
                <w:b w:val="0"/>
                <w:sz w:val="32"/>
                <w:szCs w:val="40"/>
              </w:rPr>
              <w:fldChar w:fldCharType="begin"/>
            </w:r>
            <w:r>
              <w:rPr>
                <w:rStyle w:val="SchwacheHervorhebung"/>
                <w:b w:val="0"/>
                <w:sz w:val="32"/>
                <w:szCs w:val="40"/>
              </w:rPr>
              <w:instrText xml:space="preserve"> CREATEDATE  \@ "dd.MM.yyyy"  \* MERGEFORMAT </w:instrText>
            </w:r>
            <w:r>
              <w:rPr>
                <w:rStyle w:val="SchwacheHervorhebung"/>
                <w:b w:val="0"/>
                <w:sz w:val="32"/>
                <w:szCs w:val="40"/>
              </w:rPr>
              <w:fldChar w:fldCharType="separate"/>
            </w:r>
            <w:r w:rsidR="00923D53">
              <w:rPr>
                <w:rStyle w:val="SchwacheHervorhebung"/>
                <w:b w:val="0"/>
                <w:noProof/>
                <w:sz w:val="32"/>
                <w:szCs w:val="40"/>
              </w:rPr>
              <w:t>28.04.2020</w:t>
            </w:r>
            <w:r>
              <w:rPr>
                <w:rStyle w:val="SchwacheHervorhebung"/>
                <w:b w:val="0"/>
                <w:sz w:val="32"/>
                <w:szCs w:val="40"/>
              </w:rPr>
              <w:fldChar w:fldCharType="end"/>
            </w:r>
          </w:p>
        </w:tc>
      </w:tr>
      <w:tr w:rsidR="00646EE1" w14:paraId="62B7494B" w14:textId="77777777" w:rsidTr="00646EE1">
        <w:tc>
          <w:tcPr>
            <w:tcW w:w="1980" w:type="dxa"/>
            <w:shd w:val="pct10" w:color="auto" w:fill="auto"/>
          </w:tcPr>
          <w:p w14:paraId="1C29299B" w14:textId="77777777" w:rsidR="00646EE1" w:rsidRPr="00742E27" w:rsidRDefault="00646EE1" w:rsidP="00646EE1">
            <w:pPr>
              <w:rPr>
                <w:rStyle w:val="SchwacheHervorhebung"/>
                <w:b w:val="0"/>
                <w:sz w:val="32"/>
                <w:szCs w:val="40"/>
              </w:rPr>
            </w:pPr>
            <w:r w:rsidRPr="00742E27">
              <w:rPr>
                <w:rStyle w:val="SchwacheHervorhebung"/>
                <w:b w:val="0"/>
                <w:sz w:val="32"/>
                <w:szCs w:val="40"/>
              </w:rPr>
              <w:t>Semester</w:t>
            </w:r>
          </w:p>
        </w:tc>
        <w:tc>
          <w:tcPr>
            <w:tcW w:w="6514" w:type="dxa"/>
          </w:tcPr>
          <w:p w14:paraId="722DD0FC" w14:textId="77777777" w:rsidR="00646EE1" w:rsidRPr="00742E27" w:rsidRDefault="00646EE1" w:rsidP="00646EE1">
            <w:pPr>
              <w:rPr>
                <w:rStyle w:val="SchwacheHervorhebung"/>
                <w:b w:val="0"/>
                <w:sz w:val="32"/>
                <w:szCs w:val="40"/>
              </w:rPr>
            </w:pPr>
            <w:r>
              <w:rPr>
                <w:rStyle w:val="SchwacheHervorhebung"/>
                <w:b w:val="0"/>
                <w:sz w:val="32"/>
                <w:szCs w:val="40"/>
              </w:rPr>
              <w:t>1 &amp; 2</w:t>
            </w:r>
          </w:p>
        </w:tc>
      </w:tr>
    </w:tbl>
    <w:p w14:paraId="61C3D15D" w14:textId="471D058C" w:rsidR="00755BA1" w:rsidRDefault="00646EE1">
      <w:pPr>
        <w:rPr>
          <w:rStyle w:val="SchwacheHervorhebung"/>
          <w:sz w:val="40"/>
          <w:szCs w:val="40"/>
        </w:rPr>
      </w:pPr>
      <w:r>
        <w:rPr>
          <w:noProof/>
          <w:lang w:eastAsia="de-CH"/>
        </w:rPr>
        <w:drawing>
          <wp:anchor distT="0" distB="0" distL="114300" distR="114300" simplePos="0" relativeHeight="251691061" behindDoc="0" locked="0" layoutInCell="1" allowOverlap="1" wp14:anchorId="216FD4B1" wp14:editId="5FB1CF9A">
            <wp:simplePos x="0" y="0"/>
            <wp:positionH relativeFrom="margin">
              <wp:align>left</wp:align>
            </wp:positionH>
            <wp:positionV relativeFrom="margin">
              <wp:posOffset>2562225</wp:posOffset>
            </wp:positionV>
            <wp:extent cx="4943475" cy="1323975"/>
            <wp:effectExtent l="0" t="0" r="9525" b="9525"/>
            <wp:wrapSquare wrapText="bothSides"/>
            <wp:docPr id="1422730947" name="Grafik 142273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a:ext>
                      </a:extLst>
                    </a:blip>
                    <a:stretch>
                      <a:fillRect/>
                    </a:stretch>
                  </pic:blipFill>
                  <pic:spPr>
                    <a:xfrm>
                      <a:off x="0" y="0"/>
                      <a:ext cx="4943475" cy="1323975"/>
                    </a:xfrm>
                    <a:prstGeom prst="rect">
                      <a:avLst/>
                    </a:prstGeom>
                  </pic:spPr>
                </pic:pic>
              </a:graphicData>
            </a:graphic>
          </wp:anchor>
        </w:drawing>
      </w:r>
    </w:p>
    <w:p w14:paraId="73386E14" w14:textId="77777777" w:rsidR="00D222D4" w:rsidRDefault="00D222D4" w:rsidP="00D222D4">
      <w:pPr>
        <w:pStyle w:val="Titel"/>
        <w:rPr>
          <w:rStyle w:val="SchwacheHervorhebung"/>
          <w:sz w:val="40"/>
          <w:szCs w:val="40"/>
        </w:rPr>
      </w:pPr>
      <w:r>
        <w:rPr>
          <w:rStyle w:val="SchwacheHervorhebung"/>
          <w:sz w:val="40"/>
          <w:szCs w:val="40"/>
        </w:rPr>
        <w:lastRenderedPageBreak/>
        <w:t>Inhaltsverzeichnis</w:t>
      </w:r>
    </w:p>
    <w:p w14:paraId="447156F1" w14:textId="76899831" w:rsidR="00923D53" w:rsidRDefault="001E2E6F">
      <w:pPr>
        <w:pStyle w:val="Verzeichnis1"/>
        <w:rPr>
          <w:rFonts w:eastAsiaTheme="minorEastAsia"/>
          <w:noProof/>
          <w:sz w:val="22"/>
          <w:lang w:eastAsia="de-CH"/>
        </w:rPr>
      </w:pPr>
      <w:r>
        <w:fldChar w:fldCharType="begin"/>
      </w:r>
      <w:r>
        <w:instrText xml:space="preserve"> TOC \o "1-3" \h \z \u </w:instrText>
      </w:r>
      <w:r>
        <w:fldChar w:fldCharType="separate"/>
      </w:r>
      <w:hyperlink w:anchor="_Toc40879596" w:history="1">
        <w:r w:rsidR="00923D53" w:rsidRPr="00916BFC">
          <w:rPr>
            <w:rStyle w:val="Hyperlink"/>
            <w:noProof/>
            <w:lang w:bidi="he-IL"/>
          </w:rPr>
          <w:t>1</w:t>
        </w:r>
        <w:r w:rsidR="00923D53">
          <w:rPr>
            <w:rFonts w:eastAsiaTheme="minorEastAsia"/>
            <w:noProof/>
            <w:sz w:val="22"/>
            <w:lang w:eastAsia="de-CH"/>
          </w:rPr>
          <w:tab/>
        </w:r>
        <w:r w:rsidR="00923D53" w:rsidRPr="00916BFC">
          <w:rPr>
            <w:rStyle w:val="Hyperlink"/>
            <w:noProof/>
            <w:lang w:bidi="he-IL"/>
          </w:rPr>
          <w:t>Installation von Android Studio</w:t>
        </w:r>
        <w:r w:rsidR="00923D53">
          <w:rPr>
            <w:noProof/>
            <w:webHidden/>
          </w:rPr>
          <w:tab/>
        </w:r>
        <w:r w:rsidR="00923D53">
          <w:rPr>
            <w:noProof/>
            <w:webHidden/>
          </w:rPr>
          <w:fldChar w:fldCharType="begin"/>
        </w:r>
        <w:r w:rsidR="00923D53">
          <w:rPr>
            <w:noProof/>
            <w:webHidden/>
          </w:rPr>
          <w:instrText xml:space="preserve"> PAGEREF _Toc40879596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4B212B59" w14:textId="01794AB0" w:rsidR="00923D53" w:rsidRDefault="00923D53">
      <w:pPr>
        <w:pStyle w:val="Verzeichnis1"/>
        <w:rPr>
          <w:rFonts w:eastAsiaTheme="minorEastAsia"/>
          <w:noProof/>
          <w:sz w:val="22"/>
          <w:lang w:eastAsia="de-CH"/>
        </w:rPr>
      </w:pPr>
      <w:hyperlink w:anchor="_Toc40879597" w:history="1">
        <w:r w:rsidRPr="00916BFC">
          <w:rPr>
            <w:rStyle w:val="Hyperlink"/>
            <w:noProof/>
            <w:lang w:bidi="he-IL"/>
          </w:rPr>
          <w:t>2</w:t>
        </w:r>
        <w:r>
          <w:rPr>
            <w:rFonts w:eastAsiaTheme="minorEastAsia"/>
            <w:noProof/>
            <w:sz w:val="22"/>
            <w:lang w:eastAsia="de-CH"/>
          </w:rPr>
          <w:tab/>
        </w:r>
        <w:r w:rsidRPr="00916BFC">
          <w:rPr>
            <w:rStyle w:val="Hyperlink"/>
            <w:noProof/>
            <w:lang w:bidi="he-IL"/>
          </w:rPr>
          <w:t>Java</w:t>
        </w:r>
        <w:r>
          <w:rPr>
            <w:noProof/>
            <w:webHidden/>
          </w:rPr>
          <w:tab/>
        </w:r>
        <w:r>
          <w:rPr>
            <w:noProof/>
            <w:webHidden/>
          </w:rPr>
          <w:fldChar w:fldCharType="begin"/>
        </w:r>
        <w:r>
          <w:rPr>
            <w:noProof/>
            <w:webHidden/>
          </w:rPr>
          <w:instrText xml:space="preserve"> PAGEREF _Toc40879597 \h </w:instrText>
        </w:r>
        <w:r>
          <w:rPr>
            <w:noProof/>
            <w:webHidden/>
          </w:rPr>
        </w:r>
        <w:r>
          <w:rPr>
            <w:noProof/>
            <w:webHidden/>
          </w:rPr>
          <w:fldChar w:fldCharType="separate"/>
        </w:r>
        <w:r w:rsidR="002B7CD3">
          <w:rPr>
            <w:noProof/>
            <w:webHidden/>
          </w:rPr>
          <w:t>8</w:t>
        </w:r>
        <w:r>
          <w:rPr>
            <w:noProof/>
            <w:webHidden/>
          </w:rPr>
          <w:fldChar w:fldCharType="end"/>
        </w:r>
      </w:hyperlink>
    </w:p>
    <w:p w14:paraId="5288E054" w14:textId="2F11D447" w:rsidR="00923D53" w:rsidRDefault="00923D53">
      <w:pPr>
        <w:pStyle w:val="Verzeichnis2"/>
        <w:rPr>
          <w:rFonts w:eastAsiaTheme="minorEastAsia"/>
          <w:sz w:val="22"/>
          <w:lang w:eastAsia="de-CH" w:bidi="ar-SA"/>
        </w:rPr>
      </w:pPr>
      <w:hyperlink w:anchor="_Toc40879598" w:history="1">
        <w:r w:rsidRPr="00916BFC">
          <w:rPr>
            <w:rStyle w:val="Hyperlink"/>
          </w:rPr>
          <w:t>2.1</w:t>
        </w:r>
        <w:r>
          <w:rPr>
            <w:rFonts w:eastAsiaTheme="minorEastAsia"/>
            <w:sz w:val="22"/>
            <w:lang w:eastAsia="de-CH" w:bidi="ar-SA"/>
          </w:rPr>
          <w:tab/>
        </w:r>
        <w:r w:rsidRPr="00916BFC">
          <w:rPr>
            <w:rStyle w:val="Hyperlink"/>
          </w:rPr>
          <w:t>Java Einführung</w:t>
        </w:r>
        <w:r>
          <w:rPr>
            <w:webHidden/>
          </w:rPr>
          <w:tab/>
        </w:r>
        <w:r>
          <w:rPr>
            <w:webHidden/>
          </w:rPr>
          <w:fldChar w:fldCharType="begin"/>
        </w:r>
        <w:r>
          <w:rPr>
            <w:webHidden/>
          </w:rPr>
          <w:instrText xml:space="preserve"> PAGEREF _Toc40879598 \h </w:instrText>
        </w:r>
        <w:r>
          <w:rPr>
            <w:webHidden/>
          </w:rPr>
        </w:r>
        <w:r>
          <w:rPr>
            <w:webHidden/>
          </w:rPr>
          <w:fldChar w:fldCharType="separate"/>
        </w:r>
        <w:r w:rsidR="002B7CD3">
          <w:rPr>
            <w:webHidden/>
          </w:rPr>
          <w:t>8</w:t>
        </w:r>
        <w:r>
          <w:rPr>
            <w:webHidden/>
          </w:rPr>
          <w:fldChar w:fldCharType="end"/>
        </w:r>
      </w:hyperlink>
    </w:p>
    <w:p w14:paraId="6812DF0A" w14:textId="3714443D" w:rsidR="00923D53" w:rsidRDefault="00923D53">
      <w:pPr>
        <w:pStyle w:val="Verzeichnis2"/>
        <w:rPr>
          <w:rFonts w:eastAsiaTheme="minorEastAsia"/>
          <w:sz w:val="22"/>
          <w:lang w:eastAsia="de-CH" w:bidi="ar-SA"/>
        </w:rPr>
      </w:pPr>
      <w:hyperlink w:anchor="_Toc40879599" w:history="1">
        <w:r w:rsidRPr="00916BFC">
          <w:rPr>
            <w:rStyle w:val="Hyperlink"/>
          </w:rPr>
          <w:t>2.2</w:t>
        </w:r>
        <w:r>
          <w:rPr>
            <w:rFonts w:eastAsiaTheme="minorEastAsia"/>
            <w:sz w:val="22"/>
            <w:lang w:eastAsia="de-CH" w:bidi="ar-SA"/>
          </w:rPr>
          <w:tab/>
        </w:r>
        <w:r w:rsidRPr="00916BFC">
          <w:rPr>
            <w:rStyle w:val="Hyperlink"/>
          </w:rPr>
          <w:t>Datentypen</w:t>
        </w:r>
        <w:r>
          <w:rPr>
            <w:webHidden/>
          </w:rPr>
          <w:tab/>
        </w:r>
        <w:r>
          <w:rPr>
            <w:webHidden/>
          </w:rPr>
          <w:fldChar w:fldCharType="begin"/>
        </w:r>
        <w:r>
          <w:rPr>
            <w:webHidden/>
          </w:rPr>
          <w:instrText xml:space="preserve"> PAGEREF _Toc40879599 \h </w:instrText>
        </w:r>
        <w:r>
          <w:rPr>
            <w:webHidden/>
          </w:rPr>
        </w:r>
        <w:r>
          <w:rPr>
            <w:webHidden/>
          </w:rPr>
          <w:fldChar w:fldCharType="separate"/>
        </w:r>
        <w:r w:rsidR="002B7CD3">
          <w:rPr>
            <w:webHidden/>
          </w:rPr>
          <w:t>8</w:t>
        </w:r>
        <w:r>
          <w:rPr>
            <w:webHidden/>
          </w:rPr>
          <w:fldChar w:fldCharType="end"/>
        </w:r>
      </w:hyperlink>
    </w:p>
    <w:p w14:paraId="37036B62" w14:textId="26DE5B8B" w:rsidR="00923D53" w:rsidRDefault="00923D53">
      <w:pPr>
        <w:pStyle w:val="Verzeichnis2"/>
        <w:rPr>
          <w:rFonts w:eastAsiaTheme="minorEastAsia"/>
          <w:sz w:val="22"/>
          <w:lang w:eastAsia="de-CH" w:bidi="ar-SA"/>
        </w:rPr>
      </w:pPr>
      <w:hyperlink w:anchor="_Toc40879600" w:history="1">
        <w:r w:rsidRPr="00916BFC">
          <w:rPr>
            <w:rStyle w:val="Hyperlink"/>
          </w:rPr>
          <w:t>2.3</w:t>
        </w:r>
        <w:r>
          <w:rPr>
            <w:rFonts w:eastAsiaTheme="minorEastAsia"/>
            <w:sz w:val="22"/>
            <w:lang w:eastAsia="de-CH" w:bidi="ar-SA"/>
          </w:rPr>
          <w:tab/>
        </w:r>
        <w:r w:rsidRPr="00916BFC">
          <w:rPr>
            <w:rStyle w:val="Hyperlink"/>
          </w:rPr>
          <w:t>If else/Switch Anweisungen</w:t>
        </w:r>
        <w:r>
          <w:rPr>
            <w:webHidden/>
          </w:rPr>
          <w:tab/>
        </w:r>
        <w:r>
          <w:rPr>
            <w:webHidden/>
          </w:rPr>
          <w:fldChar w:fldCharType="begin"/>
        </w:r>
        <w:r>
          <w:rPr>
            <w:webHidden/>
          </w:rPr>
          <w:instrText xml:space="preserve"> PAGEREF _Toc40879600 \h </w:instrText>
        </w:r>
        <w:r>
          <w:rPr>
            <w:webHidden/>
          </w:rPr>
        </w:r>
        <w:r>
          <w:rPr>
            <w:webHidden/>
          </w:rPr>
          <w:fldChar w:fldCharType="separate"/>
        </w:r>
        <w:r w:rsidR="002B7CD3">
          <w:rPr>
            <w:webHidden/>
          </w:rPr>
          <w:t>9</w:t>
        </w:r>
        <w:r>
          <w:rPr>
            <w:webHidden/>
          </w:rPr>
          <w:fldChar w:fldCharType="end"/>
        </w:r>
      </w:hyperlink>
    </w:p>
    <w:p w14:paraId="193B65E5" w14:textId="083F05CE" w:rsidR="00923D53" w:rsidRDefault="00923D53">
      <w:pPr>
        <w:pStyle w:val="Verzeichnis3"/>
        <w:tabs>
          <w:tab w:val="left" w:pos="1100"/>
          <w:tab w:val="right" w:leader="dot" w:pos="8494"/>
        </w:tabs>
        <w:rPr>
          <w:rFonts w:eastAsiaTheme="minorEastAsia"/>
          <w:noProof/>
          <w:sz w:val="22"/>
          <w:lang w:eastAsia="de-CH"/>
        </w:rPr>
      </w:pPr>
      <w:hyperlink w:anchor="_Toc40879601" w:history="1">
        <w:r w:rsidRPr="00916BFC">
          <w:rPr>
            <w:rStyle w:val="Hyperlink"/>
            <w:noProof/>
          </w:rPr>
          <w:t>2.3.1</w:t>
        </w:r>
        <w:r>
          <w:rPr>
            <w:rFonts w:eastAsiaTheme="minorEastAsia"/>
            <w:noProof/>
            <w:sz w:val="22"/>
            <w:lang w:eastAsia="de-CH"/>
          </w:rPr>
          <w:tab/>
        </w:r>
        <w:r w:rsidRPr="00916BFC">
          <w:rPr>
            <w:rStyle w:val="Hyperlink"/>
            <w:noProof/>
          </w:rPr>
          <w:t>If/Else</w:t>
        </w:r>
        <w:r>
          <w:rPr>
            <w:noProof/>
            <w:webHidden/>
          </w:rPr>
          <w:tab/>
        </w:r>
        <w:r>
          <w:rPr>
            <w:noProof/>
            <w:webHidden/>
          </w:rPr>
          <w:fldChar w:fldCharType="begin"/>
        </w:r>
        <w:r>
          <w:rPr>
            <w:noProof/>
            <w:webHidden/>
          </w:rPr>
          <w:instrText xml:space="preserve"> PAGEREF _Toc40879601 \h </w:instrText>
        </w:r>
        <w:r>
          <w:rPr>
            <w:noProof/>
            <w:webHidden/>
          </w:rPr>
        </w:r>
        <w:r>
          <w:rPr>
            <w:noProof/>
            <w:webHidden/>
          </w:rPr>
          <w:fldChar w:fldCharType="separate"/>
        </w:r>
        <w:r w:rsidR="002B7CD3">
          <w:rPr>
            <w:noProof/>
            <w:webHidden/>
          </w:rPr>
          <w:t>9</w:t>
        </w:r>
        <w:r>
          <w:rPr>
            <w:noProof/>
            <w:webHidden/>
          </w:rPr>
          <w:fldChar w:fldCharType="end"/>
        </w:r>
      </w:hyperlink>
    </w:p>
    <w:p w14:paraId="16C0CD1F" w14:textId="2FE101EA" w:rsidR="00923D53" w:rsidRDefault="00923D53">
      <w:pPr>
        <w:pStyle w:val="Verzeichnis3"/>
        <w:tabs>
          <w:tab w:val="left" w:pos="1100"/>
          <w:tab w:val="right" w:leader="dot" w:pos="8494"/>
        </w:tabs>
        <w:rPr>
          <w:rFonts w:eastAsiaTheme="minorEastAsia"/>
          <w:noProof/>
          <w:sz w:val="22"/>
          <w:lang w:eastAsia="de-CH"/>
        </w:rPr>
      </w:pPr>
      <w:hyperlink w:anchor="_Toc40879602" w:history="1">
        <w:r w:rsidRPr="00916BFC">
          <w:rPr>
            <w:rStyle w:val="Hyperlink"/>
            <w:noProof/>
            <w:lang w:bidi="he-IL"/>
          </w:rPr>
          <w:t>2.3.2</w:t>
        </w:r>
        <w:r>
          <w:rPr>
            <w:rFonts w:eastAsiaTheme="minorEastAsia"/>
            <w:noProof/>
            <w:sz w:val="22"/>
            <w:lang w:eastAsia="de-CH"/>
          </w:rPr>
          <w:tab/>
        </w:r>
        <w:r w:rsidRPr="00916BFC">
          <w:rPr>
            <w:rStyle w:val="Hyperlink"/>
            <w:noProof/>
            <w:lang w:bidi="he-IL"/>
          </w:rPr>
          <w:t>Switch</w:t>
        </w:r>
        <w:r>
          <w:rPr>
            <w:noProof/>
            <w:webHidden/>
          </w:rPr>
          <w:tab/>
        </w:r>
        <w:r>
          <w:rPr>
            <w:noProof/>
            <w:webHidden/>
          </w:rPr>
          <w:fldChar w:fldCharType="begin"/>
        </w:r>
        <w:r>
          <w:rPr>
            <w:noProof/>
            <w:webHidden/>
          </w:rPr>
          <w:instrText xml:space="preserve"> PAGEREF _Toc40879602 \h </w:instrText>
        </w:r>
        <w:r>
          <w:rPr>
            <w:noProof/>
            <w:webHidden/>
          </w:rPr>
        </w:r>
        <w:r>
          <w:rPr>
            <w:noProof/>
            <w:webHidden/>
          </w:rPr>
          <w:fldChar w:fldCharType="separate"/>
        </w:r>
        <w:r w:rsidR="002B7CD3">
          <w:rPr>
            <w:noProof/>
            <w:webHidden/>
          </w:rPr>
          <w:t>9</w:t>
        </w:r>
        <w:r>
          <w:rPr>
            <w:noProof/>
            <w:webHidden/>
          </w:rPr>
          <w:fldChar w:fldCharType="end"/>
        </w:r>
      </w:hyperlink>
    </w:p>
    <w:p w14:paraId="7D89EA4F" w14:textId="08515434" w:rsidR="00923D53" w:rsidRDefault="00923D53">
      <w:pPr>
        <w:pStyle w:val="Verzeichnis2"/>
        <w:rPr>
          <w:rFonts w:eastAsiaTheme="minorEastAsia"/>
          <w:sz w:val="22"/>
          <w:lang w:eastAsia="de-CH" w:bidi="ar-SA"/>
        </w:rPr>
      </w:pPr>
      <w:hyperlink w:anchor="_Toc40879603" w:history="1">
        <w:r w:rsidRPr="00916BFC">
          <w:rPr>
            <w:rStyle w:val="Hyperlink"/>
          </w:rPr>
          <w:t>2.4</w:t>
        </w:r>
        <w:r>
          <w:rPr>
            <w:rFonts w:eastAsiaTheme="minorEastAsia"/>
            <w:sz w:val="22"/>
            <w:lang w:eastAsia="de-CH" w:bidi="ar-SA"/>
          </w:rPr>
          <w:tab/>
        </w:r>
        <w:r w:rsidRPr="00916BFC">
          <w:rPr>
            <w:rStyle w:val="Hyperlink"/>
          </w:rPr>
          <w:t>Variablen</w:t>
        </w:r>
        <w:r>
          <w:rPr>
            <w:webHidden/>
          </w:rPr>
          <w:tab/>
        </w:r>
        <w:r>
          <w:rPr>
            <w:webHidden/>
          </w:rPr>
          <w:fldChar w:fldCharType="begin"/>
        </w:r>
        <w:r>
          <w:rPr>
            <w:webHidden/>
          </w:rPr>
          <w:instrText xml:space="preserve"> PAGEREF _Toc40879603 \h </w:instrText>
        </w:r>
        <w:r>
          <w:rPr>
            <w:webHidden/>
          </w:rPr>
        </w:r>
        <w:r>
          <w:rPr>
            <w:webHidden/>
          </w:rPr>
          <w:fldChar w:fldCharType="separate"/>
        </w:r>
        <w:r w:rsidR="002B7CD3">
          <w:rPr>
            <w:webHidden/>
          </w:rPr>
          <w:t>10</w:t>
        </w:r>
        <w:r>
          <w:rPr>
            <w:webHidden/>
          </w:rPr>
          <w:fldChar w:fldCharType="end"/>
        </w:r>
      </w:hyperlink>
    </w:p>
    <w:p w14:paraId="2EEEE6EA" w14:textId="3BAF5B5B" w:rsidR="00923D53" w:rsidRDefault="00923D53">
      <w:pPr>
        <w:pStyle w:val="Verzeichnis2"/>
        <w:rPr>
          <w:rFonts w:eastAsiaTheme="minorEastAsia"/>
          <w:sz w:val="22"/>
          <w:lang w:eastAsia="de-CH" w:bidi="ar-SA"/>
        </w:rPr>
      </w:pPr>
      <w:hyperlink w:anchor="_Toc40879604" w:history="1">
        <w:r w:rsidRPr="00916BFC">
          <w:rPr>
            <w:rStyle w:val="Hyperlink"/>
          </w:rPr>
          <w:t>2.5</w:t>
        </w:r>
        <w:r>
          <w:rPr>
            <w:rFonts w:eastAsiaTheme="minorEastAsia"/>
            <w:sz w:val="22"/>
            <w:lang w:eastAsia="de-CH" w:bidi="ar-SA"/>
          </w:rPr>
          <w:tab/>
        </w:r>
        <w:r w:rsidRPr="00916BFC">
          <w:rPr>
            <w:rStyle w:val="Hyperlink"/>
          </w:rPr>
          <w:t>Class</w:t>
        </w:r>
        <w:r>
          <w:rPr>
            <w:webHidden/>
          </w:rPr>
          <w:tab/>
        </w:r>
        <w:r>
          <w:rPr>
            <w:webHidden/>
          </w:rPr>
          <w:fldChar w:fldCharType="begin"/>
        </w:r>
        <w:r>
          <w:rPr>
            <w:webHidden/>
          </w:rPr>
          <w:instrText xml:space="preserve"> PAGEREF _Toc40879604 \h </w:instrText>
        </w:r>
        <w:r>
          <w:rPr>
            <w:webHidden/>
          </w:rPr>
        </w:r>
        <w:r>
          <w:rPr>
            <w:webHidden/>
          </w:rPr>
          <w:fldChar w:fldCharType="separate"/>
        </w:r>
        <w:r w:rsidR="002B7CD3">
          <w:rPr>
            <w:webHidden/>
          </w:rPr>
          <w:t>10</w:t>
        </w:r>
        <w:r>
          <w:rPr>
            <w:webHidden/>
          </w:rPr>
          <w:fldChar w:fldCharType="end"/>
        </w:r>
      </w:hyperlink>
    </w:p>
    <w:p w14:paraId="1E1D6F8F" w14:textId="17E06194" w:rsidR="00923D53" w:rsidRDefault="00923D53">
      <w:pPr>
        <w:pStyle w:val="Verzeichnis2"/>
        <w:rPr>
          <w:rFonts w:eastAsiaTheme="minorEastAsia"/>
          <w:sz w:val="22"/>
          <w:lang w:eastAsia="de-CH" w:bidi="ar-SA"/>
        </w:rPr>
      </w:pPr>
      <w:hyperlink w:anchor="_Toc40879605" w:history="1">
        <w:r w:rsidRPr="00916BFC">
          <w:rPr>
            <w:rStyle w:val="Hyperlink"/>
          </w:rPr>
          <w:t>2.6</w:t>
        </w:r>
        <w:r>
          <w:rPr>
            <w:rFonts w:eastAsiaTheme="minorEastAsia"/>
            <w:sz w:val="22"/>
            <w:lang w:eastAsia="de-CH" w:bidi="ar-SA"/>
          </w:rPr>
          <w:tab/>
        </w:r>
        <w:r w:rsidRPr="00916BFC">
          <w:rPr>
            <w:rStyle w:val="Hyperlink"/>
          </w:rPr>
          <w:t>Methoden</w:t>
        </w:r>
        <w:r>
          <w:rPr>
            <w:webHidden/>
          </w:rPr>
          <w:tab/>
        </w:r>
        <w:r>
          <w:rPr>
            <w:webHidden/>
          </w:rPr>
          <w:fldChar w:fldCharType="begin"/>
        </w:r>
        <w:r>
          <w:rPr>
            <w:webHidden/>
          </w:rPr>
          <w:instrText xml:space="preserve"> PAGEREF _Toc40879605 \h </w:instrText>
        </w:r>
        <w:r>
          <w:rPr>
            <w:webHidden/>
          </w:rPr>
        </w:r>
        <w:r>
          <w:rPr>
            <w:webHidden/>
          </w:rPr>
          <w:fldChar w:fldCharType="separate"/>
        </w:r>
        <w:r w:rsidR="002B7CD3">
          <w:rPr>
            <w:webHidden/>
          </w:rPr>
          <w:t>10</w:t>
        </w:r>
        <w:r>
          <w:rPr>
            <w:webHidden/>
          </w:rPr>
          <w:fldChar w:fldCharType="end"/>
        </w:r>
      </w:hyperlink>
    </w:p>
    <w:p w14:paraId="6A4D7E8A" w14:textId="6A303F59" w:rsidR="00923D53" w:rsidRDefault="00923D53">
      <w:pPr>
        <w:pStyle w:val="Verzeichnis2"/>
        <w:rPr>
          <w:rFonts w:eastAsiaTheme="minorEastAsia"/>
          <w:sz w:val="22"/>
          <w:lang w:eastAsia="de-CH" w:bidi="ar-SA"/>
        </w:rPr>
      </w:pPr>
      <w:hyperlink w:anchor="_Toc40879606" w:history="1">
        <w:r w:rsidRPr="00916BFC">
          <w:rPr>
            <w:rStyle w:val="Hyperlink"/>
          </w:rPr>
          <w:t>2.7</w:t>
        </w:r>
        <w:r>
          <w:rPr>
            <w:rFonts w:eastAsiaTheme="minorEastAsia"/>
            <w:sz w:val="22"/>
            <w:lang w:eastAsia="de-CH" w:bidi="ar-SA"/>
          </w:rPr>
          <w:tab/>
        </w:r>
        <w:r w:rsidRPr="00916BFC">
          <w:rPr>
            <w:rStyle w:val="Hyperlink"/>
          </w:rPr>
          <w:t>Loops</w:t>
        </w:r>
        <w:r>
          <w:rPr>
            <w:webHidden/>
          </w:rPr>
          <w:tab/>
        </w:r>
        <w:r>
          <w:rPr>
            <w:webHidden/>
          </w:rPr>
          <w:fldChar w:fldCharType="begin"/>
        </w:r>
        <w:r>
          <w:rPr>
            <w:webHidden/>
          </w:rPr>
          <w:instrText xml:space="preserve"> PAGEREF _Toc40879606 \h </w:instrText>
        </w:r>
        <w:r>
          <w:rPr>
            <w:webHidden/>
          </w:rPr>
        </w:r>
        <w:r>
          <w:rPr>
            <w:webHidden/>
          </w:rPr>
          <w:fldChar w:fldCharType="separate"/>
        </w:r>
        <w:r w:rsidR="002B7CD3">
          <w:rPr>
            <w:webHidden/>
          </w:rPr>
          <w:t>11</w:t>
        </w:r>
        <w:r>
          <w:rPr>
            <w:webHidden/>
          </w:rPr>
          <w:fldChar w:fldCharType="end"/>
        </w:r>
      </w:hyperlink>
    </w:p>
    <w:p w14:paraId="39FC59D0" w14:textId="59B32745" w:rsidR="00923D53" w:rsidRDefault="00923D53">
      <w:pPr>
        <w:pStyle w:val="Verzeichnis2"/>
        <w:rPr>
          <w:rFonts w:eastAsiaTheme="minorEastAsia"/>
          <w:sz w:val="22"/>
          <w:lang w:eastAsia="de-CH" w:bidi="ar-SA"/>
        </w:rPr>
      </w:pPr>
      <w:hyperlink w:anchor="_Toc40879607" w:history="1">
        <w:r w:rsidRPr="00916BFC">
          <w:rPr>
            <w:rStyle w:val="Hyperlink"/>
          </w:rPr>
          <w:t>2.8</w:t>
        </w:r>
        <w:r>
          <w:rPr>
            <w:rFonts w:eastAsiaTheme="minorEastAsia"/>
            <w:sz w:val="22"/>
            <w:lang w:eastAsia="de-CH" w:bidi="ar-SA"/>
          </w:rPr>
          <w:tab/>
        </w:r>
        <w:r w:rsidRPr="00916BFC">
          <w:rPr>
            <w:rStyle w:val="Hyperlink"/>
          </w:rPr>
          <w:t>Operatoren</w:t>
        </w:r>
        <w:r>
          <w:rPr>
            <w:webHidden/>
          </w:rPr>
          <w:tab/>
        </w:r>
        <w:r>
          <w:rPr>
            <w:webHidden/>
          </w:rPr>
          <w:fldChar w:fldCharType="begin"/>
        </w:r>
        <w:r>
          <w:rPr>
            <w:webHidden/>
          </w:rPr>
          <w:instrText xml:space="preserve"> PAGEREF _Toc40879607 \h </w:instrText>
        </w:r>
        <w:r>
          <w:rPr>
            <w:webHidden/>
          </w:rPr>
        </w:r>
        <w:r>
          <w:rPr>
            <w:webHidden/>
          </w:rPr>
          <w:fldChar w:fldCharType="separate"/>
        </w:r>
        <w:r w:rsidR="002B7CD3">
          <w:rPr>
            <w:webHidden/>
          </w:rPr>
          <w:t>12</w:t>
        </w:r>
        <w:r>
          <w:rPr>
            <w:webHidden/>
          </w:rPr>
          <w:fldChar w:fldCharType="end"/>
        </w:r>
      </w:hyperlink>
    </w:p>
    <w:p w14:paraId="210E46B3" w14:textId="31B73C59" w:rsidR="00923D53" w:rsidRDefault="00923D53">
      <w:pPr>
        <w:pStyle w:val="Verzeichnis2"/>
        <w:rPr>
          <w:rFonts w:eastAsiaTheme="minorEastAsia"/>
          <w:sz w:val="22"/>
          <w:lang w:eastAsia="de-CH" w:bidi="ar-SA"/>
        </w:rPr>
      </w:pPr>
      <w:hyperlink w:anchor="_Toc40879608" w:history="1">
        <w:r w:rsidRPr="00916BFC">
          <w:rPr>
            <w:rStyle w:val="Hyperlink"/>
          </w:rPr>
          <w:t>2.9</w:t>
        </w:r>
        <w:r>
          <w:rPr>
            <w:rFonts w:eastAsiaTheme="minorEastAsia"/>
            <w:sz w:val="22"/>
            <w:lang w:eastAsia="de-CH" w:bidi="ar-SA"/>
          </w:rPr>
          <w:tab/>
        </w:r>
        <w:r w:rsidRPr="00916BFC">
          <w:rPr>
            <w:rStyle w:val="Hyperlink"/>
          </w:rPr>
          <w:t>Arrays</w:t>
        </w:r>
        <w:r>
          <w:rPr>
            <w:webHidden/>
          </w:rPr>
          <w:tab/>
        </w:r>
        <w:r>
          <w:rPr>
            <w:webHidden/>
          </w:rPr>
          <w:fldChar w:fldCharType="begin"/>
        </w:r>
        <w:r>
          <w:rPr>
            <w:webHidden/>
          </w:rPr>
          <w:instrText xml:space="preserve"> PAGEREF _Toc40879608 \h </w:instrText>
        </w:r>
        <w:r>
          <w:rPr>
            <w:webHidden/>
          </w:rPr>
        </w:r>
        <w:r>
          <w:rPr>
            <w:webHidden/>
          </w:rPr>
          <w:fldChar w:fldCharType="separate"/>
        </w:r>
        <w:r w:rsidR="002B7CD3">
          <w:rPr>
            <w:webHidden/>
          </w:rPr>
          <w:t>12</w:t>
        </w:r>
        <w:r>
          <w:rPr>
            <w:webHidden/>
          </w:rPr>
          <w:fldChar w:fldCharType="end"/>
        </w:r>
      </w:hyperlink>
    </w:p>
    <w:p w14:paraId="3BBAF51A" w14:textId="669CA6CC" w:rsidR="00923D53" w:rsidRDefault="00923D53">
      <w:pPr>
        <w:pStyle w:val="Verzeichnis2"/>
        <w:rPr>
          <w:rFonts w:eastAsiaTheme="minorEastAsia"/>
          <w:sz w:val="22"/>
          <w:lang w:eastAsia="de-CH" w:bidi="ar-SA"/>
        </w:rPr>
      </w:pPr>
      <w:hyperlink w:anchor="_Toc40879609" w:history="1">
        <w:r w:rsidRPr="00916BFC">
          <w:rPr>
            <w:rStyle w:val="Hyperlink"/>
          </w:rPr>
          <w:t>2.10</w:t>
        </w:r>
        <w:r>
          <w:rPr>
            <w:rFonts w:eastAsiaTheme="minorEastAsia"/>
            <w:sz w:val="22"/>
            <w:lang w:eastAsia="de-CH" w:bidi="ar-SA"/>
          </w:rPr>
          <w:tab/>
        </w:r>
        <w:r w:rsidRPr="00916BFC">
          <w:rPr>
            <w:rStyle w:val="Hyperlink"/>
          </w:rPr>
          <w:t>Comments</w:t>
        </w:r>
        <w:r>
          <w:rPr>
            <w:webHidden/>
          </w:rPr>
          <w:tab/>
        </w:r>
        <w:r>
          <w:rPr>
            <w:webHidden/>
          </w:rPr>
          <w:fldChar w:fldCharType="begin"/>
        </w:r>
        <w:r>
          <w:rPr>
            <w:webHidden/>
          </w:rPr>
          <w:instrText xml:space="preserve"> PAGEREF _Toc40879609 \h </w:instrText>
        </w:r>
        <w:r>
          <w:rPr>
            <w:webHidden/>
          </w:rPr>
        </w:r>
        <w:r>
          <w:rPr>
            <w:webHidden/>
          </w:rPr>
          <w:fldChar w:fldCharType="separate"/>
        </w:r>
        <w:r w:rsidR="002B7CD3">
          <w:rPr>
            <w:webHidden/>
          </w:rPr>
          <w:t>12</w:t>
        </w:r>
        <w:r>
          <w:rPr>
            <w:webHidden/>
          </w:rPr>
          <w:fldChar w:fldCharType="end"/>
        </w:r>
      </w:hyperlink>
    </w:p>
    <w:p w14:paraId="0E59C981" w14:textId="020B7B6A" w:rsidR="00923D53" w:rsidRDefault="00923D53">
      <w:pPr>
        <w:pStyle w:val="Verzeichnis1"/>
        <w:rPr>
          <w:rFonts w:eastAsiaTheme="minorEastAsia"/>
          <w:noProof/>
          <w:sz w:val="22"/>
          <w:lang w:eastAsia="de-CH"/>
        </w:rPr>
      </w:pPr>
      <w:hyperlink w:anchor="_Toc40879610" w:history="1">
        <w:r w:rsidRPr="00916BFC">
          <w:rPr>
            <w:rStyle w:val="Hyperlink"/>
            <w:noProof/>
            <w:lang w:bidi="he-IL"/>
          </w:rPr>
          <w:t>3</w:t>
        </w:r>
        <w:r>
          <w:rPr>
            <w:rFonts w:eastAsiaTheme="minorEastAsia"/>
            <w:noProof/>
            <w:sz w:val="22"/>
            <w:lang w:eastAsia="de-CH"/>
          </w:rPr>
          <w:tab/>
        </w:r>
        <w:r w:rsidRPr="00916BFC">
          <w:rPr>
            <w:rStyle w:val="Hyperlink"/>
            <w:noProof/>
            <w:lang w:bidi="he-IL"/>
          </w:rPr>
          <w:t>Android Studio</w:t>
        </w:r>
        <w:r>
          <w:rPr>
            <w:noProof/>
            <w:webHidden/>
          </w:rPr>
          <w:tab/>
        </w:r>
        <w:r>
          <w:rPr>
            <w:noProof/>
            <w:webHidden/>
          </w:rPr>
          <w:fldChar w:fldCharType="begin"/>
        </w:r>
        <w:r>
          <w:rPr>
            <w:noProof/>
            <w:webHidden/>
          </w:rPr>
          <w:instrText xml:space="preserve"> PAGEREF _Toc40879610 \h </w:instrText>
        </w:r>
        <w:r>
          <w:rPr>
            <w:noProof/>
            <w:webHidden/>
          </w:rPr>
        </w:r>
        <w:r>
          <w:rPr>
            <w:noProof/>
            <w:webHidden/>
          </w:rPr>
          <w:fldChar w:fldCharType="separate"/>
        </w:r>
        <w:r w:rsidR="002B7CD3">
          <w:rPr>
            <w:noProof/>
            <w:webHidden/>
          </w:rPr>
          <w:t>13</w:t>
        </w:r>
        <w:r>
          <w:rPr>
            <w:noProof/>
            <w:webHidden/>
          </w:rPr>
          <w:fldChar w:fldCharType="end"/>
        </w:r>
      </w:hyperlink>
    </w:p>
    <w:p w14:paraId="25941249" w14:textId="09BC694C" w:rsidR="00923D53" w:rsidRDefault="00923D53">
      <w:pPr>
        <w:pStyle w:val="Verzeichnis2"/>
        <w:rPr>
          <w:rFonts w:eastAsiaTheme="minorEastAsia"/>
          <w:sz w:val="22"/>
          <w:lang w:eastAsia="de-CH" w:bidi="ar-SA"/>
        </w:rPr>
      </w:pPr>
      <w:hyperlink w:anchor="_Toc40879611" w:history="1">
        <w:r w:rsidRPr="00916BFC">
          <w:rPr>
            <w:rStyle w:val="Hyperlink"/>
          </w:rPr>
          <w:t>3.1</w:t>
        </w:r>
        <w:r>
          <w:rPr>
            <w:rFonts w:eastAsiaTheme="minorEastAsia"/>
            <w:sz w:val="22"/>
            <w:lang w:eastAsia="de-CH" w:bidi="ar-SA"/>
          </w:rPr>
          <w:tab/>
        </w:r>
        <w:r w:rsidRPr="00916BFC">
          <w:rPr>
            <w:rStyle w:val="Hyperlink"/>
          </w:rPr>
          <w:t>Neues Projekt erstellen</w:t>
        </w:r>
        <w:r>
          <w:rPr>
            <w:webHidden/>
          </w:rPr>
          <w:tab/>
        </w:r>
        <w:r>
          <w:rPr>
            <w:webHidden/>
          </w:rPr>
          <w:fldChar w:fldCharType="begin"/>
        </w:r>
        <w:r>
          <w:rPr>
            <w:webHidden/>
          </w:rPr>
          <w:instrText xml:space="preserve"> PAGEREF _Toc40879611 \h </w:instrText>
        </w:r>
        <w:r>
          <w:rPr>
            <w:webHidden/>
          </w:rPr>
        </w:r>
        <w:r>
          <w:rPr>
            <w:webHidden/>
          </w:rPr>
          <w:fldChar w:fldCharType="separate"/>
        </w:r>
        <w:r w:rsidR="002B7CD3">
          <w:rPr>
            <w:webHidden/>
          </w:rPr>
          <w:t>13</w:t>
        </w:r>
        <w:r>
          <w:rPr>
            <w:webHidden/>
          </w:rPr>
          <w:fldChar w:fldCharType="end"/>
        </w:r>
      </w:hyperlink>
    </w:p>
    <w:p w14:paraId="3C8E4BBE" w14:textId="1CFE3A89" w:rsidR="00923D53" w:rsidRDefault="00923D53">
      <w:pPr>
        <w:pStyle w:val="Verzeichnis1"/>
        <w:rPr>
          <w:rFonts w:eastAsiaTheme="minorEastAsia"/>
          <w:noProof/>
          <w:sz w:val="22"/>
          <w:lang w:eastAsia="de-CH"/>
        </w:rPr>
      </w:pPr>
      <w:hyperlink w:anchor="_Toc40879612" w:history="1">
        <w:r w:rsidRPr="00916BFC">
          <w:rPr>
            <w:rStyle w:val="Hyperlink"/>
            <w:noProof/>
            <w:lang w:bidi="he-IL"/>
          </w:rPr>
          <w:t>4</w:t>
        </w:r>
        <w:r>
          <w:rPr>
            <w:rFonts w:eastAsiaTheme="minorEastAsia"/>
            <w:noProof/>
            <w:sz w:val="22"/>
            <w:lang w:eastAsia="de-CH"/>
          </w:rPr>
          <w:tab/>
        </w:r>
        <w:r w:rsidRPr="00916BFC">
          <w:rPr>
            <w:rStyle w:val="Hyperlink"/>
            <w:noProof/>
            <w:lang w:bidi="he-IL"/>
          </w:rPr>
          <w:t>Android App Aufbau</w:t>
        </w:r>
        <w:r>
          <w:rPr>
            <w:noProof/>
            <w:webHidden/>
          </w:rPr>
          <w:tab/>
        </w:r>
        <w:r>
          <w:rPr>
            <w:noProof/>
            <w:webHidden/>
          </w:rPr>
          <w:fldChar w:fldCharType="begin"/>
        </w:r>
        <w:r>
          <w:rPr>
            <w:noProof/>
            <w:webHidden/>
          </w:rPr>
          <w:instrText xml:space="preserve"> PAGEREF _Toc40879612 \h </w:instrText>
        </w:r>
        <w:r>
          <w:rPr>
            <w:noProof/>
            <w:webHidden/>
          </w:rPr>
        </w:r>
        <w:r>
          <w:rPr>
            <w:noProof/>
            <w:webHidden/>
          </w:rPr>
          <w:fldChar w:fldCharType="separate"/>
        </w:r>
        <w:r w:rsidR="002B7CD3">
          <w:rPr>
            <w:noProof/>
            <w:webHidden/>
          </w:rPr>
          <w:t>15</w:t>
        </w:r>
        <w:r>
          <w:rPr>
            <w:noProof/>
            <w:webHidden/>
          </w:rPr>
          <w:fldChar w:fldCharType="end"/>
        </w:r>
      </w:hyperlink>
    </w:p>
    <w:p w14:paraId="39FC8DF8" w14:textId="21C23FC1" w:rsidR="00923D53" w:rsidRDefault="00923D53">
      <w:pPr>
        <w:pStyle w:val="Verzeichnis1"/>
        <w:rPr>
          <w:rFonts w:eastAsiaTheme="minorEastAsia"/>
          <w:noProof/>
          <w:sz w:val="22"/>
          <w:lang w:eastAsia="de-CH"/>
        </w:rPr>
      </w:pPr>
      <w:hyperlink w:anchor="_Toc40879613" w:history="1">
        <w:r w:rsidRPr="00916BFC">
          <w:rPr>
            <w:rStyle w:val="Hyperlink"/>
            <w:noProof/>
            <w:lang w:bidi="he-IL"/>
          </w:rPr>
          <w:t>5</w:t>
        </w:r>
        <w:r>
          <w:rPr>
            <w:rFonts w:eastAsiaTheme="minorEastAsia"/>
            <w:noProof/>
            <w:sz w:val="22"/>
            <w:lang w:eastAsia="de-CH"/>
          </w:rPr>
          <w:tab/>
        </w:r>
        <w:r w:rsidRPr="00916BFC">
          <w:rPr>
            <w:rStyle w:val="Hyperlink"/>
            <w:noProof/>
            <w:lang w:bidi="he-IL"/>
          </w:rPr>
          <w:t>Android Studios Grundlagen</w:t>
        </w:r>
        <w:r>
          <w:rPr>
            <w:noProof/>
            <w:webHidden/>
          </w:rPr>
          <w:tab/>
        </w:r>
        <w:r>
          <w:rPr>
            <w:noProof/>
            <w:webHidden/>
          </w:rPr>
          <w:fldChar w:fldCharType="begin"/>
        </w:r>
        <w:r>
          <w:rPr>
            <w:noProof/>
            <w:webHidden/>
          </w:rPr>
          <w:instrText xml:space="preserve"> PAGEREF _Toc40879613 \h </w:instrText>
        </w:r>
        <w:r>
          <w:rPr>
            <w:noProof/>
            <w:webHidden/>
          </w:rPr>
        </w:r>
        <w:r>
          <w:rPr>
            <w:noProof/>
            <w:webHidden/>
          </w:rPr>
          <w:fldChar w:fldCharType="separate"/>
        </w:r>
        <w:r w:rsidR="002B7CD3">
          <w:rPr>
            <w:noProof/>
            <w:webHidden/>
          </w:rPr>
          <w:t>16</w:t>
        </w:r>
        <w:r>
          <w:rPr>
            <w:noProof/>
            <w:webHidden/>
          </w:rPr>
          <w:fldChar w:fldCharType="end"/>
        </w:r>
      </w:hyperlink>
    </w:p>
    <w:p w14:paraId="28DF23AF" w14:textId="1704516E" w:rsidR="00923D53" w:rsidRDefault="00923D53">
      <w:pPr>
        <w:pStyle w:val="Verzeichnis2"/>
        <w:rPr>
          <w:rFonts w:eastAsiaTheme="minorEastAsia"/>
          <w:sz w:val="22"/>
          <w:lang w:eastAsia="de-CH" w:bidi="ar-SA"/>
        </w:rPr>
      </w:pPr>
      <w:hyperlink w:anchor="_Toc40879614" w:history="1">
        <w:r w:rsidRPr="00916BFC">
          <w:rPr>
            <w:rStyle w:val="Hyperlink"/>
          </w:rPr>
          <w:t>5.1</w:t>
        </w:r>
        <w:r>
          <w:rPr>
            <w:rFonts w:eastAsiaTheme="minorEastAsia"/>
            <w:sz w:val="22"/>
            <w:lang w:eastAsia="de-CH" w:bidi="ar-SA"/>
          </w:rPr>
          <w:tab/>
        </w:r>
        <w:r w:rsidRPr="00916BFC">
          <w:rPr>
            <w:rStyle w:val="Hyperlink"/>
          </w:rPr>
          <w:t>Bilder hinzufügen</w:t>
        </w:r>
        <w:r>
          <w:rPr>
            <w:webHidden/>
          </w:rPr>
          <w:tab/>
        </w:r>
        <w:r>
          <w:rPr>
            <w:webHidden/>
          </w:rPr>
          <w:fldChar w:fldCharType="begin"/>
        </w:r>
        <w:r>
          <w:rPr>
            <w:webHidden/>
          </w:rPr>
          <w:instrText xml:space="preserve"> PAGEREF _Toc40879614 \h </w:instrText>
        </w:r>
        <w:r>
          <w:rPr>
            <w:webHidden/>
          </w:rPr>
        </w:r>
        <w:r>
          <w:rPr>
            <w:webHidden/>
          </w:rPr>
          <w:fldChar w:fldCharType="separate"/>
        </w:r>
        <w:r w:rsidR="002B7CD3">
          <w:rPr>
            <w:webHidden/>
          </w:rPr>
          <w:t>16</w:t>
        </w:r>
        <w:r>
          <w:rPr>
            <w:webHidden/>
          </w:rPr>
          <w:fldChar w:fldCharType="end"/>
        </w:r>
      </w:hyperlink>
    </w:p>
    <w:p w14:paraId="1368BA15" w14:textId="7A49ED36" w:rsidR="00923D53" w:rsidRDefault="00923D53">
      <w:pPr>
        <w:pStyle w:val="Verzeichnis3"/>
        <w:tabs>
          <w:tab w:val="left" w:pos="1100"/>
          <w:tab w:val="right" w:leader="dot" w:pos="8494"/>
        </w:tabs>
        <w:rPr>
          <w:rFonts w:eastAsiaTheme="minorEastAsia"/>
          <w:noProof/>
          <w:sz w:val="22"/>
          <w:lang w:eastAsia="de-CH"/>
        </w:rPr>
      </w:pPr>
      <w:hyperlink w:anchor="_Toc40879615" w:history="1">
        <w:r w:rsidRPr="00916BFC">
          <w:rPr>
            <w:rStyle w:val="Hyperlink"/>
            <w:noProof/>
            <w:lang w:bidi="he-IL"/>
          </w:rPr>
          <w:t>5.1.1</w:t>
        </w:r>
        <w:r>
          <w:rPr>
            <w:rFonts w:eastAsiaTheme="minorEastAsia"/>
            <w:noProof/>
            <w:sz w:val="22"/>
            <w:lang w:eastAsia="de-CH"/>
          </w:rPr>
          <w:tab/>
        </w:r>
        <w:r w:rsidRPr="00916BFC">
          <w:rPr>
            <w:rStyle w:val="Hyperlink"/>
            <w:noProof/>
            <w:lang w:bidi="he-IL"/>
          </w:rPr>
          <w:t>Bilder ausrichten</w:t>
        </w:r>
        <w:r>
          <w:rPr>
            <w:noProof/>
            <w:webHidden/>
          </w:rPr>
          <w:tab/>
        </w:r>
        <w:r>
          <w:rPr>
            <w:noProof/>
            <w:webHidden/>
          </w:rPr>
          <w:fldChar w:fldCharType="begin"/>
        </w:r>
        <w:r>
          <w:rPr>
            <w:noProof/>
            <w:webHidden/>
          </w:rPr>
          <w:instrText xml:space="preserve"> PAGEREF _Toc40879615 \h </w:instrText>
        </w:r>
        <w:r>
          <w:rPr>
            <w:noProof/>
            <w:webHidden/>
          </w:rPr>
        </w:r>
        <w:r>
          <w:rPr>
            <w:noProof/>
            <w:webHidden/>
          </w:rPr>
          <w:fldChar w:fldCharType="separate"/>
        </w:r>
        <w:r w:rsidR="002B7CD3">
          <w:rPr>
            <w:noProof/>
            <w:webHidden/>
          </w:rPr>
          <w:t>17</w:t>
        </w:r>
        <w:r>
          <w:rPr>
            <w:noProof/>
            <w:webHidden/>
          </w:rPr>
          <w:fldChar w:fldCharType="end"/>
        </w:r>
      </w:hyperlink>
    </w:p>
    <w:p w14:paraId="33B77260" w14:textId="7C6F2F0A" w:rsidR="00923D53" w:rsidRDefault="00923D53">
      <w:pPr>
        <w:pStyle w:val="Verzeichnis2"/>
        <w:rPr>
          <w:rFonts w:eastAsiaTheme="minorEastAsia"/>
          <w:sz w:val="22"/>
          <w:lang w:eastAsia="de-CH" w:bidi="ar-SA"/>
        </w:rPr>
      </w:pPr>
      <w:hyperlink w:anchor="_Toc40879616" w:history="1">
        <w:r w:rsidRPr="00916BFC">
          <w:rPr>
            <w:rStyle w:val="Hyperlink"/>
            <w:rFonts w:eastAsia="Calibri"/>
          </w:rPr>
          <w:t>5.2</w:t>
        </w:r>
        <w:r>
          <w:rPr>
            <w:rFonts w:eastAsiaTheme="minorEastAsia"/>
            <w:sz w:val="22"/>
            <w:lang w:eastAsia="de-CH" w:bidi="ar-SA"/>
          </w:rPr>
          <w:tab/>
        </w:r>
        <w:r w:rsidRPr="00916BFC">
          <w:rPr>
            <w:rStyle w:val="Hyperlink"/>
          </w:rPr>
          <w:t>Links</w:t>
        </w:r>
        <w:r>
          <w:rPr>
            <w:webHidden/>
          </w:rPr>
          <w:tab/>
        </w:r>
        <w:r>
          <w:rPr>
            <w:webHidden/>
          </w:rPr>
          <w:fldChar w:fldCharType="begin"/>
        </w:r>
        <w:r>
          <w:rPr>
            <w:webHidden/>
          </w:rPr>
          <w:instrText xml:space="preserve"> PAGEREF _Toc40879616 \h </w:instrText>
        </w:r>
        <w:r>
          <w:rPr>
            <w:webHidden/>
          </w:rPr>
        </w:r>
        <w:r>
          <w:rPr>
            <w:webHidden/>
          </w:rPr>
          <w:fldChar w:fldCharType="separate"/>
        </w:r>
        <w:r w:rsidR="002B7CD3">
          <w:rPr>
            <w:webHidden/>
          </w:rPr>
          <w:t>18</w:t>
        </w:r>
        <w:r>
          <w:rPr>
            <w:webHidden/>
          </w:rPr>
          <w:fldChar w:fldCharType="end"/>
        </w:r>
      </w:hyperlink>
    </w:p>
    <w:p w14:paraId="1FAB8FF0" w14:textId="6D673A30" w:rsidR="00923D53" w:rsidRDefault="00923D53">
      <w:pPr>
        <w:pStyle w:val="Verzeichnis1"/>
        <w:rPr>
          <w:rFonts w:eastAsiaTheme="minorEastAsia"/>
          <w:noProof/>
          <w:sz w:val="22"/>
          <w:lang w:eastAsia="de-CH"/>
        </w:rPr>
      </w:pPr>
      <w:hyperlink w:anchor="_Toc40879617" w:history="1">
        <w:r w:rsidRPr="00916BFC">
          <w:rPr>
            <w:rStyle w:val="Hyperlink"/>
            <w:noProof/>
            <w:lang w:bidi="he-IL"/>
          </w:rPr>
          <w:t>6</w:t>
        </w:r>
        <w:r>
          <w:rPr>
            <w:rFonts w:eastAsiaTheme="minorEastAsia"/>
            <w:noProof/>
            <w:sz w:val="22"/>
            <w:lang w:eastAsia="de-CH"/>
          </w:rPr>
          <w:tab/>
        </w:r>
        <w:r w:rsidRPr="00916BFC">
          <w:rPr>
            <w:rStyle w:val="Hyperlink"/>
            <w:noProof/>
            <w:lang w:bidi="he-IL"/>
          </w:rPr>
          <w:t>Android App als APK exportieren</w:t>
        </w:r>
        <w:r>
          <w:rPr>
            <w:noProof/>
            <w:webHidden/>
          </w:rPr>
          <w:tab/>
        </w:r>
        <w:r>
          <w:rPr>
            <w:noProof/>
            <w:webHidden/>
          </w:rPr>
          <w:fldChar w:fldCharType="begin"/>
        </w:r>
        <w:r>
          <w:rPr>
            <w:noProof/>
            <w:webHidden/>
          </w:rPr>
          <w:instrText xml:space="preserve"> PAGEREF _Toc40879617 \h </w:instrText>
        </w:r>
        <w:r>
          <w:rPr>
            <w:noProof/>
            <w:webHidden/>
          </w:rPr>
        </w:r>
        <w:r>
          <w:rPr>
            <w:noProof/>
            <w:webHidden/>
          </w:rPr>
          <w:fldChar w:fldCharType="separate"/>
        </w:r>
        <w:r w:rsidR="002B7CD3">
          <w:rPr>
            <w:noProof/>
            <w:webHidden/>
          </w:rPr>
          <w:t>20</w:t>
        </w:r>
        <w:r>
          <w:rPr>
            <w:noProof/>
            <w:webHidden/>
          </w:rPr>
          <w:fldChar w:fldCharType="end"/>
        </w:r>
      </w:hyperlink>
    </w:p>
    <w:p w14:paraId="13BDB378" w14:textId="502478FB" w:rsidR="00923D53" w:rsidRDefault="00923D53">
      <w:pPr>
        <w:pStyle w:val="Verzeichnis1"/>
        <w:rPr>
          <w:rFonts w:eastAsiaTheme="minorEastAsia"/>
          <w:noProof/>
          <w:sz w:val="22"/>
          <w:lang w:eastAsia="de-CH"/>
        </w:rPr>
      </w:pPr>
      <w:hyperlink w:anchor="_Toc40879618" w:history="1">
        <w:r w:rsidRPr="00916BFC">
          <w:rPr>
            <w:rStyle w:val="Hyperlink"/>
            <w:noProof/>
            <w:lang w:bidi="he-IL"/>
          </w:rPr>
          <w:t>7</w:t>
        </w:r>
        <w:r>
          <w:rPr>
            <w:rFonts w:eastAsiaTheme="minorEastAsia"/>
            <w:noProof/>
            <w:sz w:val="22"/>
            <w:lang w:eastAsia="de-CH"/>
          </w:rPr>
          <w:tab/>
        </w:r>
        <w:r w:rsidRPr="00916BFC">
          <w:rPr>
            <w:rStyle w:val="Hyperlink"/>
            <w:noProof/>
            <w:lang w:bidi="he-IL"/>
          </w:rPr>
          <w:t>Activity erstellen</w:t>
        </w:r>
        <w:r>
          <w:rPr>
            <w:noProof/>
            <w:webHidden/>
          </w:rPr>
          <w:tab/>
        </w:r>
        <w:r>
          <w:rPr>
            <w:noProof/>
            <w:webHidden/>
          </w:rPr>
          <w:fldChar w:fldCharType="begin"/>
        </w:r>
        <w:r>
          <w:rPr>
            <w:noProof/>
            <w:webHidden/>
          </w:rPr>
          <w:instrText xml:space="preserve"> PAGEREF _Toc40879618 \h </w:instrText>
        </w:r>
        <w:r>
          <w:rPr>
            <w:noProof/>
            <w:webHidden/>
          </w:rPr>
        </w:r>
        <w:r>
          <w:rPr>
            <w:noProof/>
            <w:webHidden/>
          </w:rPr>
          <w:fldChar w:fldCharType="separate"/>
        </w:r>
        <w:r w:rsidR="002B7CD3">
          <w:rPr>
            <w:noProof/>
            <w:webHidden/>
          </w:rPr>
          <w:t>22</w:t>
        </w:r>
        <w:r>
          <w:rPr>
            <w:noProof/>
            <w:webHidden/>
          </w:rPr>
          <w:fldChar w:fldCharType="end"/>
        </w:r>
      </w:hyperlink>
    </w:p>
    <w:p w14:paraId="6F9ACECB" w14:textId="5BCE44C6" w:rsidR="00923D53" w:rsidRDefault="00923D53">
      <w:pPr>
        <w:pStyle w:val="Verzeichnis2"/>
        <w:rPr>
          <w:rFonts w:eastAsiaTheme="minorEastAsia"/>
          <w:sz w:val="22"/>
          <w:lang w:eastAsia="de-CH" w:bidi="ar-SA"/>
        </w:rPr>
      </w:pPr>
      <w:hyperlink w:anchor="_Toc40879619" w:history="1">
        <w:r w:rsidRPr="00916BFC">
          <w:rPr>
            <w:rStyle w:val="Hyperlink"/>
          </w:rPr>
          <w:t>7.1</w:t>
        </w:r>
        <w:r>
          <w:rPr>
            <w:rFonts w:eastAsiaTheme="minorEastAsia"/>
            <w:sz w:val="22"/>
            <w:lang w:eastAsia="de-CH" w:bidi="ar-SA"/>
          </w:rPr>
          <w:tab/>
        </w:r>
        <w:r w:rsidRPr="00916BFC">
          <w:rPr>
            <w:rStyle w:val="Hyperlink"/>
          </w:rPr>
          <w:t>Activity in Navigation einbinden</w:t>
        </w:r>
        <w:r>
          <w:rPr>
            <w:webHidden/>
          </w:rPr>
          <w:tab/>
        </w:r>
        <w:r>
          <w:rPr>
            <w:webHidden/>
          </w:rPr>
          <w:fldChar w:fldCharType="begin"/>
        </w:r>
        <w:r>
          <w:rPr>
            <w:webHidden/>
          </w:rPr>
          <w:instrText xml:space="preserve"> PAGEREF _Toc40879619 \h </w:instrText>
        </w:r>
        <w:r>
          <w:rPr>
            <w:webHidden/>
          </w:rPr>
        </w:r>
        <w:r>
          <w:rPr>
            <w:webHidden/>
          </w:rPr>
          <w:fldChar w:fldCharType="separate"/>
        </w:r>
        <w:r w:rsidR="002B7CD3">
          <w:rPr>
            <w:webHidden/>
          </w:rPr>
          <w:t>22</w:t>
        </w:r>
        <w:r>
          <w:rPr>
            <w:webHidden/>
          </w:rPr>
          <w:fldChar w:fldCharType="end"/>
        </w:r>
      </w:hyperlink>
    </w:p>
    <w:p w14:paraId="20FC3789" w14:textId="6228F03F" w:rsidR="00923D53" w:rsidRDefault="00923D53">
      <w:pPr>
        <w:pStyle w:val="Verzeichnis3"/>
        <w:tabs>
          <w:tab w:val="left" w:pos="1100"/>
          <w:tab w:val="right" w:leader="dot" w:pos="8494"/>
        </w:tabs>
        <w:rPr>
          <w:rFonts w:eastAsiaTheme="minorEastAsia"/>
          <w:noProof/>
          <w:sz w:val="22"/>
          <w:lang w:eastAsia="de-CH"/>
        </w:rPr>
      </w:pPr>
      <w:hyperlink w:anchor="_Toc40879620" w:history="1">
        <w:r w:rsidRPr="00916BFC">
          <w:rPr>
            <w:rStyle w:val="Hyperlink"/>
            <w:noProof/>
            <w:lang w:bidi="he-IL"/>
          </w:rPr>
          <w:t>7.1.1</w:t>
        </w:r>
        <w:r>
          <w:rPr>
            <w:rFonts w:eastAsiaTheme="minorEastAsia"/>
            <w:noProof/>
            <w:sz w:val="22"/>
            <w:lang w:eastAsia="de-CH"/>
          </w:rPr>
          <w:tab/>
        </w:r>
        <w:r w:rsidRPr="00916BFC">
          <w:rPr>
            <w:rStyle w:val="Hyperlink"/>
            <w:noProof/>
            <w:lang w:bidi="he-IL"/>
          </w:rPr>
          <w:t>XML-Code</w:t>
        </w:r>
        <w:r>
          <w:rPr>
            <w:noProof/>
            <w:webHidden/>
          </w:rPr>
          <w:tab/>
        </w:r>
        <w:r>
          <w:rPr>
            <w:noProof/>
            <w:webHidden/>
          </w:rPr>
          <w:fldChar w:fldCharType="begin"/>
        </w:r>
        <w:r>
          <w:rPr>
            <w:noProof/>
            <w:webHidden/>
          </w:rPr>
          <w:instrText xml:space="preserve"> PAGEREF _Toc40879620 \h </w:instrText>
        </w:r>
        <w:r>
          <w:rPr>
            <w:noProof/>
            <w:webHidden/>
          </w:rPr>
        </w:r>
        <w:r>
          <w:rPr>
            <w:noProof/>
            <w:webHidden/>
          </w:rPr>
          <w:fldChar w:fldCharType="separate"/>
        </w:r>
        <w:r w:rsidR="002B7CD3">
          <w:rPr>
            <w:noProof/>
            <w:webHidden/>
          </w:rPr>
          <w:t>22</w:t>
        </w:r>
        <w:r>
          <w:rPr>
            <w:noProof/>
            <w:webHidden/>
          </w:rPr>
          <w:fldChar w:fldCharType="end"/>
        </w:r>
      </w:hyperlink>
    </w:p>
    <w:p w14:paraId="06EB4AEE" w14:textId="1E668E2A" w:rsidR="00923D53" w:rsidRDefault="00923D53">
      <w:pPr>
        <w:pStyle w:val="Verzeichnis3"/>
        <w:tabs>
          <w:tab w:val="left" w:pos="1100"/>
          <w:tab w:val="right" w:leader="dot" w:pos="8494"/>
        </w:tabs>
        <w:rPr>
          <w:rFonts w:eastAsiaTheme="minorEastAsia"/>
          <w:noProof/>
          <w:sz w:val="22"/>
          <w:lang w:eastAsia="de-CH"/>
        </w:rPr>
      </w:pPr>
      <w:hyperlink w:anchor="_Toc40879621" w:history="1">
        <w:r w:rsidRPr="00916BFC">
          <w:rPr>
            <w:rStyle w:val="Hyperlink"/>
            <w:noProof/>
            <w:lang w:bidi="he-IL"/>
          </w:rPr>
          <w:t>7.1.2</w:t>
        </w:r>
        <w:r>
          <w:rPr>
            <w:rFonts w:eastAsiaTheme="minorEastAsia"/>
            <w:noProof/>
            <w:sz w:val="22"/>
            <w:lang w:eastAsia="de-CH"/>
          </w:rPr>
          <w:tab/>
        </w:r>
        <w:r w:rsidRPr="00916BFC">
          <w:rPr>
            <w:rStyle w:val="Hyperlink"/>
            <w:noProof/>
            <w:lang w:bidi="he-IL"/>
          </w:rPr>
          <w:t>Java-Code</w:t>
        </w:r>
        <w:r>
          <w:rPr>
            <w:noProof/>
            <w:webHidden/>
          </w:rPr>
          <w:tab/>
        </w:r>
        <w:r>
          <w:rPr>
            <w:noProof/>
            <w:webHidden/>
          </w:rPr>
          <w:fldChar w:fldCharType="begin"/>
        </w:r>
        <w:r>
          <w:rPr>
            <w:noProof/>
            <w:webHidden/>
          </w:rPr>
          <w:instrText xml:space="preserve"> PAGEREF _Toc40879621 \h </w:instrText>
        </w:r>
        <w:r>
          <w:rPr>
            <w:noProof/>
            <w:webHidden/>
          </w:rPr>
        </w:r>
        <w:r>
          <w:rPr>
            <w:noProof/>
            <w:webHidden/>
          </w:rPr>
          <w:fldChar w:fldCharType="separate"/>
        </w:r>
        <w:r w:rsidR="002B7CD3">
          <w:rPr>
            <w:noProof/>
            <w:webHidden/>
          </w:rPr>
          <w:t>23</w:t>
        </w:r>
        <w:r>
          <w:rPr>
            <w:noProof/>
            <w:webHidden/>
          </w:rPr>
          <w:fldChar w:fldCharType="end"/>
        </w:r>
      </w:hyperlink>
    </w:p>
    <w:p w14:paraId="0BA63CDE" w14:textId="4CDF0249" w:rsidR="00923D53" w:rsidRDefault="00923D53">
      <w:pPr>
        <w:pStyle w:val="Verzeichnis1"/>
        <w:rPr>
          <w:rFonts w:eastAsiaTheme="minorEastAsia"/>
          <w:noProof/>
          <w:sz w:val="22"/>
          <w:lang w:eastAsia="de-CH"/>
        </w:rPr>
      </w:pPr>
      <w:hyperlink w:anchor="_Toc40879622" w:history="1">
        <w:r w:rsidRPr="00916BFC">
          <w:rPr>
            <w:rStyle w:val="Hyperlink"/>
            <w:noProof/>
            <w:lang w:bidi="he-IL"/>
          </w:rPr>
          <w:t>8</w:t>
        </w:r>
        <w:r>
          <w:rPr>
            <w:rFonts w:eastAsiaTheme="minorEastAsia"/>
            <w:noProof/>
            <w:sz w:val="22"/>
            <w:lang w:eastAsia="de-CH"/>
          </w:rPr>
          <w:tab/>
        </w:r>
        <w:r w:rsidRPr="00916BFC">
          <w:rPr>
            <w:rStyle w:val="Hyperlink"/>
            <w:noProof/>
            <w:lang w:bidi="he-IL"/>
          </w:rPr>
          <w:t>Fragment erstellen</w:t>
        </w:r>
        <w:r>
          <w:rPr>
            <w:noProof/>
            <w:webHidden/>
          </w:rPr>
          <w:tab/>
        </w:r>
        <w:r>
          <w:rPr>
            <w:noProof/>
            <w:webHidden/>
          </w:rPr>
          <w:fldChar w:fldCharType="begin"/>
        </w:r>
        <w:r>
          <w:rPr>
            <w:noProof/>
            <w:webHidden/>
          </w:rPr>
          <w:instrText xml:space="preserve"> PAGEREF _Toc40879622 \h </w:instrText>
        </w:r>
        <w:r>
          <w:rPr>
            <w:noProof/>
            <w:webHidden/>
          </w:rPr>
        </w:r>
        <w:r>
          <w:rPr>
            <w:noProof/>
            <w:webHidden/>
          </w:rPr>
          <w:fldChar w:fldCharType="separate"/>
        </w:r>
        <w:r w:rsidR="002B7CD3">
          <w:rPr>
            <w:noProof/>
            <w:webHidden/>
          </w:rPr>
          <w:t>24</w:t>
        </w:r>
        <w:r>
          <w:rPr>
            <w:noProof/>
            <w:webHidden/>
          </w:rPr>
          <w:fldChar w:fldCharType="end"/>
        </w:r>
      </w:hyperlink>
    </w:p>
    <w:p w14:paraId="0379D12A" w14:textId="7667C4F2" w:rsidR="00923D53" w:rsidRDefault="00923D53">
      <w:pPr>
        <w:pStyle w:val="Verzeichnis2"/>
        <w:rPr>
          <w:rFonts w:eastAsiaTheme="minorEastAsia"/>
          <w:sz w:val="22"/>
          <w:lang w:eastAsia="de-CH" w:bidi="ar-SA"/>
        </w:rPr>
      </w:pPr>
      <w:hyperlink w:anchor="_Toc40879623" w:history="1">
        <w:r w:rsidRPr="00916BFC">
          <w:rPr>
            <w:rStyle w:val="Hyperlink"/>
          </w:rPr>
          <w:t>8.1</w:t>
        </w:r>
        <w:r>
          <w:rPr>
            <w:rFonts w:eastAsiaTheme="minorEastAsia"/>
            <w:sz w:val="22"/>
            <w:lang w:eastAsia="de-CH" w:bidi="ar-SA"/>
          </w:rPr>
          <w:tab/>
        </w:r>
        <w:r w:rsidRPr="00916BFC">
          <w:rPr>
            <w:rStyle w:val="Hyperlink"/>
          </w:rPr>
          <w:t>Fragment in Navigation einbinden</w:t>
        </w:r>
        <w:r>
          <w:rPr>
            <w:webHidden/>
          </w:rPr>
          <w:tab/>
        </w:r>
        <w:r>
          <w:rPr>
            <w:webHidden/>
          </w:rPr>
          <w:fldChar w:fldCharType="begin"/>
        </w:r>
        <w:r>
          <w:rPr>
            <w:webHidden/>
          </w:rPr>
          <w:instrText xml:space="preserve"> PAGEREF _Toc40879623 \h </w:instrText>
        </w:r>
        <w:r>
          <w:rPr>
            <w:webHidden/>
          </w:rPr>
        </w:r>
        <w:r>
          <w:rPr>
            <w:webHidden/>
          </w:rPr>
          <w:fldChar w:fldCharType="separate"/>
        </w:r>
        <w:r w:rsidR="002B7CD3">
          <w:rPr>
            <w:webHidden/>
          </w:rPr>
          <w:t>25</w:t>
        </w:r>
        <w:r>
          <w:rPr>
            <w:webHidden/>
          </w:rPr>
          <w:fldChar w:fldCharType="end"/>
        </w:r>
      </w:hyperlink>
    </w:p>
    <w:p w14:paraId="7359FACB" w14:textId="1C0DBF22" w:rsidR="00923D53" w:rsidRDefault="00923D53">
      <w:pPr>
        <w:pStyle w:val="Verzeichnis3"/>
        <w:tabs>
          <w:tab w:val="left" w:pos="1100"/>
          <w:tab w:val="right" w:leader="dot" w:pos="8494"/>
        </w:tabs>
        <w:rPr>
          <w:rFonts w:eastAsiaTheme="minorEastAsia"/>
          <w:noProof/>
          <w:sz w:val="22"/>
          <w:lang w:eastAsia="de-CH"/>
        </w:rPr>
      </w:pPr>
      <w:hyperlink w:anchor="_Toc40879624" w:history="1">
        <w:r w:rsidRPr="00916BFC">
          <w:rPr>
            <w:rStyle w:val="Hyperlink"/>
            <w:noProof/>
            <w:lang w:bidi="he-IL"/>
          </w:rPr>
          <w:t>8.1.1</w:t>
        </w:r>
        <w:r>
          <w:rPr>
            <w:rFonts w:eastAsiaTheme="minorEastAsia"/>
            <w:noProof/>
            <w:sz w:val="22"/>
            <w:lang w:eastAsia="de-CH"/>
          </w:rPr>
          <w:tab/>
        </w:r>
        <w:r w:rsidRPr="00916BFC">
          <w:rPr>
            <w:rStyle w:val="Hyperlink"/>
            <w:noProof/>
            <w:lang w:bidi="he-IL"/>
          </w:rPr>
          <w:t>XML-Code</w:t>
        </w:r>
        <w:r>
          <w:rPr>
            <w:noProof/>
            <w:webHidden/>
          </w:rPr>
          <w:tab/>
        </w:r>
        <w:r>
          <w:rPr>
            <w:noProof/>
            <w:webHidden/>
          </w:rPr>
          <w:fldChar w:fldCharType="begin"/>
        </w:r>
        <w:r>
          <w:rPr>
            <w:noProof/>
            <w:webHidden/>
          </w:rPr>
          <w:instrText xml:space="preserve"> PAGEREF _Toc40879624 \h </w:instrText>
        </w:r>
        <w:r>
          <w:rPr>
            <w:noProof/>
            <w:webHidden/>
          </w:rPr>
        </w:r>
        <w:r>
          <w:rPr>
            <w:noProof/>
            <w:webHidden/>
          </w:rPr>
          <w:fldChar w:fldCharType="separate"/>
        </w:r>
        <w:r w:rsidR="002B7CD3">
          <w:rPr>
            <w:noProof/>
            <w:webHidden/>
          </w:rPr>
          <w:t>25</w:t>
        </w:r>
        <w:r>
          <w:rPr>
            <w:noProof/>
            <w:webHidden/>
          </w:rPr>
          <w:fldChar w:fldCharType="end"/>
        </w:r>
      </w:hyperlink>
    </w:p>
    <w:p w14:paraId="5DF722F9" w14:textId="436AE2FD" w:rsidR="00923D53" w:rsidRDefault="00923D53">
      <w:pPr>
        <w:pStyle w:val="Verzeichnis3"/>
        <w:tabs>
          <w:tab w:val="left" w:pos="1100"/>
          <w:tab w:val="right" w:leader="dot" w:pos="8494"/>
        </w:tabs>
        <w:rPr>
          <w:rFonts w:eastAsiaTheme="minorEastAsia"/>
          <w:noProof/>
          <w:sz w:val="22"/>
          <w:lang w:eastAsia="de-CH"/>
        </w:rPr>
      </w:pPr>
      <w:hyperlink w:anchor="_Toc40879625" w:history="1">
        <w:r w:rsidRPr="00916BFC">
          <w:rPr>
            <w:rStyle w:val="Hyperlink"/>
            <w:noProof/>
          </w:rPr>
          <w:t>8.1.2</w:t>
        </w:r>
        <w:r>
          <w:rPr>
            <w:rFonts w:eastAsiaTheme="minorEastAsia"/>
            <w:noProof/>
            <w:sz w:val="22"/>
            <w:lang w:eastAsia="de-CH"/>
          </w:rPr>
          <w:tab/>
        </w:r>
        <w:r w:rsidRPr="00916BFC">
          <w:rPr>
            <w:rStyle w:val="Hyperlink"/>
            <w:noProof/>
          </w:rPr>
          <w:t>Java-Code</w:t>
        </w:r>
        <w:r>
          <w:rPr>
            <w:noProof/>
            <w:webHidden/>
          </w:rPr>
          <w:tab/>
        </w:r>
        <w:r>
          <w:rPr>
            <w:noProof/>
            <w:webHidden/>
          </w:rPr>
          <w:fldChar w:fldCharType="begin"/>
        </w:r>
        <w:r>
          <w:rPr>
            <w:noProof/>
            <w:webHidden/>
          </w:rPr>
          <w:instrText xml:space="preserve"> PAGEREF _Toc40879625 \h </w:instrText>
        </w:r>
        <w:r>
          <w:rPr>
            <w:noProof/>
            <w:webHidden/>
          </w:rPr>
        </w:r>
        <w:r>
          <w:rPr>
            <w:noProof/>
            <w:webHidden/>
          </w:rPr>
          <w:fldChar w:fldCharType="separate"/>
        </w:r>
        <w:r w:rsidR="002B7CD3">
          <w:rPr>
            <w:noProof/>
            <w:webHidden/>
          </w:rPr>
          <w:t>26</w:t>
        </w:r>
        <w:r>
          <w:rPr>
            <w:noProof/>
            <w:webHidden/>
          </w:rPr>
          <w:fldChar w:fldCharType="end"/>
        </w:r>
      </w:hyperlink>
    </w:p>
    <w:p w14:paraId="6D059394" w14:textId="7AED44F2" w:rsidR="00923D53" w:rsidRDefault="00923D53">
      <w:pPr>
        <w:pStyle w:val="Verzeichnis1"/>
        <w:rPr>
          <w:rFonts w:eastAsiaTheme="minorEastAsia"/>
          <w:noProof/>
          <w:sz w:val="22"/>
          <w:lang w:eastAsia="de-CH"/>
        </w:rPr>
      </w:pPr>
      <w:hyperlink w:anchor="_Toc40879626" w:history="1">
        <w:r w:rsidRPr="00916BFC">
          <w:rPr>
            <w:rStyle w:val="Hyperlink"/>
            <w:noProof/>
            <w:lang w:bidi="he-IL"/>
          </w:rPr>
          <w:t>9</w:t>
        </w:r>
        <w:r>
          <w:rPr>
            <w:rFonts w:eastAsiaTheme="minorEastAsia"/>
            <w:noProof/>
            <w:sz w:val="22"/>
            <w:lang w:eastAsia="de-CH"/>
          </w:rPr>
          <w:tab/>
        </w:r>
        <w:r w:rsidRPr="00916BFC">
          <w:rPr>
            <w:rStyle w:val="Hyperlink"/>
            <w:noProof/>
            <w:lang w:bidi="he-IL"/>
          </w:rPr>
          <w:t>Debugging</w:t>
        </w:r>
        <w:r>
          <w:rPr>
            <w:noProof/>
            <w:webHidden/>
          </w:rPr>
          <w:tab/>
        </w:r>
        <w:r>
          <w:rPr>
            <w:noProof/>
            <w:webHidden/>
          </w:rPr>
          <w:fldChar w:fldCharType="begin"/>
        </w:r>
        <w:r>
          <w:rPr>
            <w:noProof/>
            <w:webHidden/>
          </w:rPr>
          <w:instrText xml:space="preserve"> PAGEREF _Toc40879626 \h </w:instrText>
        </w:r>
        <w:r>
          <w:rPr>
            <w:noProof/>
            <w:webHidden/>
          </w:rPr>
        </w:r>
        <w:r>
          <w:rPr>
            <w:noProof/>
            <w:webHidden/>
          </w:rPr>
          <w:fldChar w:fldCharType="separate"/>
        </w:r>
        <w:r w:rsidR="002B7CD3">
          <w:rPr>
            <w:noProof/>
            <w:webHidden/>
          </w:rPr>
          <w:t>29</w:t>
        </w:r>
        <w:r>
          <w:rPr>
            <w:noProof/>
            <w:webHidden/>
          </w:rPr>
          <w:fldChar w:fldCharType="end"/>
        </w:r>
      </w:hyperlink>
    </w:p>
    <w:p w14:paraId="09FB8EE7" w14:textId="361D7933" w:rsidR="00923D53" w:rsidRDefault="00923D53">
      <w:pPr>
        <w:pStyle w:val="Verzeichnis2"/>
        <w:rPr>
          <w:rFonts w:eastAsiaTheme="minorEastAsia"/>
          <w:sz w:val="22"/>
          <w:lang w:eastAsia="de-CH" w:bidi="ar-SA"/>
        </w:rPr>
      </w:pPr>
      <w:hyperlink w:anchor="_Toc40879627" w:history="1">
        <w:r w:rsidRPr="00916BFC">
          <w:rPr>
            <w:rStyle w:val="Hyperlink"/>
          </w:rPr>
          <w:t>9.1</w:t>
        </w:r>
        <w:r>
          <w:rPr>
            <w:rFonts w:eastAsiaTheme="minorEastAsia"/>
            <w:sz w:val="22"/>
            <w:lang w:eastAsia="de-CH" w:bidi="ar-SA"/>
          </w:rPr>
          <w:tab/>
        </w:r>
        <w:r w:rsidRPr="00916BFC">
          <w:rPr>
            <w:rStyle w:val="Hyperlink"/>
          </w:rPr>
          <w:t>Debug-Release über USB installieren</w:t>
        </w:r>
        <w:r>
          <w:rPr>
            <w:webHidden/>
          </w:rPr>
          <w:tab/>
        </w:r>
        <w:r>
          <w:rPr>
            <w:webHidden/>
          </w:rPr>
          <w:fldChar w:fldCharType="begin"/>
        </w:r>
        <w:r>
          <w:rPr>
            <w:webHidden/>
          </w:rPr>
          <w:instrText xml:space="preserve"> PAGEREF _Toc40879627 \h </w:instrText>
        </w:r>
        <w:r>
          <w:rPr>
            <w:webHidden/>
          </w:rPr>
        </w:r>
        <w:r>
          <w:rPr>
            <w:webHidden/>
          </w:rPr>
          <w:fldChar w:fldCharType="separate"/>
        </w:r>
        <w:r w:rsidR="002B7CD3">
          <w:rPr>
            <w:webHidden/>
          </w:rPr>
          <w:t>29</w:t>
        </w:r>
        <w:r>
          <w:rPr>
            <w:webHidden/>
          </w:rPr>
          <w:fldChar w:fldCharType="end"/>
        </w:r>
      </w:hyperlink>
    </w:p>
    <w:p w14:paraId="12A5EA65" w14:textId="0246B3FF" w:rsidR="00923D53" w:rsidRDefault="00923D53">
      <w:pPr>
        <w:pStyle w:val="Verzeichnis1"/>
        <w:rPr>
          <w:rFonts w:eastAsiaTheme="minorEastAsia"/>
          <w:noProof/>
          <w:sz w:val="22"/>
          <w:lang w:eastAsia="de-CH"/>
        </w:rPr>
      </w:pPr>
      <w:hyperlink w:anchor="_Toc40879628" w:history="1">
        <w:r w:rsidRPr="00916BFC">
          <w:rPr>
            <w:rStyle w:val="Hyperlink"/>
            <w:noProof/>
            <w:lang w:bidi="he-IL"/>
          </w:rPr>
          <w:t>10</w:t>
        </w:r>
        <w:r>
          <w:rPr>
            <w:rFonts w:eastAsiaTheme="minorEastAsia"/>
            <w:noProof/>
            <w:sz w:val="22"/>
            <w:lang w:eastAsia="de-CH"/>
          </w:rPr>
          <w:tab/>
        </w:r>
        <w:r w:rsidRPr="00916BFC">
          <w:rPr>
            <w:rStyle w:val="Hyperlink"/>
            <w:noProof/>
            <w:lang w:bidi="he-IL"/>
          </w:rPr>
          <w:t>WebView</w:t>
        </w:r>
        <w:r>
          <w:rPr>
            <w:noProof/>
            <w:webHidden/>
          </w:rPr>
          <w:tab/>
        </w:r>
        <w:r>
          <w:rPr>
            <w:noProof/>
            <w:webHidden/>
          </w:rPr>
          <w:fldChar w:fldCharType="begin"/>
        </w:r>
        <w:r>
          <w:rPr>
            <w:noProof/>
            <w:webHidden/>
          </w:rPr>
          <w:instrText xml:space="preserve"> PAGEREF _Toc40879628 \h </w:instrText>
        </w:r>
        <w:r>
          <w:rPr>
            <w:noProof/>
            <w:webHidden/>
          </w:rPr>
        </w:r>
        <w:r>
          <w:rPr>
            <w:noProof/>
            <w:webHidden/>
          </w:rPr>
          <w:fldChar w:fldCharType="separate"/>
        </w:r>
        <w:r w:rsidR="002B7CD3">
          <w:rPr>
            <w:noProof/>
            <w:webHidden/>
          </w:rPr>
          <w:t>33</w:t>
        </w:r>
        <w:r>
          <w:rPr>
            <w:noProof/>
            <w:webHidden/>
          </w:rPr>
          <w:fldChar w:fldCharType="end"/>
        </w:r>
      </w:hyperlink>
    </w:p>
    <w:p w14:paraId="021DDA32" w14:textId="15996455" w:rsidR="00923D53" w:rsidRDefault="00923D53">
      <w:pPr>
        <w:pStyle w:val="Verzeichnis2"/>
        <w:rPr>
          <w:rFonts w:eastAsiaTheme="minorEastAsia"/>
          <w:sz w:val="22"/>
          <w:lang w:eastAsia="de-CH" w:bidi="ar-SA"/>
        </w:rPr>
      </w:pPr>
      <w:hyperlink w:anchor="_Toc40879629" w:history="1">
        <w:r w:rsidRPr="00916BFC">
          <w:rPr>
            <w:rStyle w:val="Hyperlink"/>
          </w:rPr>
          <w:t>10.1</w:t>
        </w:r>
        <w:r>
          <w:rPr>
            <w:rFonts w:eastAsiaTheme="minorEastAsia"/>
            <w:sz w:val="22"/>
            <w:lang w:eastAsia="de-CH" w:bidi="ar-SA"/>
          </w:rPr>
          <w:tab/>
        </w:r>
        <w:r w:rsidRPr="00916BFC">
          <w:rPr>
            <w:rStyle w:val="Hyperlink"/>
          </w:rPr>
          <w:t>Landscape oder Portrait</w:t>
        </w:r>
        <w:r>
          <w:rPr>
            <w:webHidden/>
          </w:rPr>
          <w:tab/>
        </w:r>
        <w:r>
          <w:rPr>
            <w:webHidden/>
          </w:rPr>
          <w:fldChar w:fldCharType="begin"/>
        </w:r>
        <w:r>
          <w:rPr>
            <w:webHidden/>
          </w:rPr>
          <w:instrText xml:space="preserve"> PAGEREF _Toc40879629 \h </w:instrText>
        </w:r>
        <w:r>
          <w:rPr>
            <w:webHidden/>
          </w:rPr>
        </w:r>
        <w:r>
          <w:rPr>
            <w:webHidden/>
          </w:rPr>
          <w:fldChar w:fldCharType="separate"/>
        </w:r>
        <w:r w:rsidR="002B7CD3">
          <w:rPr>
            <w:webHidden/>
          </w:rPr>
          <w:t>33</w:t>
        </w:r>
        <w:r>
          <w:rPr>
            <w:webHidden/>
          </w:rPr>
          <w:fldChar w:fldCharType="end"/>
        </w:r>
      </w:hyperlink>
    </w:p>
    <w:p w14:paraId="4E4857CD" w14:textId="09B1AEF1" w:rsidR="00923D53" w:rsidRDefault="00923D53">
      <w:pPr>
        <w:pStyle w:val="Verzeichnis1"/>
        <w:rPr>
          <w:rFonts w:eastAsiaTheme="minorEastAsia"/>
          <w:noProof/>
          <w:sz w:val="22"/>
          <w:lang w:eastAsia="de-CH"/>
        </w:rPr>
      </w:pPr>
      <w:hyperlink w:anchor="_Toc40879630" w:history="1">
        <w:r w:rsidRPr="00916BFC">
          <w:rPr>
            <w:rStyle w:val="Hyperlink"/>
            <w:noProof/>
            <w:lang w:bidi="he-IL"/>
          </w:rPr>
          <w:t>11</w:t>
        </w:r>
        <w:r>
          <w:rPr>
            <w:rFonts w:eastAsiaTheme="minorEastAsia"/>
            <w:noProof/>
            <w:sz w:val="22"/>
            <w:lang w:eastAsia="de-CH"/>
          </w:rPr>
          <w:tab/>
        </w:r>
        <w:r w:rsidRPr="00916BFC">
          <w:rPr>
            <w:rStyle w:val="Hyperlink"/>
            <w:noProof/>
            <w:lang w:bidi="he-IL"/>
          </w:rPr>
          <w:t>Toasts</w:t>
        </w:r>
        <w:r>
          <w:rPr>
            <w:noProof/>
            <w:webHidden/>
          </w:rPr>
          <w:tab/>
        </w:r>
        <w:r>
          <w:rPr>
            <w:noProof/>
            <w:webHidden/>
          </w:rPr>
          <w:fldChar w:fldCharType="begin"/>
        </w:r>
        <w:r>
          <w:rPr>
            <w:noProof/>
            <w:webHidden/>
          </w:rPr>
          <w:instrText xml:space="preserve"> PAGEREF _Toc40879630 \h </w:instrText>
        </w:r>
        <w:r>
          <w:rPr>
            <w:noProof/>
            <w:webHidden/>
          </w:rPr>
        </w:r>
        <w:r>
          <w:rPr>
            <w:noProof/>
            <w:webHidden/>
          </w:rPr>
          <w:fldChar w:fldCharType="separate"/>
        </w:r>
        <w:r w:rsidR="002B7CD3">
          <w:rPr>
            <w:noProof/>
            <w:webHidden/>
          </w:rPr>
          <w:t>35</w:t>
        </w:r>
        <w:r>
          <w:rPr>
            <w:noProof/>
            <w:webHidden/>
          </w:rPr>
          <w:fldChar w:fldCharType="end"/>
        </w:r>
      </w:hyperlink>
    </w:p>
    <w:p w14:paraId="485D30B0" w14:textId="579C1FA5" w:rsidR="00923D53" w:rsidRDefault="00923D53">
      <w:pPr>
        <w:pStyle w:val="Verzeichnis2"/>
        <w:rPr>
          <w:rFonts w:eastAsiaTheme="minorEastAsia"/>
          <w:sz w:val="22"/>
          <w:lang w:eastAsia="de-CH" w:bidi="ar-SA"/>
        </w:rPr>
      </w:pPr>
      <w:hyperlink w:anchor="_Toc40879631" w:history="1">
        <w:r w:rsidRPr="00916BFC">
          <w:rPr>
            <w:rStyle w:val="Hyperlink"/>
          </w:rPr>
          <w:t>11.1</w:t>
        </w:r>
        <w:r>
          <w:rPr>
            <w:rFonts w:eastAsiaTheme="minorEastAsia"/>
            <w:sz w:val="22"/>
            <w:lang w:eastAsia="de-CH" w:bidi="ar-SA"/>
          </w:rPr>
          <w:tab/>
        </w:r>
        <w:r w:rsidRPr="00916BFC">
          <w:rPr>
            <w:rStyle w:val="Hyperlink"/>
          </w:rPr>
          <w:t>Was sind Toasts?</w:t>
        </w:r>
        <w:r>
          <w:rPr>
            <w:webHidden/>
          </w:rPr>
          <w:tab/>
        </w:r>
        <w:r>
          <w:rPr>
            <w:webHidden/>
          </w:rPr>
          <w:fldChar w:fldCharType="begin"/>
        </w:r>
        <w:r>
          <w:rPr>
            <w:webHidden/>
          </w:rPr>
          <w:instrText xml:space="preserve"> PAGEREF _Toc40879631 \h </w:instrText>
        </w:r>
        <w:r>
          <w:rPr>
            <w:webHidden/>
          </w:rPr>
        </w:r>
        <w:r>
          <w:rPr>
            <w:webHidden/>
          </w:rPr>
          <w:fldChar w:fldCharType="separate"/>
        </w:r>
        <w:r w:rsidR="002B7CD3">
          <w:rPr>
            <w:webHidden/>
          </w:rPr>
          <w:t>35</w:t>
        </w:r>
        <w:r>
          <w:rPr>
            <w:webHidden/>
          </w:rPr>
          <w:fldChar w:fldCharType="end"/>
        </w:r>
      </w:hyperlink>
    </w:p>
    <w:p w14:paraId="3A2198EB" w14:textId="39541135" w:rsidR="00923D53" w:rsidRDefault="00923D53">
      <w:pPr>
        <w:pStyle w:val="Verzeichnis2"/>
        <w:rPr>
          <w:rFonts w:eastAsiaTheme="minorEastAsia"/>
          <w:sz w:val="22"/>
          <w:lang w:eastAsia="de-CH" w:bidi="ar-SA"/>
        </w:rPr>
      </w:pPr>
      <w:hyperlink w:anchor="_Toc40879632" w:history="1">
        <w:r w:rsidRPr="00916BFC">
          <w:rPr>
            <w:rStyle w:val="Hyperlink"/>
          </w:rPr>
          <w:t>11.2</w:t>
        </w:r>
        <w:r>
          <w:rPr>
            <w:rFonts w:eastAsiaTheme="minorEastAsia"/>
            <w:sz w:val="22"/>
            <w:lang w:eastAsia="de-CH" w:bidi="ar-SA"/>
          </w:rPr>
          <w:tab/>
        </w:r>
        <w:r w:rsidRPr="00916BFC">
          <w:rPr>
            <w:rStyle w:val="Hyperlink"/>
          </w:rPr>
          <w:t>Toasts in Android Studio</w:t>
        </w:r>
        <w:r>
          <w:rPr>
            <w:webHidden/>
          </w:rPr>
          <w:tab/>
        </w:r>
        <w:r>
          <w:rPr>
            <w:webHidden/>
          </w:rPr>
          <w:fldChar w:fldCharType="begin"/>
        </w:r>
        <w:r>
          <w:rPr>
            <w:webHidden/>
          </w:rPr>
          <w:instrText xml:space="preserve"> PAGEREF _Toc40879632 \h </w:instrText>
        </w:r>
        <w:r>
          <w:rPr>
            <w:webHidden/>
          </w:rPr>
        </w:r>
        <w:r>
          <w:rPr>
            <w:webHidden/>
          </w:rPr>
          <w:fldChar w:fldCharType="separate"/>
        </w:r>
        <w:r w:rsidR="002B7CD3">
          <w:rPr>
            <w:webHidden/>
          </w:rPr>
          <w:t>35</w:t>
        </w:r>
        <w:r>
          <w:rPr>
            <w:webHidden/>
          </w:rPr>
          <w:fldChar w:fldCharType="end"/>
        </w:r>
      </w:hyperlink>
    </w:p>
    <w:p w14:paraId="35F44610" w14:textId="482F3AD5" w:rsidR="00923D53" w:rsidRDefault="00923D53">
      <w:pPr>
        <w:pStyle w:val="Verzeichnis1"/>
        <w:rPr>
          <w:rFonts w:eastAsiaTheme="minorEastAsia"/>
          <w:noProof/>
          <w:sz w:val="22"/>
          <w:lang w:eastAsia="de-CH"/>
        </w:rPr>
      </w:pPr>
      <w:hyperlink w:anchor="_Toc40879633" w:history="1">
        <w:r w:rsidRPr="00916BFC">
          <w:rPr>
            <w:rStyle w:val="Hyperlink"/>
            <w:noProof/>
            <w:lang w:bidi="he-IL"/>
          </w:rPr>
          <w:t>12</w:t>
        </w:r>
        <w:r>
          <w:rPr>
            <w:rFonts w:eastAsiaTheme="minorEastAsia"/>
            <w:noProof/>
            <w:sz w:val="22"/>
            <w:lang w:eastAsia="de-CH"/>
          </w:rPr>
          <w:tab/>
        </w:r>
        <w:r w:rsidRPr="00916BFC">
          <w:rPr>
            <w:rStyle w:val="Hyperlink"/>
            <w:noProof/>
            <w:lang w:bidi="he-IL"/>
          </w:rPr>
          <w:t>Push Nachrichten</w:t>
        </w:r>
        <w:r>
          <w:rPr>
            <w:noProof/>
            <w:webHidden/>
          </w:rPr>
          <w:tab/>
        </w:r>
        <w:r>
          <w:rPr>
            <w:noProof/>
            <w:webHidden/>
          </w:rPr>
          <w:fldChar w:fldCharType="begin"/>
        </w:r>
        <w:r>
          <w:rPr>
            <w:noProof/>
            <w:webHidden/>
          </w:rPr>
          <w:instrText xml:space="preserve"> PAGEREF _Toc40879633 \h </w:instrText>
        </w:r>
        <w:r>
          <w:rPr>
            <w:noProof/>
            <w:webHidden/>
          </w:rPr>
        </w:r>
        <w:r>
          <w:rPr>
            <w:noProof/>
            <w:webHidden/>
          </w:rPr>
          <w:fldChar w:fldCharType="separate"/>
        </w:r>
        <w:r w:rsidR="002B7CD3">
          <w:rPr>
            <w:noProof/>
            <w:webHidden/>
          </w:rPr>
          <w:t>37</w:t>
        </w:r>
        <w:r>
          <w:rPr>
            <w:noProof/>
            <w:webHidden/>
          </w:rPr>
          <w:fldChar w:fldCharType="end"/>
        </w:r>
      </w:hyperlink>
    </w:p>
    <w:p w14:paraId="7730B3B8" w14:textId="72299DBE" w:rsidR="00923D53" w:rsidRDefault="00923D53">
      <w:pPr>
        <w:pStyle w:val="Verzeichnis2"/>
        <w:rPr>
          <w:rFonts w:eastAsiaTheme="minorEastAsia"/>
          <w:sz w:val="22"/>
          <w:lang w:eastAsia="de-CH" w:bidi="ar-SA"/>
        </w:rPr>
      </w:pPr>
      <w:hyperlink w:anchor="_Toc40879634" w:history="1">
        <w:r w:rsidRPr="00916BFC">
          <w:rPr>
            <w:rStyle w:val="Hyperlink"/>
          </w:rPr>
          <w:t>12.1</w:t>
        </w:r>
        <w:r>
          <w:rPr>
            <w:rFonts w:eastAsiaTheme="minorEastAsia"/>
            <w:sz w:val="22"/>
            <w:lang w:eastAsia="de-CH" w:bidi="ar-SA"/>
          </w:rPr>
          <w:tab/>
        </w:r>
        <w:r w:rsidRPr="00916BFC">
          <w:rPr>
            <w:rStyle w:val="Hyperlink"/>
          </w:rPr>
          <w:t>Push durch Knopf</w:t>
        </w:r>
        <w:r>
          <w:rPr>
            <w:webHidden/>
          </w:rPr>
          <w:tab/>
        </w:r>
        <w:r>
          <w:rPr>
            <w:webHidden/>
          </w:rPr>
          <w:fldChar w:fldCharType="begin"/>
        </w:r>
        <w:r>
          <w:rPr>
            <w:webHidden/>
          </w:rPr>
          <w:instrText xml:space="preserve"> PAGEREF _Toc40879634 \h </w:instrText>
        </w:r>
        <w:r>
          <w:rPr>
            <w:webHidden/>
          </w:rPr>
        </w:r>
        <w:r>
          <w:rPr>
            <w:webHidden/>
          </w:rPr>
          <w:fldChar w:fldCharType="separate"/>
        </w:r>
        <w:r w:rsidR="002B7CD3">
          <w:rPr>
            <w:webHidden/>
          </w:rPr>
          <w:t>37</w:t>
        </w:r>
        <w:r>
          <w:rPr>
            <w:webHidden/>
          </w:rPr>
          <w:fldChar w:fldCharType="end"/>
        </w:r>
      </w:hyperlink>
    </w:p>
    <w:p w14:paraId="226B86DE" w14:textId="1F97DE0F" w:rsidR="00923D53" w:rsidRDefault="00923D53">
      <w:pPr>
        <w:pStyle w:val="Verzeichnis2"/>
        <w:rPr>
          <w:rFonts w:eastAsiaTheme="minorEastAsia"/>
          <w:sz w:val="22"/>
          <w:lang w:eastAsia="de-CH" w:bidi="ar-SA"/>
        </w:rPr>
      </w:pPr>
      <w:hyperlink w:anchor="_Toc40879635" w:history="1">
        <w:r w:rsidRPr="00916BFC">
          <w:rPr>
            <w:rStyle w:val="Hyperlink"/>
            <w:rFonts w:eastAsia="Calibri"/>
          </w:rPr>
          <w:t>12.2</w:t>
        </w:r>
        <w:r>
          <w:rPr>
            <w:rFonts w:eastAsiaTheme="minorEastAsia"/>
            <w:sz w:val="22"/>
            <w:lang w:eastAsia="de-CH" w:bidi="ar-SA"/>
          </w:rPr>
          <w:tab/>
        </w:r>
        <w:r w:rsidRPr="00916BFC">
          <w:rPr>
            <w:rStyle w:val="Hyperlink"/>
          </w:rPr>
          <w:t>Reminder erstellen</w:t>
        </w:r>
        <w:r>
          <w:rPr>
            <w:webHidden/>
          </w:rPr>
          <w:tab/>
        </w:r>
        <w:r>
          <w:rPr>
            <w:webHidden/>
          </w:rPr>
          <w:fldChar w:fldCharType="begin"/>
        </w:r>
        <w:r>
          <w:rPr>
            <w:webHidden/>
          </w:rPr>
          <w:instrText xml:space="preserve"> PAGEREF _Toc40879635 \h </w:instrText>
        </w:r>
        <w:r>
          <w:rPr>
            <w:webHidden/>
          </w:rPr>
        </w:r>
        <w:r>
          <w:rPr>
            <w:webHidden/>
          </w:rPr>
          <w:fldChar w:fldCharType="separate"/>
        </w:r>
        <w:r w:rsidR="002B7CD3">
          <w:rPr>
            <w:webHidden/>
          </w:rPr>
          <w:t>40</w:t>
        </w:r>
        <w:r>
          <w:rPr>
            <w:webHidden/>
          </w:rPr>
          <w:fldChar w:fldCharType="end"/>
        </w:r>
      </w:hyperlink>
    </w:p>
    <w:p w14:paraId="1221B137" w14:textId="388218B1" w:rsidR="00923D53" w:rsidRDefault="00923D53">
      <w:pPr>
        <w:pStyle w:val="Verzeichnis1"/>
        <w:rPr>
          <w:rFonts w:eastAsiaTheme="minorEastAsia"/>
          <w:noProof/>
          <w:sz w:val="22"/>
          <w:lang w:eastAsia="de-CH"/>
        </w:rPr>
      </w:pPr>
      <w:hyperlink w:anchor="_Toc40879636" w:history="1">
        <w:r w:rsidRPr="00916BFC">
          <w:rPr>
            <w:rStyle w:val="Hyperlink"/>
            <w:noProof/>
            <w:lang w:bidi="he-IL"/>
          </w:rPr>
          <w:t>13</w:t>
        </w:r>
        <w:r>
          <w:rPr>
            <w:rFonts w:eastAsiaTheme="minorEastAsia"/>
            <w:noProof/>
            <w:sz w:val="22"/>
            <w:lang w:eastAsia="de-CH"/>
          </w:rPr>
          <w:tab/>
        </w:r>
        <w:r w:rsidRPr="00916BFC">
          <w:rPr>
            <w:rStyle w:val="Hyperlink"/>
            <w:noProof/>
            <w:lang w:bidi="he-IL"/>
          </w:rPr>
          <w:t>Login und Registration</w:t>
        </w:r>
        <w:r>
          <w:rPr>
            <w:noProof/>
            <w:webHidden/>
          </w:rPr>
          <w:tab/>
        </w:r>
        <w:r>
          <w:rPr>
            <w:noProof/>
            <w:webHidden/>
          </w:rPr>
          <w:fldChar w:fldCharType="begin"/>
        </w:r>
        <w:r>
          <w:rPr>
            <w:noProof/>
            <w:webHidden/>
          </w:rPr>
          <w:instrText xml:space="preserve"> PAGEREF _Toc40879636 \h </w:instrText>
        </w:r>
        <w:r>
          <w:rPr>
            <w:noProof/>
            <w:webHidden/>
          </w:rPr>
        </w:r>
        <w:r>
          <w:rPr>
            <w:noProof/>
            <w:webHidden/>
          </w:rPr>
          <w:fldChar w:fldCharType="separate"/>
        </w:r>
        <w:r w:rsidR="002B7CD3">
          <w:rPr>
            <w:noProof/>
            <w:webHidden/>
          </w:rPr>
          <w:t>42</w:t>
        </w:r>
        <w:r>
          <w:rPr>
            <w:noProof/>
            <w:webHidden/>
          </w:rPr>
          <w:fldChar w:fldCharType="end"/>
        </w:r>
      </w:hyperlink>
    </w:p>
    <w:p w14:paraId="31985828" w14:textId="1F7D7148" w:rsidR="00923D53" w:rsidRDefault="00923D53">
      <w:pPr>
        <w:pStyle w:val="Verzeichnis2"/>
        <w:rPr>
          <w:rFonts w:eastAsiaTheme="minorEastAsia"/>
          <w:sz w:val="22"/>
          <w:lang w:eastAsia="de-CH" w:bidi="ar-SA"/>
        </w:rPr>
      </w:pPr>
      <w:hyperlink w:anchor="_Toc40879637" w:history="1">
        <w:r w:rsidRPr="00916BFC">
          <w:rPr>
            <w:rStyle w:val="Hyperlink"/>
          </w:rPr>
          <w:t>13.1</w:t>
        </w:r>
        <w:r>
          <w:rPr>
            <w:rFonts w:eastAsiaTheme="minorEastAsia"/>
            <w:sz w:val="22"/>
            <w:lang w:eastAsia="de-CH" w:bidi="ar-SA"/>
          </w:rPr>
          <w:tab/>
        </w:r>
        <w:r w:rsidRPr="00916BFC">
          <w:rPr>
            <w:rStyle w:val="Hyperlink"/>
          </w:rPr>
          <w:t>XML-Code</w:t>
        </w:r>
        <w:r>
          <w:rPr>
            <w:webHidden/>
          </w:rPr>
          <w:tab/>
        </w:r>
        <w:r>
          <w:rPr>
            <w:webHidden/>
          </w:rPr>
          <w:fldChar w:fldCharType="begin"/>
        </w:r>
        <w:r>
          <w:rPr>
            <w:webHidden/>
          </w:rPr>
          <w:instrText xml:space="preserve"> PAGEREF _Toc40879637 \h </w:instrText>
        </w:r>
        <w:r>
          <w:rPr>
            <w:webHidden/>
          </w:rPr>
        </w:r>
        <w:r>
          <w:rPr>
            <w:webHidden/>
          </w:rPr>
          <w:fldChar w:fldCharType="separate"/>
        </w:r>
        <w:r w:rsidR="002B7CD3">
          <w:rPr>
            <w:webHidden/>
          </w:rPr>
          <w:t>42</w:t>
        </w:r>
        <w:r>
          <w:rPr>
            <w:webHidden/>
          </w:rPr>
          <w:fldChar w:fldCharType="end"/>
        </w:r>
      </w:hyperlink>
    </w:p>
    <w:p w14:paraId="3C7AD3D1" w14:textId="18030E0A" w:rsidR="00923D53" w:rsidRDefault="00923D53">
      <w:pPr>
        <w:pStyle w:val="Verzeichnis2"/>
        <w:rPr>
          <w:rFonts w:eastAsiaTheme="minorEastAsia"/>
          <w:sz w:val="22"/>
          <w:lang w:eastAsia="de-CH" w:bidi="ar-SA"/>
        </w:rPr>
      </w:pPr>
      <w:hyperlink w:anchor="_Toc40879638" w:history="1">
        <w:r w:rsidRPr="00916BFC">
          <w:rPr>
            <w:rStyle w:val="Hyperlink"/>
          </w:rPr>
          <w:t>13.2</w:t>
        </w:r>
        <w:r>
          <w:rPr>
            <w:rFonts w:eastAsiaTheme="minorEastAsia"/>
            <w:sz w:val="22"/>
            <w:lang w:eastAsia="de-CH" w:bidi="ar-SA"/>
          </w:rPr>
          <w:tab/>
        </w:r>
        <w:r w:rsidRPr="00916BFC">
          <w:rPr>
            <w:rStyle w:val="Hyperlink"/>
          </w:rPr>
          <w:t>Java-Code</w:t>
        </w:r>
        <w:r>
          <w:rPr>
            <w:webHidden/>
          </w:rPr>
          <w:tab/>
        </w:r>
        <w:r>
          <w:rPr>
            <w:webHidden/>
          </w:rPr>
          <w:fldChar w:fldCharType="begin"/>
        </w:r>
        <w:r>
          <w:rPr>
            <w:webHidden/>
          </w:rPr>
          <w:instrText xml:space="preserve"> PAGEREF _Toc40879638 \h </w:instrText>
        </w:r>
        <w:r>
          <w:rPr>
            <w:webHidden/>
          </w:rPr>
        </w:r>
        <w:r>
          <w:rPr>
            <w:webHidden/>
          </w:rPr>
          <w:fldChar w:fldCharType="separate"/>
        </w:r>
        <w:r w:rsidR="002B7CD3">
          <w:rPr>
            <w:webHidden/>
          </w:rPr>
          <w:t>43</w:t>
        </w:r>
        <w:r>
          <w:rPr>
            <w:webHidden/>
          </w:rPr>
          <w:fldChar w:fldCharType="end"/>
        </w:r>
      </w:hyperlink>
    </w:p>
    <w:p w14:paraId="4F1CD83C" w14:textId="18BB4685" w:rsidR="00923D53" w:rsidRDefault="00923D53">
      <w:pPr>
        <w:pStyle w:val="Verzeichnis2"/>
        <w:rPr>
          <w:rFonts w:eastAsiaTheme="minorEastAsia"/>
          <w:sz w:val="22"/>
          <w:lang w:eastAsia="de-CH" w:bidi="ar-SA"/>
        </w:rPr>
      </w:pPr>
      <w:hyperlink w:anchor="_Toc40879639" w:history="1">
        <w:r w:rsidRPr="00916BFC">
          <w:rPr>
            <w:rStyle w:val="Hyperlink"/>
          </w:rPr>
          <w:t>13.3</w:t>
        </w:r>
        <w:r>
          <w:rPr>
            <w:rFonts w:eastAsiaTheme="minorEastAsia"/>
            <w:sz w:val="22"/>
            <w:lang w:eastAsia="de-CH" w:bidi="ar-SA"/>
          </w:rPr>
          <w:tab/>
        </w:r>
        <w:r w:rsidRPr="00916BFC">
          <w:rPr>
            <w:rStyle w:val="Hyperlink"/>
          </w:rPr>
          <w:t>PHP-Code</w:t>
        </w:r>
        <w:r>
          <w:rPr>
            <w:webHidden/>
          </w:rPr>
          <w:tab/>
        </w:r>
        <w:r>
          <w:rPr>
            <w:webHidden/>
          </w:rPr>
          <w:fldChar w:fldCharType="begin"/>
        </w:r>
        <w:r>
          <w:rPr>
            <w:webHidden/>
          </w:rPr>
          <w:instrText xml:space="preserve"> PAGEREF _Toc40879639 \h </w:instrText>
        </w:r>
        <w:r>
          <w:rPr>
            <w:webHidden/>
          </w:rPr>
        </w:r>
        <w:r>
          <w:rPr>
            <w:webHidden/>
          </w:rPr>
          <w:fldChar w:fldCharType="separate"/>
        </w:r>
        <w:r w:rsidR="002B7CD3">
          <w:rPr>
            <w:webHidden/>
          </w:rPr>
          <w:t>44</w:t>
        </w:r>
        <w:r>
          <w:rPr>
            <w:webHidden/>
          </w:rPr>
          <w:fldChar w:fldCharType="end"/>
        </w:r>
      </w:hyperlink>
    </w:p>
    <w:p w14:paraId="20A05170" w14:textId="35F42CCC" w:rsidR="00923D53" w:rsidRDefault="00923D53">
      <w:pPr>
        <w:pStyle w:val="Verzeichnis2"/>
        <w:rPr>
          <w:rFonts w:eastAsiaTheme="minorEastAsia"/>
          <w:sz w:val="22"/>
          <w:lang w:eastAsia="de-CH" w:bidi="ar-SA"/>
        </w:rPr>
      </w:pPr>
      <w:hyperlink w:anchor="_Toc40879640" w:history="1">
        <w:r w:rsidRPr="00916BFC">
          <w:rPr>
            <w:rStyle w:val="Hyperlink"/>
          </w:rPr>
          <w:t>13.4</w:t>
        </w:r>
        <w:r>
          <w:rPr>
            <w:rFonts w:eastAsiaTheme="minorEastAsia"/>
            <w:sz w:val="22"/>
            <w:lang w:eastAsia="de-CH" w:bidi="ar-SA"/>
          </w:rPr>
          <w:tab/>
        </w:r>
        <w:r w:rsidRPr="00916BFC">
          <w:rPr>
            <w:rStyle w:val="Hyperlink"/>
          </w:rPr>
          <w:t>SQL-Tabelle</w:t>
        </w:r>
        <w:r>
          <w:rPr>
            <w:webHidden/>
          </w:rPr>
          <w:tab/>
        </w:r>
        <w:r>
          <w:rPr>
            <w:webHidden/>
          </w:rPr>
          <w:fldChar w:fldCharType="begin"/>
        </w:r>
        <w:r>
          <w:rPr>
            <w:webHidden/>
          </w:rPr>
          <w:instrText xml:space="preserve"> PAGEREF _Toc40879640 \h </w:instrText>
        </w:r>
        <w:r>
          <w:rPr>
            <w:webHidden/>
          </w:rPr>
        </w:r>
        <w:r>
          <w:rPr>
            <w:webHidden/>
          </w:rPr>
          <w:fldChar w:fldCharType="separate"/>
        </w:r>
        <w:r w:rsidR="002B7CD3">
          <w:rPr>
            <w:webHidden/>
          </w:rPr>
          <w:t>44</w:t>
        </w:r>
        <w:r>
          <w:rPr>
            <w:webHidden/>
          </w:rPr>
          <w:fldChar w:fldCharType="end"/>
        </w:r>
      </w:hyperlink>
    </w:p>
    <w:p w14:paraId="4160EEC8" w14:textId="60EEE83E" w:rsidR="00923D53" w:rsidRDefault="00923D53">
      <w:pPr>
        <w:pStyle w:val="Verzeichnis2"/>
        <w:rPr>
          <w:rFonts w:eastAsiaTheme="minorEastAsia"/>
          <w:sz w:val="22"/>
          <w:lang w:eastAsia="de-CH" w:bidi="ar-SA"/>
        </w:rPr>
      </w:pPr>
      <w:hyperlink w:anchor="_Toc40879641" w:history="1">
        <w:r w:rsidRPr="00916BFC">
          <w:rPr>
            <w:rStyle w:val="Hyperlink"/>
          </w:rPr>
          <w:t>13.5</w:t>
        </w:r>
        <w:r>
          <w:rPr>
            <w:rFonts w:eastAsiaTheme="minorEastAsia"/>
            <w:sz w:val="22"/>
            <w:lang w:eastAsia="de-CH" w:bidi="ar-SA"/>
          </w:rPr>
          <w:tab/>
        </w:r>
        <w:r w:rsidRPr="00916BFC">
          <w:rPr>
            <w:rStyle w:val="Hyperlink"/>
          </w:rPr>
          <w:t>Passwort ändern</w:t>
        </w:r>
        <w:r>
          <w:rPr>
            <w:webHidden/>
          </w:rPr>
          <w:tab/>
        </w:r>
        <w:r>
          <w:rPr>
            <w:webHidden/>
          </w:rPr>
          <w:fldChar w:fldCharType="begin"/>
        </w:r>
        <w:r>
          <w:rPr>
            <w:webHidden/>
          </w:rPr>
          <w:instrText xml:space="preserve"> PAGEREF _Toc40879641 \h </w:instrText>
        </w:r>
        <w:r>
          <w:rPr>
            <w:webHidden/>
          </w:rPr>
        </w:r>
        <w:r>
          <w:rPr>
            <w:webHidden/>
          </w:rPr>
          <w:fldChar w:fldCharType="separate"/>
        </w:r>
        <w:r w:rsidR="002B7CD3">
          <w:rPr>
            <w:webHidden/>
          </w:rPr>
          <w:t>45</w:t>
        </w:r>
        <w:r>
          <w:rPr>
            <w:webHidden/>
          </w:rPr>
          <w:fldChar w:fldCharType="end"/>
        </w:r>
      </w:hyperlink>
    </w:p>
    <w:p w14:paraId="3EB5583B" w14:textId="50B5F951" w:rsidR="00923D53" w:rsidRDefault="00923D53">
      <w:pPr>
        <w:pStyle w:val="Verzeichnis1"/>
        <w:rPr>
          <w:rFonts w:eastAsiaTheme="minorEastAsia"/>
          <w:noProof/>
          <w:sz w:val="22"/>
          <w:lang w:eastAsia="de-CH"/>
        </w:rPr>
      </w:pPr>
      <w:hyperlink w:anchor="_Toc40879642" w:history="1">
        <w:r w:rsidRPr="00916BFC">
          <w:rPr>
            <w:rStyle w:val="Hyperlink"/>
            <w:noProof/>
            <w:lang w:bidi="he-IL"/>
          </w:rPr>
          <w:t>14</w:t>
        </w:r>
        <w:r>
          <w:rPr>
            <w:rFonts w:eastAsiaTheme="minorEastAsia"/>
            <w:noProof/>
            <w:sz w:val="22"/>
            <w:lang w:eastAsia="de-CH"/>
          </w:rPr>
          <w:tab/>
        </w:r>
        <w:r w:rsidRPr="00916BFC">
          <w:rPr>
            <w:rStyle w:val="Hyperlink"/>
            <w:noProof/>
            <w:lang w:bidi="he-IL"/>
          </w:rPr>
          <w:t>Checklisten</w:t>
        </w:r>
        <w:r>
          <w:rPr>
            <w:noProof/>
            <w:webHidden/>
          </w:rPr>
          <w:tab/>
        </w:r>
        <w:r>
          <w:rPr>
            <w:noProof/>
            <w:webHidden/>
          </w:rPr>
          <w:fldChar w:fldCharType="begin"/>
        </w:r>
        <w:r>
          <w:rPr>
            <w:noProof/>
            <w:webHidden/>
          </w:rPr>
          <w:instrText xml:space="preserve"> PAGEREF _Toc40879642 \h </w:instrText>
        </w:r>
        <w:r>
          <w:rPr>
            <w:noProof/>
            <w:webHidden/>
          </w:rPr>
        </w:r>
        <w:r>
          <w:rPr>
            <w:noProof/>
            <w:webHidden/>
          </w:rPr>
          <w:fldChar w:fldCharType="separate"/>
        </w:r>
        <w:r w:rsidR="002B7CD3">
          <w:rPr>
            <w:noProof/>
            <w:webHidden/>
          </w:rPr>
          <w:t>49</w:t>
        </w:r>
        <w:r>
          <w:rPr>
            <w:noProof/>
            <w:webHidden/>
          </w:rPr>
          <w:fldChar w:fldCharType="end"/>
        </w:r>
      </w:hyperlink>
    </w:p>
    <w:p w14:paraId="4E06A6A6" w14:textId="2A9907E8" w:rsidR="00923D53" w:rsidRDefault="00923D53">
      <w:pPr>
        <w:pStyle w:val="Verzeichnis2"/>
        <w:rPr>
          <w:rFonts w:eastAsiaTheme="minorEastAsia"/>
          <w:sz w:val="22"/>
          <w:lang w:eastAsia="de-CH" w:bidi="ar-SA"/>
        </w:rPr>
      </w:pPr>
      <w:hyperlink w:anchor="_Toc40879643" w:history="1">
        <w:r w:rsidRPr="00916BFC">
          <w:rPr>
            <w:rStyle w:val="Hyperlink"/>
          </w:rPr>
          <w:t>14.1</w:t>
        </w:r>
        <w:r>
          <w:rPr>
            <w:rFonts w:eastAsiaTheme="minorEastAsia"/>
            <w:sz w:val="22"/>
            <w:lang w:eastAsia="de-CH" w:bidi="ar-SA"/>
          </w:rPr>
          <w:tab/>
        </w:r>
        <w:r w:rsidRPr="00916BFC">
          <w:rPr>
            <w:rStyle w:val="Hyperlink"/>
          </w:rPr>
          <w:t>XML-Code</w:t>
        </w:r>
        <w:r>
          <w:rPr>
            <w:webHidden/>
          </w:rPr>
          <w:tab/>
        </w:r>
        <w:r>
          <w:rPr>
            <w:webHidden/>
          </w:rPr>
          <w:fldChar w:fldCharType="begin"/>
        </w:r>
        <w:r>
          <w:rPr>
            <w:webHidden/>
          </w:rPr>
          <w:instrText xml:space="preserve"> PAGEREF _Toc40879643 \h </w:instrText>
        </w:r>
        <w:r>
          <w:rPr>
            <w:webHidden/>
          </w:rPr>
        </w:r>
        <w:r>
          <w:rPr>
            <w:webHidden/>
          </w:rPr>
          <w:fldChar w:fldCharType="separate"/>
        </w:r>
        <w:r w:rsidR="002B7CD3">
          <w:rPr>
            <w:webHidden/>
          </w:rPr>
          <w:t>49</w:t>
        </w:r>
        <w:r>
          <w:rPr>
            <w:webHidden/>
          </w:rPr>
          <w:fldChar w:fldCharType="end"/>
        </w:r>
      </w:hyperlink>
    </w:p>
    <w:p w14:paraId="703418A0" w14:textId="3062F01C" w:rsidR="00923D53" w:rsidRDefault="00923D53">
      <w:pPr>
        <w:pStyle w:val="Verzeichnis2"/>
        <w:rPr>
          <w:rFonts w:eastAsiaTheme="minorEastAsia"/>
          <w:sz w:val="22"/>
          <w:lang w:eastAsia="de-CH" w:bidi="ar-SA"/>
        </w:rPr>
      </w:pPr>
      <w:hyperlink w:anchor="_Toc40879644" w:history="1">
        <w:r w:rsidRPr="00916BFC">
          <w:rPr>
            <w:rStyle w:val="Hyperlink"/>
          </w:rPr>
          <w:t>14.2</w:t>
        </w:r>
        <w:r>
          <w:rPr>
            <w:rFonts w:eastAsiaTheme="minorEastAsia"/>
            <w:sz w:val="22"/>
            <w:lang w:eastAsia="de-CH" w:bidi="ar-SA"/>
          </w:rPr>
          <w:tab/>
        </w:r>
        <w:r w:rsidRPr="00916BFC">
          <w:rPr>
            <w:rStyle w:val="Hyperlink"/>
          </w:rPr>
          <w:t>Java-Code (Werte speichern)</w:t>
        </w:r>
        <w:r>
          <w:rPr>
            <w:webHidden/>
          </w:rPr>
          <w:tab/>
        </w:r>
        <w:r>
          <w:rPr>
            <w:webHidden/>
          </w:rPr>
          <w:fldChar w:fldCharType="begin"/>
        </w:r>
        <w:r>
          <w:rPr>
            <w:webHidden/>
          </w:rPr>
          <w:instrText xml:space="preserve"> PAGEREF _Toc40879644 \h </w:instrText>
        </w:r>
        <w:r>
          <w:rPr>
            <w:webHidden/>
          </w:rPr>
        </w:r>
        <w:r>
          <w:rPr>
            <w:webHidden/>
          </w:rPr>
          <w:fldChar w:fldCharType="separate"/>
        </w:r>
        <w:r w:rsidR="002B7CD3">
          <w:rPr>
            <w:webHidden/>
          </w:rPr>
          <w:t>49</w:t>
        </w:r>
        <w:r>
          <w:rPr>
            <w:webHidden/>
          </w:rPr>
          <w:fldChar w:fldCharType="end"/>
        </w:r>
      </w:hyperlink>
    </w:p>
    <w:p w14:paraId="19A1A8AA" w14:textId="0F6F6194" w:rsidR="00923D53" w:rsidRDefault="00923D53">
      <w:pPr>
        <w:pStyle w:val="Verzeichnis2"/>
        <w:rPr>
          <w:rFonts w:eastAsiaTheme="minorEastAsia"/>
          <w:sz w:val="22"/>
          <w:lang w:eastAsia="de-CH" w:bidi="ar-SA"/>
        </w:rPr>
      </w:pPr>
      <w:hyperlink w:anchor="_Toc40879645" w:history="1">
        <w:r w:rsidRPr="00916BFC">
          <w:rPr>
            <w:rStyle w:val="Hyperlink"/>
          </w:rPr>
          <w:t>14.3</w:t>
        </w:r>
        <w:r>
          <w:rPr>
            <w:rFonts w:eastAsiaTheme="minorEastAsia"/>
            <w:sz w:val="22"/>
            <w:lang w:eastAsia="de-CH" w:bidi="ar-SA"/>
          </w:rPr>
          <w:tab/>
        </w:r>
        <w:r w:rsidRPr="00916BFC">
          <w:rPr>
            <w:rStyle w:val="Hyperlink"/>
          </w:rPr>
          <w:t>Zweite Checkliste</w:t>
        </w:r>
        <w:r>
          <w:rPr>
            <w:webHidden/>
          </w:rPr>
          <w:tab/>
        </w:r>
        <w:r>
          <w:rPr>
            <w:webHidden/>
          </w:rPr>
          <w:fldChar w:fldCharType="begin"/>
        </w:r>
        <w:r>
          <w:rPr>
            <w:webHidden/>
          </w:rPr>
          <w:instrText xml:space="preserve"> PAGEREF _Toc40879645 \h </w:instrText>
        </w:r>
        <w:r>
          <w:rPr>
            <w:webHidden/>
          </w:rPr>
        </w:r>
        <w:r>
          <w:rPr>
            <w:webHidden/>
          </w:rPr>
          <w:fldChar w:fldCharType="separate"/>
        </w:r>
        <w:r w:rsidR="002B7CD3">
          <w:rPr>
            <w:webHidden/>
          </w:rPr>
          <w:t>51</w:t>
        </w:r>
        <w:r>
          <w:rPr>
            <w:webHidden/>
          </w:rPr>
          <w:fldChar w:fldCharType="end"/>
        </w:r>
      </w:hyperlink>
    </w:p>
    <w:p w14:paraId="69D04305" w14:textId="5BF3054C" w:rsidR="00923D53" w:rsidRDefault="00923D53">
      <w:pPr>
        <w:pStyle w:val="Verzeichnis1"/>
        <w:rPr>
          <w:rFonts w:eastAsiaTheme="minorEastAsia"/>
          <w:noProof/>
          <w:sz w:val="22"/>
          <w:lang w:eastAsia="de-CH"/>
        </w:rPr>
      </w:pPr>
      <w:hyperlink w:anchor="_Toc40879646" w:history="1">
        <w:r w:rsidRPr="00916BFC">
          <w:rPr>
            <w:rStyle w:val="Hyperlink"/>
            <w:noProof/>
            <w:lang w:bidi="he-IL"/>
          </w:rPr>
          <w:t>15</w:t>
        </w:r>
        <w:r>
          <w:rPr>
            <w:rFonts w:eastAsiaTheme="minorEastAsia"/>
            <w:noProof/>
            <w:sz w:val="22"/>
            <w:lang w:eastAsia="de-CH"/>
          </w:rPr>
          <w:tab/>
        </w:r>
        <w:r w:rsidRPr="00916BFC">
          <w:rPr>
            <w:rStyle w:val="Hyperlink"/>
            <w:noProof/>
            <w:lang w:bidi="he-IL"/>
          </w:rPr>
          <w:t>Notenformular</w:t>
        </w:r>
        <w:r>
          <w:rPr>
            <w:noProof/>
            <w:webHidden/>
          </w:rPr>
          <w:tab/>
        </w:r>
        <w:r>
          <w:rPr>
            <w:noProof/>
            <w:webHidden/>
          </w:rPr>
          <w:fldChar w:fldCharType="begin"/>
        </w:r>
        <w:r>
          <w:rPr>
            <w:noProof/>
            <w:webHidden/>
          </w:rPr>
          <w:instrText xml:space="preserve"> PAGEREF _Toc40879646 \h </w:instrText>
        </w:r>
        <w:r>
          <w:rPr>
            <w:noProof/>
            <w:webHidden/>
          </w:rPr>
        </w:r>
        <w:r>
          <w:rPr>
            <w:noProof/>
            <w:webHidden/>
          </w:rPr>
          <w:fldChar w:fldCharType="separate"/>
        </w:r>
        <w:r w:rsidR="002B7CD3">
          <w:rPr>
            <w:noProof/>
            <w:webHidden/>
          </w:rPr>
          <w:t>54</w:t>
        </w:r>
        <w:r>
          <w:rPr>
            <w:noProof/>
            <w:webHidden/>
          </w:rPr>
          <w:fldChar w:fldCharType="end"/>
        </w:r>
      </w:hyperlink>
    </w:p>
    <w:p w14:paraId="75A7F8AB" w14:textId="66BBBDF1" w:rsidR="00923D53" w:rsidRDefault="00923D53">
      <w:pPr>
        <w:pStyle w:val="Verzeichnis2"/>
        <w:rPr>
          <w:rFonts w:eastAsiaTheme="minorEastAsia"/>
          <w:sz w:val="22"/>
          <w:lang w:eastAsia="de-CH" w:bidi="ar-SA"/>
        </w:rPr>
      </w:pPr>
      <w:hyperlink w:anchor="_Toc40879647" w:history="1">
        <w:r w:rsidRPr="00916BFC">
          <w:rPr>
            <w:rStyle w:val="Hyperlink"/>
          </w:rPr>
          <w:t>15.1</w:t>
        </w:r>
        <w:r>
          <w:rPr>
            <w:rFonts w:eastAsiaTheme="minorEastAsia"/>
            <w:sz w:val="22"/>
            <w:lang w:eastAsia="de-CH" w:bidi="ar-SA"/>
          </w:rPr>
          <w:tab/>
        </w:r>
        <w:r w:rsidRPr="00916BFC">
          <w:rPr>
            <w:rStyle w:val="Hyperlink"/>
          </w:rPr>
          <w:t>Konzept</w:t>
        </w:r>
        <w:r>
          <w:rPr>
            <w:webHidden/>
          </w:rPr>
          <w:tab/>
        </w:r>
        <w:r>
          <w:rPr>
            <w:webHidden/>
          </w:rPr>
          <w:fldChar w:fldCharType="begin"/>
        </w:r>
        <w:r>
          <w:rPr>
            <w:webHidden/>
          </w:rPr>
          <w:instrText xml:space="preserve"> PAGEREF _Toc40879647 \h </w:instrText>
        </w:r>
        <w:r>
          <w:rPr>
            <w:webHidden/>
          </w:rPr>
        </w:r>
        <w:r>
          <w:rPr>
            <w:webHidden/>
          </w:rPr>
          <w:fldChar w:fldCharType="separate"/>
        </w:r>
        <w:r w:rsidR="002B7CD3">
          <w:rPr>
            <w:webHidden/>
          </w:rPr>
          <w:t>54</w:t>
        </w:r>
        <w:r>
          <w:rPr>
            <w:webHidden/>
          </w:rPr>
          <w:fldChar w:fldCharType="end"/>
        </w:r>
      </w:hyperlink>
    </w:p>
    <w:p w14:paraId="47FBC0DD" w14:textId="0C4E36A7" w:rsidR="00923D53" w:rsidRDefault="00923D53">
      <w:pPr>
        <w:pStyle w:val="Verzeichnis2"/>
        <w:rPr>
          <w:rFonts w:eastAsiaTheme="minorEastAsia"/>
          <w:sz w:val="22"/>
          <w:lang w:eastAsia="de-CH" w:bidi="ar-SA"/>
        </w:rPr>
      </w:pPr>
      <w:hyperlink w:anchor="_Toc40879648" w:history="1">
        <w:r w:rsidRPr="00916BFC">
          <w:rPr>
            <w:rStyle w:val="Hyperlink"/>
          </w:rPr>
          <w:t>15.2</w:t>
        </w:r>
        <w:r>
          <w:rPr>
            <w:rFonts w:eastAsiaTheme="minorEastAsia"/>
            <w:sz w:val="22"/>
            <w:lang w:eastAsia="de-CH" w:bidi="ar-SA"/>
          </w:rPr>
          <w:tab/>
        </w:r>
        <w:r w:rsidRPr="00916BFC">
          <w:rPr>
            <w:rStyle w:val="Hyperlink"/>
          </w:rPr>
          <w:t>Design</w:t>
        </w:r>
        <w:r>
          <w:rPr>
            <w:webHidden/>
          </w:rPr>
          <w:tab/>
        </w:r>
        <w:r>
          <w:rPr>
            <w:webHidden/>
          </w:rPr>
          <w:fldChar w:fldCharType="begin"/>
        </w:r>
        <w:r>
          <w:rPr>
            <w:webHidden/>
          </w:rPr>
          <w:instrText xml:space="preserve"> PAGEREF _Toc40879648 \h </w:instrText>
        </w:r>
        <w:r>
          <w:rPr>
            <w:webHidden/>
          </w:rPr>
        </w:r>
        <w:r>
          <w:rPr>
            <w:webHidden/>
          </w:rPr>
          <w:fldChar w:fldCharType="separate"/>
        </w:r>
        <w:r w:rsidR="002B7CD3">
          <w:rPr>
            <w:webHidden/>
          </w:rPr>
          <w:t>54</w:t>
        </w:r>
        <w:r>
          <w:rPr>
            <w:webHidden/>
          </w:rPr>
          <w:fldChar w:fldCharType="end"/>
        </w:r>
      </w:hyperlink>
    </w:p>
    <w:p w14:paraId="2022CB29" w14:textId="42BA9456" w:rsidR="00923D53" w:rsidRDefault="00923D53">
      <w:pPr>
        <w:pStyle w:val="Verzeichnis2"/>
        <w:rPr>
          <w:rFonts w:eastAsiaTheme="minorEastAsia"/>
          <w:sz w:val="22"/>
          <w:lang w:eastAsia="de-CH" w:bidi="ar-SA"/>
        </w:rPr>
      </w:pPr>
      <w:hyperlink w:anchor="_Toc40879649" w:history="1">
        <w:r w:rsidRPr="00916BFC">
          <w:rPr>
            <w:rStyle w:val="Hyperlink"/>
          </w:rPr>
          <w:t>15.3</w:t>
        </w:r>
        <w:r>
          <w:rPr>
            <w:rFonts w:eastAsiaTheme="minorEastAsia"/>
            <w:sz w:val="22"/>
            <w:lang w:eastAsia="de-CH" w:bidi="ar-SA"/>
          </w:rPr>
          <w:tab/>
        </w:r>
        <w:r w:rsidRPr="00916BFC">
          <w:rPr>
            <w:rStyle w:val="Hyperlink"/>
          </w:rPr>
          <w:t>Validation</w:t>
        </w:r>
        <w:r>
          <w:rPr>
            <w:webHidden/>
          </w:rPr>
          <w:tab/>
        </w:r>
        <w:r>
          <w:rPr>
            <w:webHidden/>
          </w:rPr>
          <w:fldChar w:fldCharType="begin"/>
        </w:r>
        <w:r>
          <w:rPr>
            <w:webHidden/>
          </w:rPr>
          <w:instrText xml:space="preserve"> PAGEREF _Toc40879649 \h </w:instrText>
        </w:r>
        <w:r>
          <w:rPr>
            <w:webHidden/>
          </w:rPr>
        </w:r>
        <w:r>
          <w:rPr>
            <w:webHidden/>
          </w:rPr>
          <w:fldChar w:fldCharType="separate"/>
        </w:r>
        <w:r w:rsidR="002B7CD3">
          <w:rPr>
            <w:webHidden/>
          </w:rPr>
          <w:t>55</w:t>
        </w:r>
        <w:r>
          <w:rPr>
            <w:webHidden/>
          </w:rPr>
          <w:fldChar w:fldCharType="end"/>
        </w:r>
      </w:hyperlink>
    </w:p>
    <w:p w14:paraId="71D89472" w14:textId="5733BD8A" w:rsidR="00923D53" w:rsidRDefault="00923D53">
      <w:pPr>
        <w:pStyle w:val="Verzeichnis2"/>
        <w:rPr>
          <w:rFonts w:eastAsiaTheme="minorEastAsia"/>
          <w:sz w:val="22"/>
          <w:lang w:eastAsia="de-CH" w:bidi="ar-SA"/>
        </w:rPr>
      </w:pPr>
      <w:hyperlink w:anchor="_Toc40879650" w:history="1">
        <w:r w:rsidRPr="00916BFC">
          <w:rPr>
            <w:rStyle w:val="Hyperlink"/>
          </w:rPr>
          <w:t>15.4</w:t>
        </w:r>
        <w:r>
          <w:rPr>
            <w:rFonts w:eastAsiaTheme="minorEastAsia"/>
            <w:sz w:val="22"/>
            <w:lang w:eastAsia="de-CH" w:bidi="ar-SA"/>
          </w:rPr>
          <w:tab/>
        </w:r>
        <w:r w:rsidRPr="00916BFC">
          <w:rPr>
            <w:rStyle w:val="Hyperlink"/>
          </w:rPr>
          <w:t>User Berechtigungen</w:t>
        </w:r>
        <w:r>
          <w:rPr>
            <w:webHidden/>
          </w:rPr>
          <w:tab/>
        </w:r>
        <w:r>
          <w:rPr>
            <w:webHidden/>
          </w:rPr>
          <w:fldChar w:fldCharType="begin"/>
        </w:r>
        <w:r>
          <w:rPr>
            <w:webHidden/>
          </w:rPr>
          <w:instrText xml:space="preserve"> PAGEREF _Toc40879650 \h </w:instrText>
        </w:r>
        <w:r>
          <w:rPr>
            <w:webHidden/>
          </w:rPr>
        </w:r>
        <w:r>
          <w:rPr>
            <w:webHidden/>
          </w:rPr>
          <w:fldChar w:fldCharType="separate"/>
        </w:r>
        <w:r w:rsidR="002B7CD3">
          <w:rPr>
            <w:webHidden/>
          </w:rPr>
          <w:t>56</w:t>
        </w:r>
        <w:r>
          <w:rPr>
            <w:webHidden/>
          </w:rPr>
          <w:fldChar w:fldCharType="end"/>
        </w:r>
      </w:hyperlink>
    </w:p>
    <w:p w14:paraId="1CC3CE3B" w14:textId="1E0B4CB3" w:rsidR="00923D53" w:rsidRDefault="00923D53">
      <w:pPr>
        <w:pStyle w:val="Verzeichnis2"/>
        <w:rPr>
          <w:rFonts w:eastAsiaTheme="minorEastAsia"/>
          <w:sz w:val="22"/>
          <w:lang w:eastAsia="de-CH" w:bidi="ar-SA"/>
        </w:rPr>
      </w:pPr>
      <w:hyperlink w:anchor="_Toc40879651" w:history="1">
        <w:r w:rsidRPr="00916BFC">
          <w:rPr>
            <w:rStyle w:val="Hyperlink"/>
          </w:rPr>
          <w:t>15.5</w:t>
        </w:r>
        <w:r>
          <w:rPr>
            <w:rFonts w:eastAsiaTheme="minorEastAsia"/>
            <w:sz w:val="22"/>
            <w:lang w:eastAsia="de-CH" w:bidi="ar-SA"/>
          </w:rPr>
          <w:tab/>
        </w:r>
        <w:r w:rsidRPr="00916BFC">
          <w:rPr>
            <w:rStyle w:val="Hyperlink"/>
          </w:rPr>
          <w:t>SQL-Tabelle</w:t>
        </w:r>
        <w:r>
          <w:rPr>
            <w:webHidden/>
          </w:rPr>
          <w:tab/>
        </w:r>
        <w:r>
          <w:rPr>
            <w:webHidden/>
          </w:rPr>
          <w:fldChar w:fldCharType="begin"/>
        </w:r>
        <w:r>
          <w:rPr>
            <w:webHidden/>
          </w:rPr>
          <w:instrText xml:space="preserve"> PAGEREF _Toc40879651 \h </w:instrText>
        </w:r>
        <w:r>
          <w:rPr>
            <w:webHidden/>
          </w:rPr>
        </w:r>
        <w:r>
          <w:rPr>
            <w:webHidden/>
          </w:rPr>
          <w:fldChar w:fldCharType="separate"/>
        </w:r>
        <w:r w:rsidR="002B7CD3">
          <w:rPr>
            <w:webHidden/>
          </w:rPr>
          <w:t>58</w:t>
        </w:r>
        <w:r>
          <w:rPr>
            <w:webHidden/>
          </w:rPr>
          <w:fldChar w:fldCharType="end"/>
        </w:r>
      </w:hyperlink>
    </w:p>
    <w:p w14:paraId="1ECB67CE" w14:textId="7B17E0FA" w:rsidR="00923D53" w:rsidRDefault="00923D53">
      <w:pPr>
        <w:pStyle w:val="Verzeichnis2"/>
        <w:rPr>
          <w:rFonts w:eastAsiaTheme="minorEastAsia"/>
          <w:sz w:val="22"/>
          <w:lang w:eastAsia="de-CH" w:bidi="ar-SA"/>
        </w:rPr>
      </w:pPr>
      <w:hyperlink w:anchor="_Toc40879652" w:history="1">
        <w:r w:rsidRPr="00916BFC">
          <w:rPr>
            <w:rStyle w:val="Hyperlink"/>
          </w:rPr>
          <w:t>15.6</w:t>
        </w:r>
        <w:r>
          <w:rPr>
            <w:rFonts w:eastAsiaTheme="minorEastAsia"/>
            <w:sz w:val="22"/>
            <w:lang w:eastAsia="de-CH" w:bidi="ar-SA"/>
          </w:rPr>
          <w:tab/>
        </w:r>
        <w:r w:rsidRPr="00916BFC">
          <w:rPr>
            <w:rStyle w:val="Hyperlink"/>
          </w:rPr>
          <w:t>Absende-Request</w:t>
        </w:r>
        <w:r>
          <w:rPr>
            <w:webHidden/>
          </w:rPr>
          <w:tab/>
        </w:r>
        <w:r>
          <w:rPr>
            <w:webHidden/>
          </w:rPr>
          <w:fldChar w:fldCharType="begin"/>
        </w:r>
        <w:r>
          <w:rPr>
            <w:webHidden/>
          </w:rPr>
          <w:instrText xml:space="preserve"> PAGEREF _Toc40879652 \h </w:instrText>
        </w:r>
        <w:r>
          <w:rPr>
            <w:webHidden/>
          </w:rPr>
        </w:r>
        <w:r>
          <w:rPr>
            <w:webHidden/>
          </w:rPr>
          <w:fldChar w:fldCharType="separate"/>
        </w:r>
        <w:r w:rsidR="002B7CD3">
          <w:rPr>
            <w:webHidden/>
          </w:rPr>
          <w:t>58</w:t>
        </w:r>
        <w:r>
          <w:rPr>
            <w:webHidden/>
          </w:rPr>
          <w:fldChar w:fldCharType="end"/>
        </w:r>
      </w:hyperlink>
    </w:p>
    <w:p w14:paraId="7C5A106A" w14:textId="5EE421AB" w:rsidR="00923D53" w:rsidRDefault="00923D53">
      <w:pPr>
        <w:pStyle w:val="Verzeichnis2"/>
        <w:rPr>
          <w:rFonts w:eastAsiaTheme="minorEastAsia"/>
          <w:sz w:val="22"/>
          <w:lang w:eastAsia="de-CH" w:bidi="ar-SA"/>
        </w:rPr>
      </w:pPr>
      <w:hyperlink w:anchor="_Toc40879653" w:history="1">
        <w:r w:rsidRPr="00916BFC">
          <w:rPr>
            <w:rStyle w:val="Hyperlink"/>
          </w:rPr>
          <w:t>15.7</w:t>
        </w:r>
        <w:r>
          <w:rPr>
            <w:rFonts w:eastAsiaTheme="minorEastAsia"/>
            <w:sz w:val="22"/>
            <w:lang w:eastAsia="de-CH" w:bidi="ar-SA"/>
          </w:rPr>
          <w:tab/>
        </w:r>
        <w:r w:rsidRPr="00916BFC">
          <w:rPr>
            <w:rStyle w:val="Hyperlink"/>
          </w:rPr>
          <w:t>App Script (Google Scripts)</w:t>
        </w:r>
        <w:r>
          <w:rPr>
            <w:webHidden/>
          </w:rPr>
          <w:tab/>
        </w:r>
        <w:r>
          <w:rPr>
            <w:webHidden/>
          </w:rPr>
          <w:fldChar w:fldCharType="begin"/>
        </w:r>
        <w:r>
          <w:rPr>
            <w:webHidden/>
          </w:rPr>
          <w:instrText xml:space="preserve"> PAGEREF _Toc40879653 \h </w:instrText>
        </w:r>
        <w:r>
          <w:rPr>
            <w:webHidden/>
          </w:rPr>
        </w:r>
        <w:r>
          <w:rPr>
            <w:webHidden/>
          </w:rPr>
          <w:fldChar w:fldCharType="separate"/>
        </w:r>
        <w:r w:rsidR="002B7CD3">
          <w:rPr>
            <w:webHidden/>
          </w:rPr>
          <w:t>60</w:t>
        </w:r>
        <w:r>
          <w:rPr>
            <w:webHidden/>
          </w:rPr>
          <w:fldChar w:fldCharType="end"/>
        </w:r>
      </w:hyperlink>
    </w:p>
    <w:p w14:paraId="2634B6C2" w14:textId="3D00D17E" w:rsidR="00923D53" w:rsidRDefault="00923D53">
      <w:pPr>
        <w:pStyle w:val="Verzeichnis1"/>
        <w:rPr>
          <w:rFonts w:eastAsiaTheme="minorEastAsia"/>
          <w:noProof/>
          <w:sz w:val="22"/>
          <w:lang w:eastAsia="de-CH"/>
        </w:rPr>
      </w:pPr>
      <w:hyperlink w:anchor="_Toc40879654" w:history="1">
        <w:r w:rsidRPr="00916BFC">
          <w:rPr>
            <w:rStyle w:val="Hyperlink"/>
            <w:noProof/>
            <w:lang w:bidi="he-IL"/>
          </w:rPr>
          <w:t>16</w:t>
        </w:r>
        <w:r>
          <w:rPr>
            <w:rFonts w:eastAsiaTheme="minorEastAsia"/>
            <w:noProof/>
            <w:sz w:val="22"/>
            <w:lang w:eastAsia="de-CH"/>
          </w:rPr>
          <w:tab/>
        </w:r>
        <w:r w:rsidRPr="00916BFC">
          <w:rPr>
            <w:rStyle w:val="Hyperlink"/>
            <w:noProof/>
            <w:lang w:bidi="he-IL"/>
          </w:rPr>
          <w:t>Firebase</w:t>
        </w:r>
        <w:r>
          <w:rPr>
            <w:noProof/>
            <w:webHidden/>
          </w:rPr>
          <w:tab/>
        </w:r>
        <w:r>
          <w:rPr>
            <w:noProof/>
            <w:webHidden/>
          </w:rPr>
          <w:fldChar w:fldCharType="begin"/>
        </w:r>
        <w:r>
          <w:rPr>
            <w:noProof/>
            <w:webHidden/>
          </w:rPr>
          <w:instrText xml:space="preserve"> PAGEREF _Toc40879654 \h </w:instrText>
        </w:r>
        <w:r>
          <w:rPr>
            <w:noProof/>
            <w:webHidden/>
          </w:rPr>
        </w:r>
        <w:r>
          <w:rPr>
            <w:noProof/>
            <w:webHidden/>
          </w:rPr>
          <w:fldChar w:fldCharType="separate"/>
        </w:r>
        <w:r w:rsidR="002B7CD3">
          <w:rPr>
            <w:noProof/>
            <w:webHidden/>
          </w:rPr>
          <w:t>62</w:t>
        </w:r>
        <w:r>
          <w:rPr>
            <w:noProof/>
            <w:webHidden/>
          </w:rPr>
          <w:fldChar w:fldCharType="end"/>
        </w:r>
      </w:hyperlink>
    </w:p>
    <w:p w14:paraId="4F53FAE1" w14:textId="1AFF5978" w:rsidR="00923D53" w:rsidRDefault="00923D53">
      <w:pPr>
        <w:pStyle w:val="Verzeichnis2"/>
        <w:rPr>
          <w:rFonts w:eastAsiaTheme="minorEastAsia"/>
          <w:sz w:val="22"/>
          <w:lang w:eastAsia="de-CH" w:bidi="ar-SA"/>
        </w:rPr>
      </w:pPr>
      <w:hyperlink w:anchor="_Toc40879655" w:history="1">
        <w:r w:rsidRPr="00916BFC">
          <w:rPr>
            <w:rStyle w:val="Hyperlink"/>
          </w:rPr>
          <w:t>16.1</w:t>
        </w:r>
        <w:r>
          <w:rPr>
            <w:rFonts w:eastAsiaTheme="minorEastAsia"/>
            <w:sz w:val="22"/>
            <w:lang w:eastAsia="de-CH" w:bidi="ar-SA"/>
          </w:rPr>
          <w:tab/>
        </w:r>
        <w:r w:rsidRPr="00916BFC">
          <w:rPr>
            <w:rStyle w:val="Hyperlink"/>
          </w:rPr>
          <w:t>Was ist Firebase?</w:t>
        </w:r>
        <w:r>
          <w:rPr>
            <w:webHidden/>
          </w:rPr>
          <w:tab/>
        </w:r>
        <w:r>
          <w:rPr>
            <w:webHidden/>
          </w:rPr>
          <w:fldChar w:fldCharType="begin"/>
        </w:r>
        <w:r>
          <w:rPr>
            <w:webHidden/>
          </w:rPr>
          <w:instrText xml:space="preserve"> PAGEREF _Toc40879655 \h </w:instrText>
        </w:r>
        <w:r>
          <w:rPr>
            <w:webHidden/>
          </w:rPr>
        </w:r>
        <w:r>
          <w:rPr>
            <w:webHidden/>
          </w:rPr>
          <w:fldChar w:fldCharType="separate"/>
        </w:r>
        <w:r w:rsidR="002B7CD3">
          <w:rPr>
            <w:webHidden/>
          </w:rPr>
          <w:t>62</w:t>
        </w:r>
        <w:r>
          <w:rPr>
            <w:webHidden/>
          </w:rPr>
          <w:fldChar w:fldCharType="end"/>
        </w:r>
      </w:hyperlink>
    </w:p>
    <w:p w14:paraId="63CC71BD" w14:textId="2138BA06" w:rsidR="00923D53" w:rsidRDefault="00923D53">
      <w:pPr>
        <w:pStyle w:val="Verzeichnis2"/>
        <w:rPr>
          <w:rFonts w:eastAsiaTheme="minorEastAsia"/>
          <w:sz w:val="22"/>
          <w:lang w:eastAsia="de-CH" w:bidi="ar-SA"/>
        </w:rPr>
      </w:pPr>
      <w:hyperlink w:anchor="_Toc40879656" w:history="1">
        <w:r w:rsidRPr="00916BFC">
          <w:rPr>
            <w:rStyle w:val="Hyperlink"/>
          </w:rPr>
          <w:t>16.2</w:t>
        </w:r>
        <w:r>
          <w:rPr>
            <w:rFonts w:eastAsiaTheme="minorEastAsia"/>
            <w:sz w:val="22"/>
            <w:lang w:eastAsia="de-CH" w:bidi="ar-SA"/>
          </w:rPr>
          <w:tab/>
        </w:r>
        <w:r w:rsidRPr="00916BFC">
          <w:rPr>
            <w:rStyle w:val="Hyperlink"/>
          </w:rPr>
          <w:t>Firebase mit Android Studio verbinden</w:t>
        </w:r>
        <w:r>
          <w:rPr>
            <w:webHidden/>
          </w:rPr>
          <w:tab/>
        </w:r>
        <w:r>
          <w:rPr>
            <w:webHidden/>
          </w:rPr>
          <w:fldChar w:fldCharType="begin"/>
        </w:r>
        <w:r>
          <w:rPr>
            <w:webHidden/>
          </w:rPr>
          <w:instrText xml:space="preserve"> PAGEREF _Toc40879656 \h </w:instrText>
        </w:r>
        <w:r>
          <w:rPr>
            <w:webHidden/>
          </w:rPr>
        </w:r>
        <w:r>
          <w:rPr>
            <w:webHidden/>
          </w:rPr>
          <w:fldChar w:fldCharType="separate"/>
        </w:r>
        <w:r w:rsidR="002B7CD3">
          <w:rPr>
            <w:webHidden/>
          </w:rPr>
          <w:t>62</w:t>
        </w:r>
        <w:r>
          <w:rPr>
            <w:webHidden/>
          </w:rPr>
          <w:fldChar w:fldCharType="end"/>
        </w:r>
      </w:hyperlink>
    </w:p>
    <w:p w14:paraId="35343DFF" w14:textId="337CFD1D" w:rsidR="00923D53" w:rsidRDefault="00923D53">
      <w:pPr>
        <w:pStyle w:val="Verzeichnis2"/>
        <w:rPr>
          <w:rFonts w:eastAsiaTheme="minorEastAsia"/>
          <w:sz w:val="22"/>
          <w:lang w:eastAsia="de-CH" w:bidi="ar-SA"/>
        </w:rPr>
      </w:pPr>
      <w:hyperlink w:anchor="_Toc40879657" w:history="1">
        <w:r w:rsidRPr="00916BFC">
          <w:rPr>
            <w:rStyle w:val="Hyperlink"/>
          </w:rPr>
          <w:t>16.3</w:t>
        </w:r>
        <w:r>
          <w:rPr>
            <w:rFonts w:eastAsiaTheme="minorEastAsia"/>
            <w:sz w:val="22"/>
            <w:lang w:eastAsia="de-CH" w:bidi="ar-SA"/>
          </w:rPr>
          <w:tab/>
        </w:r>
        <w:r w:rsidRPr="00916BFC">
          <w:rPr>
            <w:rStyle w:val="Hyperlink"/>
          </w:rPr>
          <w:t>Cloud Messaging</w:t>
        </w:r>
        <w:r>
          <w:rPr>
            <w:webHidden/>
          </w:rPr>
          <w:tab/>
        </w:r>
        <w:r>
          <w:rPr>
            <w:webHidden/>
          </w:rPr>
          <w:fldChar w:fldCharType="begin"/>
        </w:r>
        <w:r>
          <w:rPr>
            <w:webHidden/>
          </w:rPr>
          <w:instrText xml:space="preserve"> PAGEREF _Toc40879657 \h </w:instrText>
        </w:r>
        <w:r>
          <w:rPr>
            <w:webHidden/>
          </w:rPr>
        </w:r>
        <w:r>
          <w:rPr>
            <w:webHidden/>
          </w:rPr>
          <w:fldChar w:fldCharType="separate"/>
        </w:r>
        <w:r w:rsidR="002B7CD3">
          <w:rPr>
            <w:webHidden/>
          </w:rPr>
          <w:t>65</w:t>
        </w:r>
        <w:r>
          <w:rPr>
            <w:webHidden/>
          </w:rPr>
          <w:fldChar w:fldCharType="end"/>
        </w:r>
      </w:hyperlink>
    </w:p>
    <w:p w14:paraId="303B2D6A" w14:textId="743948FA" w:rsidR="00923D53" w:rsidRDefault="00923D53">
      <w:pPr>
        <w:pStyle w:val="Verzeichnis2"/>
        <w:rPr>
          <w:rFonts w:eastAsiaTheme="minorEastAsia"/>
          <w:sz w:val="22"/>
          <w:lang w:eastAsia="de-CH" w:bidi="ar-SA"/>
        </w:rPr>
      </w:pPr>
      <w:hyperlink w:anchor="_Toc40879658" w:history="1">
        <w:r w:rsidRPr="00916BFC">
          <w:rPr>
            <w:rStyle w:val="Hyperlink"/>
            <w:rFonts w:eastAsia="Calibri"/>
          </w:rPr>
          <w:t>16.4</w:t>
        </w:r>
        <w:r>
          <w:rPr>
            <w:rFonts w:eastAsiaTheme="minorEastAsia"/>
            <w:sz w:val="22"/>
            <w:lang w:eastAsia="de-CH" w:bidi="ar-SA"/>
          </w:rPr>
          <w:tab/>
        </w:r>
        <w:r w:rsidRPr="00916BFC">
          <w:rPr>
            <w:rStyle w:val="Hyperlink"/>
          </w:rPr>
          <w:t>Spezifizierte Benachrichtigungen</w:t>
        </w:r>
        <w:r>
          <w:rPr>
            <w:webHidden/>
          </w:rPr>
          <w:tab/>
        </w:r>
        <w:r>
          <w:rPr>
            <w:webHidden/>
          </w:rPr>
          <w:fldChar w:fldCharType="begin"/>
        </w:r>
        <w:r>
          <w:rPr>
            <w:webHidden/>
          </w:rPr>
          <w:instrText xml:space="preserve"> PAGEREF _Toc40879658 \h </w:instrText>
        </w:r>
        <w:r>
          <w:rPr>
            <w:webHidden/>
          </w:rPr>
        </w:r>
        <w:r>
          <w:rPr>
            <w:webHidden/>
          </w:rPr>
          <w:fldChar w:fldCharType="separate"/>
        </w:r>
        <w:r w:rsidR="002B7CD3">
          <w:rPr>
            <w:webHidden/>
          </w:rPr>
          <w:t>66</w:t>
        </w:r>
        <w:r>
          <w:rPr>
            <w:webHidden/>
          </w:rPr>
          <w:fldChar w:fldCharType="end"/>
        </w:r>
      </w:hyperlink>
    </w:p>
    <w:p w14:paraId="694A03D0" w14:textId="3A4E9C09" w:rsidR="00923D53" w:rsidRDefault="00923D53">
      <w:pPr>
        <w:pStyle w:val="Verzeichnis3"/>
        <w:tabs>
          <w:tab w:val="left" w:pos="1100"/>
          <w:tab w:val="right" w:leader="dot" w:pos="8494"/>
        </w:tabs>
        <w:rPr>
          <w:rFonts w:eastAsiaTheme="minorEastAsia"/>
          <w:noProof/>
          <w:sz w:val="22"/>
          <w:lang w:eastAsia="de-CH"/>
        </w:rPr>
      </w:pPr>
      <w:hyperlink w:anchor="_Toc40879659" w:history="1">
        <w:r w:rsidRPr="00916BFC">
          <w:rPr>
            <w:rStyle w:val="Hyperlink"/>
            <w:noProof/>
          </w:rPr>
          <w:t>16.4.1</w:t>
        </w:r>
        <w:r>
          <w:rPr>
            <w:rFonts w:eastAsiaTheme="minorEastAsia"/>
            <w:noProof/>
            <w:sz w:val="22"/>
            <w:lang w:eastAsia="de-CH"/>
          </w:rPr>
          <w:tab/>
        </w:r>
        <w:r w:rsidRPr="00916BFC">
          <w:rPr>
            <w:rStyle w:val="Hyperlink"/>
            <w:noProof/>
          </w:rPr>
          <w:t>User Properties</w:t>
        </w:r>
        <w:r>
          <w:rPr>
            <w:noProof/>
            <w:webHidden/>
          </w:rPr>
          <w:tab/>
        </w:r>
        <w:r>
          <w:rPr>
            <w:noProof/>
            <w:webHidden/>
          </w:rPr>
          <w:fldChar w:fldCharType="begin"/>
        </w:r>
        <w:r>
          <w:rPr>
            <w:noProof/>
            <w:webHidden/>
          </w:rPr>
          <w:instrText xml:space="preserve"> PAGEREF _Toc40879659 \h </w:instrText>
        </w:r>
        <w:r>
          <w:rPr>
            <w:noProof/>
            <w:webHidden/>
          </w:rPr>
        </w:r>
        <w:r>
          <w:rPr>
            <w:noProof/>
            <w:webHidden/>
          </w:rPr>
          <w:fldChar w:fldCharType="separate"/>
        </w:r>
        <w:r w:rsidR="002B7CD3">
          <w:rPr>
            <w:noProof/>
            <w:webHidden/>
          </w:rPr>
          <w:t>66</w:t>
        </w:r>
        <w:r>
          <w:rPr>
            <w:noProof/>
            <w:webHidden/>
          </w:rPr>
          <w:fldChar w:fldCharType="end"/>
        </w:r>
      </w:hyperlink>
    </w:p>
    <w:p w14:paraId="57812744" w14:textId="3DCA3CB3" w:rsidR="00923D53" w:rsidRDefault="00923D53">
      <w:pPr>
        <w:pStyle w:val="Verzeichnis3"/>
        <w:tabs>
          <w:tab w:val="left" w:pos="1100"/>
          <w:tab w:val="right" w:leader="dot" w:pos="8494"/>
        </w:tabs>
        <w:rPr>
          <w:rFonts w:eastAsiaTheme="minorEastAsia"/>
          <w:noProof/>
          <w:sz w:val="22"/>
          <w:lang w:eastAsia="de-CH"/>
        </w:rPr>
      </w:pPr>
      <w:hyperlink w:anchor="_Toc40879660" w:history="1">
        <w:r w:rsidRPr="00916BFC">
          <w:rPr>
            <w:rStyle w:val="Hyperlink"/>
            <w:noProof/>
          </w:rPr>
          <w:t>16.4.2</w:t>
        </w:r>
        <w:r>
          <w:rPr>
            <w:rFonts w:eastAsiaTheme="minorEastAsia"/>
            <w:noProof/>
            <w:sz w:val="22"/>
            <w:lang w:eastAsia="de-CH"/>
          </w:rPr>
          <w:tab/>
        </w:r>
        <w:r w:rsidRPr="00916BFC">
          <w:rPr>
            <w:rStyle w:val="Hyperlink"/>
            <w:noProof/>
          </w:rPr>
          <w:t>Spezifizierte Nachricht</w:t>
        </w:r>
        <w:r>
          <w:rPr>
            <w:noProof/>
            <w:webHidden/>
          </w:rPr>
          <w:tab/>
        </w:r>
        <w:r>
          <w:rPr>
            <w:noProof/>
            <w:webHidden/>
          </w:rPr>
          <w:fldChar w:fldCharType="begin"/>
        </w:r>
        <w:r>
          <w:rPr>
            <w:noProof/>
            <w:webHidden/>
          </w:rPr>
          <w:instrText xml:space="preserve"> PAGEREF _Toc40879660 \h </w:instrText>
        </w:r>
        <w:r>
          <w:rPr>
            <w:noProof/>
            <w:webHidden/>
          </w:rPr>
        </w:r>
        <w:r>
          <w:rPr>
            <w:noProof/>
            <w:webHidden/>
          </w:rPr>
          <w:fldChar w:fldCharType="separate"/>
        </w:r>
        <w:r w:rsidR="002B7CD3">
          <w:rPr>
            <w:noProof/>
            <w:webHidden/>
          </w:rPr>
          <w:t>66</w:t>
        </w:r>
        <w:r>
          <w:rPr>
            <w:noProof/>
            <w:webHidden/>
          </w:rPr>
          <w:fldChar w:fldCharType="end"/>
        </w:r>
      </w:hyperlink>
    </w:p>
    <w:p w14:paraId="10CC3A57" w14:textId="730964BF" w:rsidR="00923D53" w:rsidRDefault="00923D53">
      <w:pPr>
        <w:pStyle w:val="Verzeichnis1"/>
        <w:rPr>
          <w:rFonts w:eastAsiaTheme="minorEastAsia"/>
          <w:noProof/>
          <w:sz w:val="22"/>
          <w:lang w:eastAsia="de-CH"/>
        </w:rPr>
      </w:pPr>
      <w:hyperlink w:anchor="_Toc40879661" w:history="1">
        <w:r w:rsidRPr="00916BFC">
          <w:rPr>
            <w:rStyle w:val="Hyperlink"/>
            <w:noProof/>
            <w:lang w:bidi="he-IL"/>
          </w:rPr>
          <w:t>17</w:t>
        </w:r>
        <w:r>
          <w:rPr>
            <w:rFonts w:eastAsiaTheme="minorEastAsia"/>
            <w:noProof/>
            <w:sz w:val="22"/>
            <w:lang w:eastAsia="de-CH"/>
          </w:rPr>
          <w:tab/>
        </w:r>
        <w:r w:rsidRPr="00916BFC">
          <w:rPr>
            <w:rStyle w:val="Hyperlink"/>
            <w:noProof/>
            <w:lang w:bidi="he-IL"/>
          </w:rPr>
          <w:t>Word Press Rest API</w:t>
        </w:r>
        <w:r>
          <w:rPr>
            <w:noProof/>
            <w:webHidden/>
          </w:rPr>
          <w:tab/>
        </w:r>
        <w:r>
          <w:rPr>
            <w:noProof/>
            <w:webHidden/>
          </w:rPr>
          <w:fldChar w:fldCharType="begin"/>
        </w:r>
        <w:r>
          <w:rPr>
            <w:noProof/>
            <w:webHidden/>
          </w:rPr>
          <w:instrText xml:space="preserve"> PAGEREF _Toc40879661 \h </w:instrText>
        </w:r>
        <w:r>
          <w:rPr>
            <w:noProof/>
            <w:webHidden/>
          </w:rPr>
        </w:r>
        <w:r>
          <w:rPr>
            <w:noProof/>
            <w:webHidden/>
          </w:rPr>
          <w:fldChar w:fldCharType="separate"/>
        </w:r>
        <w:r w:rsidR="002B7CD3">
          <w:rPr>
            <w:noProof/>
            <w:webHidden/>
          </w:rPr>
          <w:t>68</w:t>
        </w:r>
        <w:r>
          <w:rPr>
            <w:noProof/>
            <w:webHidden/>
          </w:rPr>
          <w:fldChar w:fldCharType="end"/>
        </w:r>
      </w:hyperlink>
    </w:p>
    <w:p w14:paraId="05E6DEE5" w14:textId="04493705" w:rsidR="00923D53" w:rsidRDefault="00923D53">
      <w:pPr>
        <w:pStyle w:val="Verzeichnis2"/>
        <w:rPr>
          <w:rFonts w:eastAsiaTheme="minorEastAsia"/>
          <w:sz w:val="22"/>
          <w:lang w:eastAsia="de-CH" w:bidi="ar-SA"/>
        </w:rPr>
      </w:pPr>
      <w:hyperlink w:anchor="_Toc40879662" w:history="1">
        <w:r w:rsidRPr="00916BFC">
          <w:rPr>
            <w:rStyle w:val="Hyperlink"/>
          </w:rPr>
          <w:t>17.1</w:t>
        </w:r>
        <w:r>
          <w:rPr>
            <w:rFonts w:eastAsiaTheme="minorEastAsia"/>
            <w:sz w:val="22"/>
            <w:lang w:eastAsia="de-CH" w:bidi="ar-SA"/>
          </w:rPr>
          <w:tab/>
        </w:r>
        <w:r w:rsidRPr="00916BFC">
          <w:rPr>
            <w:rStyle w:val="Hyperlink"/>
          </w:rPr>
          <w:t>Was ist WP Rest API?</w:t>
        </w:r>
        <w:r>
          <w:rPr>
            <w:webHidden/>
          </w:rPr>
          <w:tab/>
        </w:r>
        <w:r>
          <w:rPr>
            <w:webHidden/>
          </w:rPr>
          <w:fldChar w:fldCharType="begin"/>
        </w:r>
        <w:r>
          <w:rPr>
            <w:webHidden/>
          </w:rPr>
          <w:instrText xml:space="preserve"> PAGEREF _Toc40879662 \h </w:instrText>
        </w:r>
        <w:r>
          <w:rPr>
            <w:webHidden/>
          </w:rPr>
        </w:r>
        <w:r>
          <w:rPr>
            <w:webHidden/>
          </w:rPr>
          <w:fldChar w:fldCharType="separate"/>
        </w:r>
        <w:r w:rsidR="002B7CD3">
          <w:rPr>
            <w:webHidden/>
          </w:rPr>
          <w:t>68</w:t>
        </w:r>
        <w:r>
          <w:rPr>
            <w:webHidden/>
          </w:rPr>
          <w:fldChar w:fldCharType="end"/>
        </w:r>
      </w:hyperlink>
    </w:p>
    <w:p w14:paraId="0501AF04" w14:textId="6243A37E" w:rsidR="00923D53" w:rsidRDefault="00923D53">
      <w:pPr>
        <w:pStyle w:val="Verzeichnis2"/>
        <w:rPr>
          <w:rFonts w:eastAsiaTheme="minorEastAsia"/>
          <w:sz w:val="22"/>
          <w:lang w:eastAsia="de-CH" w:bidi="ar-SA"/>
        </w:rPr>
      </w:pPr>
      <w:hyperlink w:anchor="_Toc40879663" w:history="1">
        <w:r w:rsidRPr="00916BFC">
          <w:rPr>
            <w:rStyle w:val="Hyperlink"/>
          </w:rPr>
          <w:t>17.2</w:t>
        </w:r>
        <w:r>
          <w:rPr>
            <w:rFonts w:eastAsiaTheme="minorEastAsia"/>
            <w:sz w:val="22"/>
            <w:lang w:eastAsia="de-CH" w:bidi="ar-SA"/>
          </w:rPr>
          <w:tab/>
        </w:r>
        <w:r w:rsidRPr="00916BFC">
          <w:rPr>
            <w:rStyle w:val="Hyperlink"/>
          </w:rPr>
          <w:t>Versuche</w:t>
        </w:r>
        <w:r>
          <w:rPr>
            <w:webHidden/>
          </w:rPr>
          <w:tab/>
        </w:r>
        <w:r>
          <w:rPr>
            <w:webHidden/>
          </w:rPr>
          <w:fldChar w:fldCharType="begin"/>
        </w:r>
        <w:r>
          <w:rPr>
            <w:webHidden/>
          </w:rPr>
          <w:instrText xml:space="preserve"> PAGEREF _Toc40879663 \h </w:instrText>
        </w:r>
        <w:r>
          <w:rPr>
            <w:webHidden/>
          </w:rPr>
        </w:r>
        <w:r>
          <w:rPr>
            <w:webHidden/>
          </w:rPr>
          <w:fldChar w:fldCharType="separate"/>
        </w:r>
        <w:r w:rsidR="002B7CD3">
          <w:rPr>
            <w:webHidden/>
          </w:rPr>
          <w:t>69</w:t>
        </w:r>
        <w:r>
          <w:rPr>
            <w:webHidden/>
          </w:rPr>
          <w:fldChar w:fldCharType="end"/>
        </w:r>
      </w:hyperlink>
    </w:p>
    <w:p w14:paraId="2CA3EC4B" w14:textId="63826D4B" w:rsidR="00923D53" w:rsidRDefault="00923D53">
      <w:pPr>
        <w:pStyle w:val="Verzeichnis3"/>
        <w:tabs>
          <w:tab w:val="left" w:pos="1100"/>
          <w:tab w:val="right" w:leader="dot" w:pos="8494"/>
        </w:tabs>
        <w:rPr>
          <w:rFonts w:eastAsiaTheme="minorEastAsia"/>
          <w:noProof/>
          <w:sz w:val="22"/>
          <w:lang w:eastAsia="de-CH"/>
        </w:rPr>
      </w:pPr>
      <w:hyperlink w:anchor="_Toc40879664" w:history="1">
        <w:r w:rsidRPr="00916BFC">
          <w:rPr>
            <w:rStyle w:val="Hyperlink"/>
            <w:noProof/>
            <w:lang w:bidi="he-IL"/>
          </w:rPr>
          <w:t>17.2.1</w:t>
        </w:r>
        <w:r>
          <w:rPr>
            <w:rFonts w:eastAsiaTheme="minorEastAsia"/>
            <w:noProof/>
            <w:sz w:val="22"/>
            <w:lang w:eastAsia="de-CH"/>
          </w:rPr>
          <w:tab/>
        </w:r>
        <w:r w:rsidRPr="00916BFC">
          <w:rPr>
            <w:rStyle w:val="Hyperlink"/>
            <w:noProof/>
            <w:lang w:bidi="he-IL"/>
          </w:rPr>
          <w:t>1.Versuch YouTube Tutorial</w:t>
        </w:r>
        <w:r>
          <w:rPr>
            <w:noProof/>
            <w:webHidden/>
          </w:rPr>
          <w:tab/>
        </w:r>
        <w:r>
          <w:rPr>
            <w:noProof/>
            <w:webHidden/>
          </w:rPr>
          <w:fldChar w:fldCharType="begin"/>
        </w:r>
        <w:r>
          <w:rPr>
            <w:noProof/>
            <w:webHidden/>
          </w:rPr>
          <w:instrText xml:space="preserve"> PAGEREF _Toc40879664 \h </w:instrText>
        </w:r>
        <w:r>
          <w:rPr>
            <w:noProof/>
            <w:webHidden/>
          </w:rPr>
        </w:r>
        <w:r>
          <w:rPr>
            <w:noProof/>
            <w:webHidden/>
          </w:rPr>
          <w:fldChar w:fldCharType="separate"/>
        </w:r>
        <w:r w:rsidR="002B7CD3">
          <w:rPr>
            <w:noProof/>
            <w:webHidden/>
          </w:rPr>
          <w:t>69</w:t>
        </w:r>
        <w:r>
          <w:rPr>
            <w:noProof/>
            <w:webHidden/>
          </w:rPr>
          <w:fldChar w:fldCharType="end"/>
        </w:r>
      </w:hyperlink>
    </w:p>
    <w:p w14:paraId="27ACC9CC" w14:textId="48B00469" w:rsidR="00923D53" w:rsidRDefault="00923D53">
      <w:pPr>
        <w:pStyle w:val="Verzeichnis3"/>
        <w:tabs>
          <w:tab w:val="left" w:pos="1100"/>
          <w:tab w:val="right" w:leader="dot" w:pos="8494"/>
        </w:tabs>
        <w:rPr>
          <w:rFonts w:eastAsiaTheme="minorEastAsia"/>
          <w:noProof/>
          <w:sz w:val="22"/>
          <w:lang w:eastAsia="de-CH"/>
        </w:rPr>
      </w:pPr>
      <w:hyperlink w:anchor="_Toc40879665" w:history="1">
        <w:r w:rsidRPr="00916BFC">
          <w:rPr>
            <w:rStyle w:val="Hyperlink"/>
            <w:noProof/>
            <w:lang w:bidi="he-IL"/>
          </w:rPr>
          <w:t>17.2.2</w:t>
        </w:r>
        <w:r>
          <w:rPr>
            <w:rFonts w:eastAsiaTheme="minorEastAsia"/>
            <w:noProof/>
            <w:sz w:val="22"/>
            <w:lang w:eastAsia="de-CH"/>
          </w:rPr>
          <w:tab/>
        </w:r>
        <w:r w:rsidRPr="00916BFC">
          <w:rPr>
            <w:rStyle w:val="Hyperlink"/>
            <w:noProof/>
            <w:lang w:bidi="he-IL"/>
          </w:rPr>
          <w:t>WebView</w:t>
        </w:r>
        <w:r>
          <w:rPr>
            <w:noProof/>
            <w:webHidden/>
          </w:rPr>
          <w:tab/>
        </w:r>
        <w:r>
          <w:rPr>
            <w:noProof/>
            <w:webHidden/>
          </w:rPr>
          <w:fldChar w:fldCharType="begin"/>
        </w:r>
        <w:r>
          <w:rPr>
            <w:noProof/>
            <w:webHidden/>
          </w:rPr>
          <w:instrText xml:space="preserve"> PAGEREF _Toc40879665 \h </w:instrText>
        </w:r>
        <w:r>
          <w:rPr>
            <w:noProof/>
            <w:webHidden/>
          </w:rPr>
        </w:r>
        <w:r>
          <w:rPr>
            <w:noProof/>
            <w:webHidden/>
          </w:rPr>
          <w:fldChar w:fldCharType="separate"/>
        </w:r>
        <w:r w:rsidR="002B7CD3">
          <w:rPr>
            <w:noProof/>
            <w:webHidden/>
          </w:rPr>
          <w:t>70</w:t>
        </w:r>
        <w:r>
          <w:rPr>
            <w:noProof/>
            <w:webHidden/>
          </w:rPr>
          <w:fldChar w:fldCharType="end"/>
        </w:r>
      </w:hyperlink>
    </w:p>
    <w:p w14:paraId="2AC654B4" w14:textId="323ECCB7" w:rsidR="00923D53" w:rsidRDefault="00923D53">
      <w:pPr>
        <w:pStyle w:val="Verzeichnis3"/>
        <w:tabs>
          <w:tab w:val="left" w:pos="1100"/>
          <w:tab w:val="right" w:leader="dot" w:pos="8494"/>
        </w:tabs>
        <w:rPr>
          <w:rFonts w:eastAsiaTheme="minorEastAsia"/>
          <w:noProof/>
          <w:sz w:val="22"/>
          <w:lang w:eastAsia="de-CH"/>
        </w:rPr>
      </w:pPr>
      <w:hyperlink w:anchor="_Toc40879666" w:history="1">
        <w:r w:rsidRPr="00916BFC">
          <w:rPr>
            <w:rStyle w:val="Hyperlink"/>
            <w:noProof/>
            <w:lang w:bidi="he-IL"/>
          </w:rPr>
          <w:t>17.2.3</w:t>
        </w:r>
        <w:r>
          <w:rPr>
            <w:rFonts w:eastAsiaTheme="minorEastAsia"/>
            <w:noProof/>
            <w:sz w:val="22"/>
            <w:lang w:eastAsia="de-CH"/>
          </w:rPr>
          <w:tab/>
        </w:r>
        <w:r w:rsidRPr="00916BFC">
          <w:rPr>
            <w:rStyle w:val="Hyperlink"/>
            <w:noProof/>
            <w:lang w:bidi="he-IL"/>
          </w:rPr>
          <w:t>3.Versuch Internet Tutorial</w:t>
        </w:r>
        <w:r>
          <w:rPr>
            <w:noProof/>
            <w:webHidden/>
          </w:rPr>
          <w:tab/>
        </w:r>
        <w:r>
          <w:rPr>
            <w:noProof/>
            <w:webHidden/>
          </w:rPr>
          <w:fldChar w:fldCharType="begin"/>
        </w:r>
        <w:r>
          <w:rPr>
            <w:noProof/>
            <w:webHidden/>
          </w:rPr>
          <w:instrText xml:space="preserve"> PAGEREF _Toc40879666 \h </w:instrText>
        </w:r>
        <w:r>
          <w:rPr>
            <w:noProof/>
            <w:webHidden/>
          </w:rPr>
        </w:r>
        <w:r>
          <w:rPr>
            <w:noProof/>
            <w:webHidden/>
          </w:rPr>
          <w:fldChar w:fldCharType="separate"/>
        </w:r>
        <w:r w:rsidR="002B7CD3">
          <w:rPr>
            <w:noProof/>
            <w:webHidden/>
          </w:rPr>
          <w:t>71</w:t>
        </w:r>
        <w:r>
          <w:rPr>
            <w:noProof/>
            <w:webHidden/>
          </w:rPr>
          <w:fldChar w:fldCharType="end"/>
        </w:r>
      </w:hyperlink>
    </w:p>
    <w:p w14:paraId="15AC3CB5" w14:textId="734B8086" w:rsidR="00923D53" w:rsidRDefault="00923D53">
      <w:pPr>
        <w:pStyle w:val="Verzeichnis1"/>
        <w:rPr>
          <w:rFonts w:eastAsiaTheme="minorEastAsia"/>
          <w:noProof/>
          <w:sz w:val="22"/>
          <w:lang w:eastAsia="de-CH"/>
        </w:rPr>
      </w:pPr>
      <w:hyperlink w:anchor="_Toc40879667" w:history="1">
        <w:r w:rsidRPr="00916BFC">
          <w:rPr>
            <w:rStyle w:val="Hyperlink"/>
            <w:noProof/>
            <w:lang w:bidi="he-IL"/>
          </w:rPr>
          <w:t>18</w:t>
        </w:r>
        <w:r>
          <w:rPr>
            <w:rFonts w:eastAsiaTheme="minorEastAsia"/>
            <w:noProof/>
            <w:sz w:val="22"/>
            <w:lang w:eastAsia="de-CH"/>
          </w:rPr>
          <w:tab/>
        </w:r>
        <w:r w:rsidRPr="00916BFC">
          <w:rPr>
            <w:rStyle w:val="Hyperlink"/>
            <w:noProof/>
            <w:lang w:bidi="he-IL"/>
          </w:rPr>
          <w:t>Zeitplan</w:t>
        </w:r>
        <w:r>
          <w:rPr>
            <w:noProof/>
            <w:webHidden/>
          </w:rPr>
          <w:tab/>
        </w:r>
        <w:r>
          <w:rPr>
            <w:noProof/>
            <w:webHidden/>
          </w:rPr>
          <w:fldChar w:fldCharType="begin"/>
        </w:r>
        <w:r>
          <w:rPr>
            <w:noProof/>
            <w:webHidden/>
          </w:rPr>
          <w:instrText xml:space="preserve"> PAGEREF _Toc40879667 \h </w:instrText>
        </w:r>
        <w:r>
          <w:rPr>
            <w:noProof/>
            <w:webHidden/>
          </w:rPr>
        </w:r>
        <w:r>
          <w:rPr>
            <w:noProof/>
            <w:webHidden/>
          </w:rPr>
          <w:fldChar w:fldCharType="separate"/>
        </w:r>
        <w:r w:rsidR="002B7CD3">
          <w:rPr>
            <w:noProof/>
            <w:webHidden/>
          </w:rPr>
          <w:t>72</w:t>
        </w:r>
        <w:r>
          <w:rPr>
            <w:noProof/>
            <w:webHidden/>
          </w:rPr>
          <w:fldChar w:fldCharType="end"/>
        </w:r>
      </w:hyperlink>
    </w:p>
    <w:p w14:paraId="0BA1B1E4" w14:textId="2190E3AF" w:rsidR="00923D53" w:rsidRDefault="00923D53">
      <w:pPr>
        <w:pStyle w:val="Verzeichnis1"/>
        <w:rPr>
          <w:rFonts w:eastAsiaTheme="minorEastAsia"/>
          <w:noProof/>
          <w:sz w:val="22"/>
          <w:lang w:eastAsia="de-CH"/>
        </w:rPr>
      </w:pPr>
      <w:hyperlink w:anchor="_Toc40879668" w:history="1">
        <w:r w:rsidRPr="00916BFC">
          <w:rPr>
            <w:rStyle w:val="Hyperlink"/>
            <w:noProof/>
            <w:lang w:bidi="he-IL"/>
          </w:rPr>
          <w:t>19</w:t>
        </w:r>
        <w:r>
          <w:rPr>
            <w:rFonts w:eastAsiaTheme="minorEastAsia"/>
            <w:noProof/>
            <w:sz w:val="22"/>
            <w:lang w:eastAsia="de-CH"/>
          </w:rPr>
          <w:tab/>
        </w:r>
        <w:r w:rsidRPr="00916BFC">
          <w:rPr>
            <w:rStyle w:val="Hyperlink"/>
            <w:rFonts w:ascii="Montserrat" w:hAnsi="Montserrat"/>
            <w:noProof/>
            <w:lang w:bidi="he-IL"/>
          </w:rPr>
          <w:t>Arbeitsjournal</w:t>
        </w:r>
        <w:r>
          <w:rPr>
            <w:noProof/>
            <w:webHidden/>
          </w:rPr>
          <w:tab/>
        </w:r>
        <w:r>
          <w:rPr>
            <w:noProof/>
            <w:webHidden/>
          </w:rPr>
          <w:fldChar w:fldCharType="begin"/>
        </w:r>
        <w:r>
          <w:rPr>
            <w:noProof/>
            <w:webHidden/>
          </w:rPr>
          <w:instrText xml:space="preserve"> PAGEREF _Toc40879668 \h </w:instrText>
        </w:r>
        <w:r>
          <w:rPr>
            <w:noProof/>
            <w:webHidden/>
          </w:rPr>
        </w:r>
        <w:r>
          <w:rPr>
            <w:noProof/>
            <w:webHidden/>
          </w:rPr>
          <w:fldChar w:fldCharType="separate"/>
        </w:r>
        <w:r w:rsidR="002B7CD3">
          <w:rPr>
            <w:noProof/>
            <w:webHidden/>
          </w:rPr>
          <w:t>73</w:t>
        </w:r>
        <w:r>
          <w:rPr>
            <w:noProof/>
            <w:webHidden/>
          </w:rPr>
          <w:fldChar w:fldCharType="end"/>
        </w:r>
      </w:hyperlink>
    </w:p>
    <w:p w14:paraId="55322BE7" w14:textId="6FE22B12" w:rsidR="00923D53" w:rsidRDefault="00923D53">
      <w:pPr>
        <w:pStyle w:val="Verzeichnis3"/>
        <w:tabs>
          <w:tab w:val="left" w:pos="1100"/>
          <w:tab w:val="right" w:leader="dot" w:pos="8494"/>
        </w:tabs>
        <w:rPr>
          <w:rFonts w:eastAsiaTheme="minorEastAsia"/>
          <w:noProof/>
          <w:sz w:val="22"/>
          <w:lang w:eastAsia="de-CH"/>
        </w:rPr>
      </w:pPr>
      <w:hyperlink w:anchor="_Toc40879669" w:history="1">
        <w:r w:rsidRPr="00916BFC">
          <w:rPr>
            <w:rStyle w:val="Hyperlink"/>
            <w:noProof/>
          </w:rPr>
          <w:t>19.1.1</w:t>
        </w:r>
        <w:r>
          <w:rPr>
            <w:rFonts w:eastAsiaTheme="minorEastAsia"/>
            <w:noProof/>
            <w:sz w:val="22"/>
            <w:lang w:eastAsia="de-CH"/>
          </w:rPr>
          <w:tab/>
        </w:r>
        <w:r w:rsidRPr="00916BFC">
          <w:rPr>
            <w:rStyle w:val="Hyperlink"/>
            <w:noProof/>
          </w:rPr>
          <w:t>08.01.2019</w:t>
        </w:r>
        <w:r>
          <w:rPr>
            <w:noProof/>
            <w:webHidden/>
          </w:rPr>
          <w:tab/>
        </w:r>
        <w:r>
          <w:rPr>
            <w:noProof/>
            <w:webHidden/>
          </w:rPr>
          <w:fldChar w:fldCharType="begin"/>
        </w:r>
        <w:r>
          <w:rPr>
            <w:noProof/>
            <w:webHidden/>
          </w:rPr>
          <w:instrText xml:space="preserve"> PAGEREF _Toc40879669 \h </w:instrText>
        </w:r>
        <w:r>
          <w:rPr>
            <w:noProof/>
            <w:webHidden/>
          </w:rPr>
        </w:r>
        <w:r>
          <w:rPr>
            <w:noProof/>
            <w:webHidden/>
          </w:rPr>
          <w:fldChar w:fldCharType="separate"/>
        </w:r>
        <w:r w:rsidR="002B7CD3">
          <w:rPr>
            <w:noProof/>
            <w:webHidden/>
          </w:rPr>
          <w:t>73</w:t>
        </w:r>
        <w:r>
          <w:rPr>
            <w:noProof/>
            <w:webHidden/>
          </w:rPr>
          <w:fldChar w:fldCharType="end"/>
        </w:r>
      </w:hyperlink>
    </w:p>
    <w:p w14:paraId="00CB1FFA" w14:textId="2B2B9CBE" w:rsidR="00923D53" w:rsidRDefault="00923D53">
      <w:pPr>
        <w:pStyle w:val="Verzeichnis3"/>
        <w:tabs>
          <w:tab w:val="left" w:pos="1100"/>
          <w:tab w:val="right" w:leader="dot" w:pos="8494"/>
        </w:tabs>
        <w:rPr>
          <w:rFonts w:eastAsiaTheme="minorEastAsia"/>
          <w:noProof/>
          <w:sz w:val="22"/>
          <w:lang w:eastAsia="de-CH"/>
        </w:rPr>
      </w:pPr>
      <w:hyperlink w:anchor="_Toc40879670" w:history="1">
        <w:r w:rsidRPr="00916BFC">
          <w:rPr>
            <w:rStyle w:val="Hyperlink"/>
            <w:noProof/>
          </w:rPr>
          <w:t>19.1.2</w:t>
        </w:r>
        <w:r>
          <w:rPr>
            <w:rFonts w:eastAsiaTheme="minorEastAsia"/>
            <w:noProof/>
            <w:sz w:val="22"/>
            <w:lang w:eastAsia="de-CH"/>
          </w:rPr>
          <w:tab/>
        </w:r>
        <w:r w:rsidRPr="00916BFC">
          <w:rPr>
            <w:rStyle w:val="Hyperlink"/>
            <w:noProof/>
          </w:rPr>
          <w:t>13.01.2019</w:t>
        </w:r>
        <w:r>
          <w:rPr>
            <w:noProof/>
            <w:webHidden/>
          </w:rPr>
          <w:tab/>
        </w:r>
        <w:r>
          <w:rPr>
            <w:noProof/>
            <w:webHidden/>
          </w:rPr>
          <w:fldChar w:fldCharType="begin"/>
        </w:r>
        <w:r>
          <w:rPr>
            <w:noProof/>
            <w:webHidden/>
          </w:rPr>
          <w:instrText xml:space="preserve"> PAGEREF _Toc40879670 \h </w:instrText>
        </w:r>
        <w:r>
          <w:rPr>
            <w:noProof/>
            <w:webHidden/>
          </w:rPr>
        </w:r>
        <w:r>
          <w:rPr>
            <w:noProof/>
            <w:webHidden/>
          </w:rPr>
          <w:fldChar w:fldCharType="separate"/>
        </w:r>
        <w:r w:rsidR="002B7CD3">
          <w:rPr>
            <w:noProof/>
            <w:webHidden/>
          </w:rPr>
          <w:t>73</w:t>
        </w:r>
        <w:r>
          <w:rPr>
            <w:noProof/>
            <w:webHidden/>
          </w:rPr>
          <w:fldChar w:fldCharType="end"/>
        </w:r>
      </w:hyperlink>
    </w:p>
    <w:p w14:paraId="0B96723F" w14:textId="120C0C68" w:rsidR="00923D53" w:rsidRDefault="00923D53">
      <w:pPr>
        <w:pStyle w:val="Verzeichnis3"/>
        <w:tabs>
          <w:tab w:val="left" w:pos="1100"/>
          <w:tab w:val="right" w:leader="dot" w:pos="8494"/>
        </w:tabs>
        <w:rPr>
          <w:rFonts w:eastAsiaTheme="minorEastAsia"/>
          <w:noProof/>
          <w:sz w:val="22"/>
          <w:lang w:eastAsia="de-CH"/>
        </w:rPr>
      </w:pPr>
      <w:hyperlink w:anchor="_Toc40879671" w:history="1">
        <w:r w:rsidRPr="00916BFC">
          <w:rPr>
            <w:rStyle w:val="Hyperlink"/>
            <w:noProof/>
          </w:rPr>
          <w:t>19.1.3</w:t>
        </w:r>
        <w:r>
          <w:rPr>
            <w:rFonts w:eastAsiaTheme="minorEastAsia"/>
            <w:noProof/>
            <w:sz w:val="22"/>
            <w:lang w:eastAsia="de-CH"/>
          </w:rPr>
          <w:tab/>
        </w:r>
        <w:r w:rsidRPr="00916BFC">
          <w:rPr>
            <w:rStyle w:val="Hyperlink"/>
            <w:noProof/>
          </w:rPr>
          <w:t>27.01.2020</w:t>
        </w:r>
        <w:r>
          <w:rPr>
            <w:noProof/>
            <w:webHidden/>
          </w:rPr>
          <w:tab/>
        </w:r>
        <w:r>
          <w:rPr>
            <w:noProof/>
            <w:webHidden/>
          </w:rPr>
          <w:fldChar w:fldCharType="begin"/>
        </w:r>
        <w:r>
          <w:rPr>
            <w:noProof/>
            <w:webHidden/>
          </w:rPr>
          <w:instrText xml:space="preserve"> PAGEREF _Toc40879671 \h </w:instrText>
        </w:r>
        <w:r>
          <w:rPr>
            <w:noProof/>
            <w:webHidden/>
          </w:rPr>
        </w:r>
        <w:r>
          <w:rPr>
            <w:noProof/>
            <w:webHidden/>
          </w:rPr>
          <w:fldChar w:fldCharType="separate"/>
        </w:r>
        <w:r w:rsidR="002B7CD3">
          <w:rPr>
            <w:noProof/>
            <w:webHidden/>
          </w:rPr>
          <w:t>74</w:t>
        </w:r>
        <w:r>
          <w:rPr>
            <w:noProof/>
            <w:webHidden/>
          </w:rPr>
          <w:fldChar w:fldCharType="end"/>
        </w:r>
      </w:hyperlink>
    </w:p>
    <w:p w14:paraId="25A985C0" w14:textId="2CBDF88E" w:rsidR="00923D53" w:rsidRDefault="00923D53">
      <w:pPr>
        <w:pStyle w:val="Verzeichnis3"/>
        <w:tabs>
          <w:tab w:val="left" w:pos="1100"/>
          <w:tab w:val="right" w:leader="dot" w:pos="8494"/>
        </w:tabs>
        <w:rPr>
          <w:rFonts w:eastAsiaTheme="minorEastAsia"/>
          <w:noProof/>
          <w:sz w:val="22"/>
          <w:lang w:eastAsia="de-CH"/>
        </w:rPr>
      </w:pPr>
      <w:hyperlink w:anchor="_Toc40879672" w:history="1">
        <w:r w:rsidRPr="00916BFC">
          <w:rPr>
            <w:rStyle w:val="Hyperlink"/>
            <w:noProof/>
          </w:rPr>
          <w:t>19.1.4</w:t>
        </w:r>
        <w:r>
          <w:rPr>
            <w:rFonts w:eastAsiaTheme="minorEastAsia"/>
            <w:noProof/>
            <w:sz w:val="22"/>
            <w:lang w:eastAsia="de-CH"/>
          </w:rPr>
          <w:tab/>
        </w:r>
        <w:r w:rsidRPr="00916BFC">
          <w:rPr>
            <w:rStyle w:val="Hyperlink"/>
            <w:noProof/>
          </w:rPr>
          <w:t>28.01.2020</w:t>
        </w:r>
        <w:r>
          <w:rPr>
            <w:noProof/>
            <w:webHidden/>
          </w:rPr>
          <w:tab/>
        </w:r>
        <w:r>
          <w:rPr>
            <w:noProof/>
            <w:webHidden/>
          </w:rPr>
          <w:fldChar w:fldCharType="begin"/>
        </w:r>
        <w:r>
          <w:rPr>
            <w:noProof/>
            <w:webHidden/>
          </w:rPr>
          <w:instrText xml:space="preserve"> PAGEREF _Toc40879672 \h </w:instrText>
        </w:r>
        <w:r>
          <w:rPr>
            <w:noProof/>
            <w:webHidden/>
          </w:rPr>
        </w:r>
        <w:r>
          <w:rPr>
            <w:noProof/>
            <w:webHidden/>
          </w:rPr>
          <w:fldChar w:fldCharType="separate"/>
        </w:r>
        <w:r w:rsidR="002B7CD3">
          <w:rPr>
            <w:noProof/>
            <w:webHidden/>
          </w:rPr>
          <w:t>74</w:t>
        </w:r>
        <w:r>
          <w:rPr>
            <w:noProof/>
            <w:webHidden/>
          </w:rPr>
          <w:fldChar w:fldCharType="end"/>
        </w:r>
      </w:hyperlink>
    </w:p>
    <w:p w14:paraId="737CD1D4" w14:textId="6C870BDC" w:rsidR="00923D53" w:rsidRDefault="00923D53">
      <w:pPr>
        <w:pStyle w:val="Verzeichnis3"/>
        <w:tabs>
          <w:tab w:val="left" w:pos="1100"/>
          <w:tab w:val="right" w:leader="dot" w:pos="8494"/>
        </w:tabs>
        <w:rPr>
          <w:rFonts w:eastAsiaTheme="minorEastAsia"/>
          <w:noProof/>
          <w:sz w:val="22"/>
          <w:lang w:eastAsia="de-CH"/>
        </w:rPr>
      </w:pPr>
      <w:hyperlink w:anchor="_Toc40879673" w:history="1">
        <w:r w:rsidRPr="00916BFC">
          <w:rPr>
            <w:rStyle w:val="Hyperlink"/>
            <w:noProof/>
          </w:rPr>
          <w:t>19.1.5</w:t>
        </w:r>
        <w:r>
          <w:rPr>
            <w:rFonts w:eastAsiaTheme="minorEastAsia"/>
            <w:noProof/>
            <w:sz w:val="22"/>
            <w:lang w:eastAsia="de-CH"/>
          </w:rPr>
          <w:tab/>
        </w:r>
        <w:r w:rsidRPr="00916BFC">
          <w:rPr>
            <w:rStyle w:val="Hyperlink"/>
            <w:noProof/>
          </w:rPr>
          <w:t>29.01.2020</w:t>
        </w:r>
        <w:r>
          <w:rPr>
            <w:noProof/>
            <w:webHidden/>
          </w:rPr>
          <w:tab/>
        </w:r>
        <w:r>
          <w:rPr>
            <w:noProof/>
            <w:webHidden/>
          </w:rPr>
          <w:fldChar w:fldCharType="begin"/>
        </w:r>
        <w:r>
          <w:rPr>
            <w:noProof/>
            <w:webHidden/>
          </w:rPr>
          <w:instrText xml:space="preserve"> PAGEREF _Toc40879673 \h </w:instrText>
        </w:r>
        <w:r>
          <w:rPr>
            <w:noProof/>
            <w:webHidden/>
          </w:rPr>
        </w:r>
        <w:r>
          <w:rPr>
            <w:noProof/>
            <w:webHidden/>
          </w:rPr>
          <w:fldChar w:fldCharType="separate"/>
        </w:r>
        <w:r w:rsidR="002B7CD3">
          <w:rPr>
            <w:noProof/>
            <w:webHidden/>
          </w:rPr>
          <w:t>75</w:t>
        </w:r>
        <w:r>
          <w:rPr>
            <w:noProof/>
            <w:webHidden/>
          </w:rPr>
          <w:fldChar w:fldCharType="end"/>
        </w:r>
      </w:hyperlink>
    </w:p>
    <w:p w14:paraId="168AA79E" w14:textId="68F8382F" w:rsidR="00923D53" w:rsidRDefault="00923D53">
      <w:pPr>
        <w:pStyle w:val="Verzeichnis3"/>
        <w:tabs>
          <w:tab w:val="left" w:pos="1100"/>
          <w:tab w:val="right" w:leader="dot" w:pos="8494"/>
        </w:tabs>
        <w:rPr>
          <w:rFonts w:eastAsiaTheme="minorEastAsia"/>
          <w:noProof/>
          <w:sz w:val="22"/>
          <w:lang w:eastAsia="de-CH"/>
        </w:rPr>
      </w:pPr>
      <w:hyperlink w:anchor="_Toc40879674" w:history="1">
        <w:r w:rsidRPr="00916BFC">
          <w:rPr>
            <w:rStyle w:val="Hyperlink"/>
            <w:noProof/>
          </w:rPr>
          <w:t>19.1.6</w:t>
        </w:r>
        <w:r>
          <w:rPr>
            <w:rFonts w:eastAsiaTheme="minorEastAsia"/>
            <w:noProof/>
            <w:sz w:val="22"/>
            <w:lang w:eastAsia="de-CH"/>
          </w:rPr>
          <w:tab/>
        </w:r>
        <w:r w:rsidRPr="00916BFC">
          <w:rPr>
            <w:rStyle w:val="Hyperlink"/>
            <w:noProof/>
          </w:rPr>
          <w:t>30.01.2020</w:t>
        </w:r>
        <w:r>
          <w:rPr>
            <w:noProof/>
            <w:webHidden/>
          </w:rPr>
          <w:tab/>
        </w:r>
        <w:r>
          <w:rPr>
            <w:noProof/>
            <w:webHidden/>
          </w:rPr>
          <w:fldChar w:fldCharType="begin"/>
        </w:r>
        <w:r>
          <w:rPr>
            <w:noProof/>
            <w:webHidden/>
          </w:rPr>
          <w:instrText xml:space="preserve"> PAGEREF _Toc40879674 \h </w:instrText>
        </w:r>
        <w:r>
          <w:rPr>
            <w:noProof/>
            <w:webHidden/>
          </w:rPr>
        </w:r>
        <w:r>
          <w:rPr>
            <w:noProof/>
            <w:webHidden/>
          </w:rPr>
          <w:fldChar w:fldCharType="separate"/>
        </w:r>
        <w:r w:rsidR="002B7CD3">
          <w:rPr>
            <w:noProof/>
            <w:webHidden/>
          </w:rPr>
          <w:t>75</w:t>
        </w:r>
        <w:r>
          <w:rPr>
            <w:noProof/>
            <w:webHidden/>
          </w:rPr>
          <w:fldChar w:fldCharType="end"/>
        </w:r>
      </w:hyperlink>
    </w:p>
    <w:p w14:paraId="604D225A" w14:textId="5CEA673C" w:rsidR="00923D53" w:rsidRDefault="00923D53">
      <w:pPr>
        <w:pStyle w:val="Verzeichnis3"/>
        <w:tabs>
          <w:tab w:val="left" w:pos="1100"/>
          <w:tab w:val="right" w:leader="dot" w:pos="8494"/>
        </w:tabs>
        <w:rPr>
          <w:rFonts w:eastAsiaTheme="minorEastAsia"/>
          <w:noProof/>
          <w:sz w:val="22"/>
          <w:lang w:eastAsia="de-CH"/>
        </w:rPr>
      </w:pPr>
      <w:hyperlink w:anchor="_Toc40879675" w:history="1">
        <w:r w:rsidRPr="00916BFC">
          <w:rPr>
            <w:rStyle w:val="Hyperlink"/>
            <w:noProof/>
          </w:rPr>
          <w:t>19.1.7</w:t>
        </w:r>
        <w:r>
          <w:rPr>
            <w:rFonts w:eastAsiaTheme="minorEastAsia"/>
            <w:noProof/>
            <w:sz w:val="22"/>
            <w:lang w:eastAsia="de-CH"/>
          </w:rPr>
          <w:tab/>
        </w:r>
        <w:r w:rsidRPr="00916BFC">
          <w:rPr>
            <w:rStyle w:val="Hyperlink"/>
            <w:noProof/>
          </w:rPr>
          <w:t>10.02.2020</w:t>
        </w:r>
        <w:r>
          <w:rPr>
            <w:noProof/>
            <w:webHidden/>
          </w:rPr>
          <w:tab/>
        </w:r>
        <w:r>
          <w:rPr>
            <w:noProof/>
            <w:webHidden/>
          </w:rPr>
          <w:fldChar w:fldCharType="begin"/>
        </w:r>
        <w:r>
          <w:rPr>
            <w:noProof/>
            <w:webHidden/>
          </w:rPr>
          <w:instrText xml:space="preserve"> PAGEREF _Toc40879675 \h </w:instrText>
        </w:r>
        <w:r>
          <w:rPr>
            <w:noProof/>
            <w:webHidden/>
          </w:rPr>
        </w:r>
        <w:r>
          <w:rPr>
            <w:noProof/>
            <w:webHidden/>
          </w:rPr>
          <w:fldChar w:fldCharType="separate"/>
        </w:r>
        <w:r w:rsidR="002B7CD3">
          <w:rPr>
            <w:noProof/>
            <w:webHidden/>
          </w:rPr>
          <w:t>76</w:t>
        </w:r>
        <w:r>
          <w:rPr>
            <w:noProof/>
            <w:webHidden/>
          </w:rPr>
          <w:fldChar w:fldCharType="end"/>
        </w:r>
      </w:hyperlink>
    </w:p>
    <w:p w14:paraId="0A2BBB41" w14:textId="0C5ECA05" w:rsidR="00923D53" w:rsidRDefault="00923D53">
      <w:pPr>
        <w:pStyle w:val="Verzeichnis3"/>
        <w:tabs>
          <w:tab w:val="left" w:pos="1100"/>
          <w:tab w:val="right" w:leader="dot" w:pos="8494"/>
        </w:tabs>
        <w:rPr>
          <w:rFonts w:eastAsiaTheme="minorEastAsia"/>
          <w:noProof/>
          <w:sz w:val="22"/>
          <w:lang w:eastAsia="de-CH"/>
        </w:rPr>
      </w:pPr>
      <w:hyperlink w:anchor="_Toc40879676" w:history="1">
        <w:r w:rsidRPr="00916BFC">
          <w:rPr>
            <w:rStyle w:val="Hyperlink"/>
            <w:noProof/>
          </w:rPr>
          <w:t>19.1.8</w:t>
        </w:r>
        <w:r>
          <w:rPr>
            <w:rFonts w:eastAsiaTheme="minorEastAsia"/>
            <w:noProof/>
            <w:sz w:val="22"/>
            <w:lang w:eastAsia="de-CH"/>
          </w:rPr>
          <w:tab/>
        </w:r>
        <w:r w:rsidRPr="00916BFC">
          <w:rPr>
            <w:rStyle w:val="Hyperlink"/>
            <w:noProof/>
          </w:rPr>
          <w:t>26.02.2020</w:t>
        </w:r>
        <w:r>
          <w:rPr>
            <w:noProof/>
            <w:webHidden/>
          </w:rPr>
          <w:tab/>
        </w:r>
        <w:r>
          <w:rPr>
            <w:noProof/>
            <w:webHidden/>
          </w:rPr>
          <w:fldChar w:fldCharType="begin"/>
        </w:r>
        <w:r>
          <w:rPr>
            <w:noProof/>
            <w:webHidden/>
          </w:rPr>
          <w:instrText xml:space="preserve"> PAGEREF _Toc40879676 \h </w:instrText>
        </w:r>
        <w:r>
          <w:rPr>
            <w:noProof/>
            <w:webHidden/>
          </w:rPr>
        </w:r>
        <w:r>
          <w:rPr>
            <w:noProof/>
            <w:webHidden/>
          </w:rPr>
          <w:fldChar w:fldCharType="separate"/>
        </w:r>
        <w:r w:rsidR="002B7CD3">
          <w:rPr>
            <w:noProof/>
            <w:webHidden/>
          </w:rPr>
          <w:t>76</w:t>
        </w:r>
        <w:r>
          <w:rPr>
            <w:noProof/>
            <w:webHidden/>
          </w:rPr>
          <w:fldChar w:fldCharType="end"/>
        </w:r>
      </w:hyperlink>
    </w:p>
    <w:p w14:paraId="4ABB56F3" w14:textId="5381E81A" w:rsidR="00923D53" w:rsidRDefault="00923D53">
      <w:pPr>
        <w:pStyle w:val="Verzeichnis3"/>
        <w:tabs>
          <w:tab w:val="left" w:pos="1100"/>
          <w:tab w:val="right" w:leader="dot" w:pos="8494"/>
        </w:tabs>
        <w:rPr>
          <w:rFonts w:eastAsiaTheme="minorEastAsia"/>
          <w:noProof/>
          <w:sz w:val="22"/>
          <w:lang w:eastAsia="de-CH"/>
        </w:rPr>
      </w:pPr>
      <w:hyperlink w:anchor="_Toc40879677" w:history="1">
        <w:r w:rsidRPr="00916BFC">
          <w:rPr>
            <w:rStyle w:val="Hyperlink"/>
            <w:noProof/>
          </w:rPr>
          <w:t>19.1.9</w:t>
        </w:r>
        <w:r>
          <w:rPr>
            <w:rFonts w:eastAsiaTheme="minorEastAsia"/>
            <w:noProof/>
            <w:sz w:val="22"/>
            <w:lang w:eastAsia="de-CH"/>
          </w:rPr>
          <w:tab/>
        </w:r>
        <w:r w:rsidRPr="00916BFC">
          <w:rPr>
            <w:rStyle w:val="Hyperlink"/>
            <w:noProof/>
          </w:rPr>
          <w:t>02.03.2020</w:t>
        </w:r>
        <w:r>
          <w:rPr>
            <w:noProof/>
            <w:webHidden/>
          </w:rPr>
          <w:tab/>
        </w:r>
        <w:r>
          <w:rPr>
            <w:noProof/>
            <w:webHidden/>
          </w:rPr>
          <w:fldChar w:fldCharType="begin"/>
        </w:r>
        <w:r>
          <w:rPr>
            <w:noProof/>
            <w:webHidden/>
          </w:rPr>
          <w:instrText xml:space="preserve"> PAGEREF _Toc40879677 \h </w:instrText>
        </w:r>
        <w:r>
          <w:rPr>
            <w:noProof/>
            <w:webHidden/>
          </w:rPr>
        </w:r>
        <w:r>
          <w:rPr>
            <w:noProof/>
            <w:webHidden/>
          </w:rPr>
          <w:fldChar w:fldCharType="separate"/>
        </w:r>
        <w:r w:rsidR="002B7CD3">
          <w:rPr>
            <w:noProof/>
            <w:webHidden/>
          </w:rPr>
          <w:t>77</w:t>
        </w:r>
        <w:r>
          <w:rPr>
            <w:noProof/>
            <w:webHidden/>
          </w:rPr>
          <w:fldChar w:fldCharType="end"/>
        </w:r>
      </w:hyperlink>
    </w:p>
    <w:p w14:paraId="100373CF" w14:textId="7E3E6825" w:rsidR="00923D53" w:rsidRDefault="00923D53">
      <w:pPr>
        <w:pStyle w:val="Verzeichnis3"/>
        <w:tabs>
          <w:tab w:val="left" w:pos="1320"/>
          <w:tab w:val="right" w:leader="dot" w:pos="8494"/>
        </w:tabs>
        <w:rPr>
          <w:rFonts w:eastAsiaTheme="minorEastAsia"/>
          <w:noProof/>
          <w:sz w:val="22"/>
          <w:lang w:eastAsia="de-CH"/>
        </w:rPr>
      </w:pPr>
      <w:hyperlink w:anchor="_Toc40879678" w:history="1">
        <w:r w:rsidRPr="00916BFC">
          <w:rPr>
            <w:rStyle w:val="Hyperlink"/>
            <w:noProof/>
          </w:rPr>
          <w:t>19.1.10</w:t>
        </w:r>
        <w:r>
          <w:rPr>
            <w:rFonts w:eastAsiaTheme="minorEastAsia"/>
            <w:noProof/>
            <w:sz w:val="22"/>
            <w:lang w:eastAsia="de-CH"/>
          </w:rPr>
          <w:tab/>
        </w:r>
        <w:r w:rsidRPr="00916BFC">
          <w:rPr>
            <w:rStyle w:val="Hyperlink"/>
            <w:noProof/>
          </w:rPr>
          <w:t>03.03.2020</w:t>
        </w:r>
        <w:r>
          <w:rPr>
            <w:noProof/>
            <w:webHidden/>
          </w:rPr>
          <w:tab/>
        </w:r>
        <w:r>
          <w:rPr>
            <w:noProof/>
            <w:webHidden/>
          </w:rPr>
          <w:fldChar w:fldCharType="begin"/>
        </w:r>
        <w:r>
          <w:rPr>
            <w:noProof/>
            <w:webHidden/>
          </w:rPr>
          <w:instrText xml:space="preserve"> PAGEREF _Toc40879678 \h </w:instrText>
        </w:r>
        <w:r>
          <w:rPr>
            <w:noProof/>
            <w:webHidden/>
          </w:rPr>
        </w:r>
        <w:r>
          <w:rPr>
            <w:noProof/>
            <w:webHidden/>
          </w:rPr>
          <w:fldChar w:fldCharType="separate"/>
        </w:r>
        <w:r w:rsidR="002B7CD3">
          <w:rPr>
            <w:noProof/>
            <w:webHidden/>
          </w:rPr>
          <w:t>77</w:t>
        </w:r>
        <w:r>
          <w:rPr>
            <w:noProof/>
            <w:webHidden/>
          </w:rPr>
          <w:fldChar w:fldCharType="end"/>
        </w:r>
      </w:hyperlink>
    </w:p>
    <w:p w14:paraId="6F7E8345" w14:textId="7A239FEE" w:rsidR="00923D53" w:rsidRDefault="00923D53">
      <w:pPr>
        <w:pStyle w:val="Verzeichnis3"/>
        <w:tabs>
          <w:tab w:val="left" w:pos="1320"/>
          <w:tab w:val="right" w:leader="dot" w:pos="8494"/>
        </w:tabs>
        <w:rPr>
          <w:rFonts w:eastAsiaTheme="minorEastAsia"/>
          <w:noProof/>
          <w:sz w:val="22"/>
          <w:lang w:eastAsia="de-CH"/>
        </w:rPr>
      </w:pPr>
      <w:hyperlink w:anchor="_Toc40879679" w:history="1">
        <w:r w:rsidRPr="00916BFC">
          <w:rPr>
            <w:rStyle w:val="Hyperlink"/>
            <w:noProof/>
          </w:rPr>
          <w:t>19.1.11</w:t>
        </w:r>
        <w:r>
          <w:rPr>
            <w:rFonts w:eastAsiaTheme="minorEastAsia"/>
            <w:noProof/>
            <w:sz w:val="22"/>
            <w:lang w:eastAsia="de-CH"/>
          </w:rPr>
          <w:tab/>
        </w:r>
        <w:r w:rsidRPr="00916BFC">
          <w:rPr>
            <w:rStyle w:val="Hyperlink"/>
            <w:noProof/>
          </w:rPr>
          <w:t>04.03.2020</w:t>
        </w:r>
        <w:r>
          <w:rPr>
            <w:noProof/>
            <w:webHidden/>
          </w:rPr>
          <w:tab/>
        </w:r>
        <w:r>
          <w:rPr>
            <w:noProof/>
            <w:webHidden/>
          </w:rPr>
          <w:fldChar w:fldCharType="begin"/>
        </w:r>
        <w:r>
          <w:rPr>
            <w:noProof/>
            <w:webHidden/>
          </w:rPr>
          <w:instrText xml:space="preserve"> PAGEREF _Toc40879679 \h </w:instrText>
        </w:r>
        <w:r>
          <w:rPr>
            <w:noProof/>
            <w:webHidden/>
          </w:rPr>
        </w:r>
        <w:r>
          <w:rPr>
            <w:noProof/>
            <w:webHidden/>
          </w:rPr>
          <w:fldChar w:fldCharType="separate"/>
        </w:r>
        <w:r w:rsidR="002B7CD3">
          <w:rPr>
            <w:noProof/>
            <w:webHidden/>
          </w:rPr>
          <w:t>78</w:t>
        </w:r>
        <w:r>
          <w:rPr>
            <w:noProof/>
            <w:webHidden/>
          </w:rPr>
          <w:fldChar w:fldCharType="end"/>
        </w:r>
      </w:hyperlink>
    </w:p>
    <w:p w14:paraId="637EDB4F" w14:textId="08B88117" w:rsidR="00923D53" w:rsidRDefault="00923D53">
      <w:pPr>
        <w:pStyle w:val="Verzeichnis3"/>
        <w:tabs>
          <w:tab w:val="left" w:pos="1320"/>
          <w:tab w:val="right" w:leader="dot" w:pos="8494"/>
        </w:tabs>
        <w:rPr>
          <w:rFonts w:eastAsiaTheme="minorEastAsia"/>
          <w:noProof/>
          <w:sz w:val="22"/>
          <w:lang w:eastAsia="de-CH"/>
        </w:rPr>
      </w:pPr>
      <w:hyperlink w:anchor="_Toc40879680" w:history="1">
        <w:r w:rsidRPr="00916BFC">
          <w:rPr>
            <w:rStyle w:val="Hyperlink"/>
            <w:noProof/>
          </w:rPr>
          <w:t>19.1.12</w:t>
        </w:r>
        <w:r>
          <w:rPr>
            <w:rFonts w:eastAsiaTheme="minorEastAsia"/>
            <w:noProof/>
            <w:sz w:val="22"/>
            <w:lang w:eastAsia="de-CH"/>
          </w:rPr>
          <w:tab/>
        </w:r>
        <w:r w:rsidRPr="00916BFC">
          <w:rPr>
            <w:rStyle w:val="Hyperlink"/>
            <w:noProof/>
          </w:rPr>
          <w:t>09.03.2020</w:t>
        </w:r>
        <w:r>
          <w:rPr>
            <w:noProof/>
            <w:webHidden/>
          </w:rPr>
          <w:tab/>
        </w:r>
        <w:r>
          <w:rPr>
            <w:noProof/>
            <w:webHidden/>
          </w:rPr>
          <w:fldChar w:fldCharType="begin"/>
        </w:r>
        <w:r>
          <w:rPr>
            <w:noProof/>
            <w:webHidden/>
          </w:rPr>
          <w:instrText xml:space="preserve"> PAGEREF _Toc40879680 \h </w:instrText>
        </w:r>
        <w:r>
          <w:rPr>
            <w:noProof/>
            <w:webHidden/>
          </w:rPr>
        </w:r>
        <w:r>
          <w:rPr>
            <w:noProof/>
            <w:webHidden/>
          </w:rPr>
          <w:fldChar w:fldCharType="separate"/>
        </w:r>
        <w:r w:rsidR="002B7CD3">
          <w:rPr>
            <w:noProof/>
            <w:webHidden/>
          </w:rPr>
          <w:t>78</w:t>
        </w:r>
        <w:r>
          <w:rPr>
            <w:noProof/>
            <w:webHidden/>
          </w:rPr>
          <w:fldChar w:fldCharType="end"/>
        </w:r>
      </w:hyperlink>
    </w:p>
    <w:p w14:paraId="14B05F9C" w14:textId="273A792E" w:rsidR="00923D53" w:rsidRDefault="00923D53">
      <w:pPr>
        <w:pStyle w:val="Verzeichnis3"/>
        <w:tabs>
          <w:tab w:val="left" w:pos="1320"/>
          <w:tab w:val="right" w:leader="dot" w:pos="8494"/>
        </w:tabs>
        <w:rPr>
          <w:rFonts w:eastAsiaTheme="minorEastAsia"/>
          <w:noProof/>
          <w:sz w:val="22"/>
          <w:lang w:eastAsia="de-CH"/>
        </w:rPr>
      </w:pPr>
      <w:hyperlink w:anchor="_Toc40879681" w:history="1">
        <w:r w:rsidRPr="00916BFC">
          <w:rPr>
            <w:rStyle w:val="Hyperlink"/>
            <w:noProof/>
          </w:rPr>
          <w:t>19.1.13</w:t>
        </w:r>
        <w:r>
          <w:rPr>
            <w:rFonts w:eastAsiaTheme="minorEastAsia"/>
            <w:noProof/>
            <w:sz w:val="22"/>
            <w:lang w:eastAsia="de-CH"/>
          </w:rPr>
          <w:tab/>
        </w:r>
        <w:r w:rsidRPr="00916BFC">
          <w:rPr>
            <w:rStyle w:val="Hyperlink"/>
            <w:noProof/>
          </w:rPr>
          <w:t>25.03.2020</w:t>
        </w:r>
        <w:r>
          <w:rPr>
            <w:noProof/>
            <w:webHidden/>
          </w:rPr>
          <w:tab/>
        </w:r>
        <w:r>
          <w:rPr>
            <w:noProof/>
            <w:webHidden/>
          </w:rPr>
          <w:fldChar w:fldCharType="begin"/>
        </w:r>
        <w:r>
          <w:rPr>
            <w:noProof/>
            <w:webHidden/>
          </w:rPr>
          <w:instrText xml:space="preserve"> PAGEREF _Toc40879681 \h </w:instrText>
        </w:r>
        <w:r>
          <w:rPr>
            <w:noProof/>
            <w:webHidden/>
          </w:rPr>
        </w:r>
        <w:r>
          <w:rPr>
            <w:noProof/>
            <w:webHidden/>
          </w:rPr>
          <w:fldChar w:fldCharType="separate"/>
        </w:r>
        <w:r w:rsidR="002B7CD3">
          <w:rPr>
            <w:noProof/>
            <w:webHidden/>
          </w:rPr>
          <w:t>79</w:t>
        </w:r>
        <w:r>
          <w:rPr>
            <w:noProof/>
            <w:webHidden/>
          </w:rPr>
          <w:fldChar w:fldCharType="end"/>
        </w:r>
      </w:hyperlink>
    </w:p>
    <w:p w14:paraId="4D50AB74" w14:textId="1A00109A" w:rsidR="00923D53" w:rsidRDefault="00923D53">
      <w:pPr>
        <w:pStyle w:val="Verzeichnis3"/>
        <w:tabs>
          <w:tab w:val="left" w:pos="1320"/>
          <w:tab w:val="right" w:leader="dot" w:pos="8494"/>
        </w:tabs>
        <w:rPr>
          <w:rFonts w:eastAsiaTheme="minorEastAsia"/>
          <w:noProof/>
          <w:sz w:val="22"/>
          <w:lang w:eastAsia="de-CH"/>
        </w:rPr>
      </w:pPr>
      <w:hyperlink w:anchor="_Toc40879682" w:history="1">
        <w:r w:rsidRPr="00916BFC">
          <w:rPr>
            <w:rStyle w:val="Hyperlink"/>
            <w:noProof/>
          </w:rPr>
          <w:t>19.1.14</w:t>
        </w:r>
        <w:r>
          <w:rPr>
            <w:rFonts w:eastAsiaTheme="minorEastAsia"/>
            <w:noProof/>
            <w:sz w:val="22"/>
            <w:lang w:eastAsia="de-CH"/>
          </w:rPr>
          <w:tab/>
        </w:r>
        <w:r w:rsidRPr="00916BFC">
          <w:rPr>
            <w:rStyle w:val="Hyperlink"/>
            <w:noProof/>
          </w:rPr>
          <w:t>31.03.2020</w:t>
        </w:r>
        <w:r>
          <w:rPr>
            <w:noProof/>
            <w:webHidden/>
          </w:rPr>
          <w:tab/>
        </w:r>
        <w:r>
          <w:rPr>
            <w:noProof/>
            <w:webHidden/>
          </w:rPr>
          <w:fldChar w:fldCharType="begin"/>
        </w:r>
        <w:r>
          <w:rPr>
            <w:noProof/>
            <w:webHidden/>
          </w:rPr>
          <w:instrText xml:space="preserve"> PAGEREF _Toc40879682 \h </w:instrText>
        </w:r>
        <w:r>
          <w:rPr>
            <w:noProof/>
            <w:webHidden/>
          </w:rPr>
        </w:r>
        <w:r>
          <w:rPr>
            <w:noProof/>
            <w:webHidden/>
          </w:rPr>
          <w:fldChar w:fldCharType="separate"/>
        </w:r>
        <w:r w:rsidR="002B7CD3">
          <w:rPr>
            <w:noProof/>
            <w:webHidden/>
          </w:rPr>
          <w:t>79</w:t>
        </w:r>
        <w:r>
          <w:rPr>
            <w:noProof/>
            <w:webHidden/>
          </w:rPr>
          <w:fldChar w:fldCharType="end"/>
        </w:r>
      </w:hyperlink>
    </w:p>
    <w:p w14:paraId="2ACE5B6E" w14:textId="2EF85F96" w:rsidR="00923D53" w:rsidRDefault="00923D53">
      <w:pPr>
        <w:pStyle w:val="Verzeichnis3"/>
        <w:tabs>
          <w:tab w:val="left" w:pos="1320"/>
          <w:tab w:val="right" w:leader="dot" w:pos="8494"/>
        </w:tabs>
        <w:rPr>
          <w:rFonts w:eastAsiaTheme="minorEastAsia"/>
          <w:noProof/>
          <w:sz w:val="22"/>
          <w:lang w:eastAsia="de-CH"/>
        </w:rPr>
      </w:pPr>
      <w:hyperlink w:anchor="_Toc40879683" w:history="1">
        <w:r w:rsidRPr="00916BFC">
          <w:rPr>
            <w:rStyle w:val="Hyperlink"/>
            <w:noProof/>
          </w:rPr>
          <w:t>19.1.15</w:t>
        </w:r>
        <w:r>
          <w:rPr>
            <w:rFonts w:eastAsiaTheme="minorEastAsia"/>
            <w:noProof/>
            <w:sz w:val="22"/>
            <w:lang w:eastAsia="de-CH"/>
          </w:rPr>
          <w:tab/>
        </w:r>
        <w:r w:rsidRPr="00916BFC">
          <w:rPr>
            <w:rStyle w:val="Hyperlink"/>
            <w:noProof/>
          </w:rPr>
          <w:t>06.04.2020</w:t>
        </w:r>
        <w:r>
          <w:rPr>
            <w:noProof/>
            <w:webHidden/>
          </w:rPr>
          <w:tab/>
        </w:r>
        <w:r>
          <w:rPr>
            <w:noProof/>
            <w:webHidden/>
          </w:rPr>
          <w:fldChar w:fldCharType="begin"/>
        </w:r>
        <w:r>
          <w:rPr>
            <w:noProof/>
            <w:webHidden/>
          </w:rPr>
          <w:instrText xml:space="preserve"> PAGEREF _Toc40879683 \h </w:instrText>
        </w:r>
        <w:r>
          <w:rPr>
            <w:noProof/>
            <w:webHidden/>
          </w:rPr>
        </w:r>
        <w:r>
          <w:rPr>
            <w:noProof/>
            <w:webHidden/>
          </w:rPr>
          <w:fldChar w:fldCharType="separate"/>
        </w:r>
        <w:r w:rsidR="002B7CD3">
          <w:rPr>
            <w:noProof/>
            <w:webHidden/>
          </w:rPr>
          <w:t>80</w:t>
        </w:r>
        <w:r>
          <w:rPr>
            <w:noProof/>
            <w:webHidden/>
          </w:rPr>
          <w:fldChar w:fldCharType="end"/>
        </w:r>
      </w:hyperlink>
    </w:p>
    <w:p w14:paraId="49966014" w14:textId="52762D1D" w:rsidR="00923D53" w:rsidRDefault="00923D53">
      <w:pPr>
        <w:pStyle w:val="Verzeichnis3"/>
        <w:tabs>
          <w:tab w:val="left" w:pos="1320"/>
          <w:tab w:val="right" w:leader="dot" w:pos="8494"/>
        </w:tabs>
        <w:rPr>
          <w:rFonts w:eastAsiaTheme="minorEastAsia"/>
          <w:noProof/>
          <w:sz w:val="22"/>
          <w:lang w:eastAsia="de-CH"/>
        </w:rPr>
      </w:pPr>
      <w:hyperlink w:anchor="_Toc40879684" w:history="1">
        <w:r w:rsidRPr="00916BFC">
          <w:rPr>
            <w:rStyle w:val="Hyperlink"/>
            <w:noProof/>
          </w:rPr>
          <w:t>19.1.16</w:t>
        </w:r>
        <w:r>
          <w:rPr>
            <w:rFonts w:eastAsiaTheme="minorEastAsia"/>
            <w:noProof/>
            <w:sz w:val="22"/>
            <w:lang w:eastAsia="de-CH"/>
          </w:rPr>
          <w:tab/>
        </w:r>
        <w:r w:rsidRPr="00916BFC">
          <w:rPr>
            <w:rStyle w:val="Hyperlink"/>
            <w:noProof/>
          </w:rPr>
          <w:t>07.04.2020</w:t>
        </w:r>
        <w:r>
          <w:rPr>
            <w:noProof/>
            <w:webHidden/>
          </w:rPr>
          <w:tab/>
        </w:r>
        <w:r>
          <w:rPr>
            <w:noProof/>
            <w:webHidden/>
          </w:rPr>
          <w:fldChar w:fldCharType="begin"/>
        </w:r>
        <w:r>
          <w:rPr>
            <w:noProof/>
            <w:webHidden/>
          </w:rPr>
          <w:instrText xml:space="preserve"> PAGEREF _Toc40879684 \h </w:instrText>
        </w:r>
        <w:r>
          <w:rPr>
            <w:noProof/>
            <w:webHidden/>
          </w:rPr>
        </w:r>
        <w:r>
          <w:rPr>
            <w:noProof/>
            <w:webHidden/>
          </w:rPr>
          <w:fldChar w:fldCharType="separate"/>
        </w:r>
        <w:r w:rsidR="002B7CD3">
          <w:rPr>
            <w:noProof/>
            <w:webHidden/>
          </w:rPr>
          <w:t>80</w:t>
        </w:r>
        <w:r>
          <w:rPr>
            <w:noProof/>
            <w:webHidden/>
          </w:rPr>
          <w:fldChar w:fldCharType="end"/>
        </w:r>
      </w:hyperlink>
    </w:p>
    <w:p w14:paraId="28F0C64B" w14:textId="11D3B081" w:rsidR="00923D53" w:rsidRDefault="00923D53">
      <w:pPr>
        <w:pStyle w:val="Verzeichnis3"/>
        <w:tabs>
          <w:tab w:val="left" w:pos="1320"/>
          <w:tab w:val="right" w:leader="dot" w:pos="8494"/>
        </w:tabs>
        <w:rPr>
          <w:rFonts w:eastAsiaTheme="minorEastAsia"/>
          <w:noProof/>
          <w:sz w:val="22"/>
          <w:lang w:eastAsia="de-CH"/>
        </w:rPr>
      </w:pPr>
      <w:hyperlink w:anchor="_Toc40879685" w:history="1">
        <w:r w:rsidRPr="00916BFC">
          <w:rPr>
            <w:rStyle w:val="Hyperlink"/>
            <w:noProof/>
          </w:rPr>
          <w:t>19.1.17</w:t>
        </w:r>
        <w:r>
          <w:rPr>
            <w:rFonts w:eastAsiaTheme="minorEastAsia"/>
            <w:noProof/>
            <w:sz w:val="22"/>
            <w:lang w:eastAsia="de-CH"/>
          </w:rPr>
          <w:tab/>
        </w:r>
        <w:r w:rsidRPr="00916BFC">
          <w:rPr>
            <w:rStyle w:val="Hyperlink"/>
            <w:noProof/>
          </w:rPr>
          <w:t>08.04.2020</w:t>
        </w:r>
        <w:r>
          <w:rPr>
            <w:noProof/>
            <w:webHidden/>
          </w:rPr>
          <w:tab/>
        </w:r>
        <w:r>
          <w:rPr>
            <w:noProof/>
            <w:webHidden/>
          </w:rPr>
          <w:fldChar w:fldCharType="begin"/>
        </w:r>
        <w:r>
          <w:rPr>
            <w:noProof/>
            <w:webHidden/>
          </w:rPr>
          <w:instrText xml:space="preserve"> PAGEREF _Toc40879685 \h </w:instrText>
        </w:r>
        <w:r>
          <w:rPr>
            <w:noProof/>
            <w:webHidden/>
          </w:rPr>
        </w:r>
        <w:r>
          <w:rPr>
            <w:noProof/>
            <w:webHidden/>
          </w:rPr>
          <w:fldChar w:fldCharType="separate"/>
        </w:r>
        <w:r w:rsidR="002B7CD3">
          <w:rPr>
            <w:noProof/>
            <w:webHidden/>
          </w:rPr>
          <w:t>80</w:t>
        </w:r>
        <w:r>
          <w:rPr>
            <w:noProof/>
            <w:webHidden/>
          </w:rPr>
          <w:fldChar w:fldCharType="end"/>
        </w:r>
      </w:hyperlink>
    </w:p>
    <w:p w14:paraId="37F3FBB8" w14:textId="4E5CDB6D" w:rsidR="00923D53" w:rsidRDefault="00923D53">
      <w:pPr>
        <w:pStyle w:val="Verzeichnis3"/>
        <w:tabs>
          <w:tab w:val="left" w:pos="1320"/>
          <w:tab w:val="right" w:leader="dot" w:pos="8494"/>
        </w:tabs>
        <w:rPr>
          <w:rFonts w:eastAsiaTheme="minorEastAsia"/>
          <w:noProof/>
          <w:sz w:val="22"/>
          <w:lang w:eastAsia="de-CH"/>
        </w:rPr>
      </w:pPr>
      <w:hyperlink w:anchor="_Toc40879686" w:history="1">
        <w:r w:rsidRPr="00916BFC">
          <w:rPr>
            <w:rStyle w:val="Hyperlink"/>
            <w:noProof/>
          </w:rPr>
          <w:t>19.1.18</w:t>
        </w:r>
        <w:r>
          <w:rPr>
            <w:rFonts w:eastAsiaTheme="minorEastAsia"/>
            <w:noProof/>
            <w:sz w:val="22"/>
            <w:lang w:eastAsia="de-CH"/>
          </w:rPr>
          <w:tab/>
        </w:r>
        <w:r w:rsidRPr="00916BFC">
          <w:rPr>
            <w:rStyle w:val="Hyperlink"/>
            <w:noProof/>
          </w:rPr>
          <w:t>14.04.2020</w:t>
        </w:r>
        <w:r>
          <w:rPr>
            <w:noProof/>
            <w:webHidden/>
          </w:rPr>
          <w:tab/>
        </w:r>
        <w:r>
          <w:rPr>
            <w:noProof/>
            <w:webHidden/>
          </w:rPr>
          <w:fldChar w:fldCharType="begin"/>
        </w:r>
        <w:r>
          <w:rPr>
            <w:noProof/>
            <w:webHidden/>
          </w:rPr>
          <w:instrText xml:space="preserve"> PAGEREF _Toc40879686 \h </w:instrText>
        </w:r>
        <w:r>
          <w:rPr>
            <w:noProof/>
            <w:webHidden/>
          </w:rPr>
        </w:r>
        <w:r>
          <w:rPr>
            <w:noProof/>
            <w:webHidden/>
          </w:rPr>
          <w:fldChar w:fldCharType="separate"/>
        </w:r>
        <w:r w:rsidR="002B7CD3">
          <w:rPr>
            <w:noProof/>
            <w:webHidden/>
          </w:rPr>
          <w:t>81</w:t>
        </w:r>
        <w:r>
          <w:rPr>
            <w:noProof/>
            <w:webHidden/>
          </w:rPr>
          <w:fldChar w:fldCharType="end"/>
        </w:r>
      </w:hyperlink>
    </w:p>
    <w:p w14:paraId="260C9ED5" w14:textId="41E15BFD" w:rsidR="00923D53" w:rsidRDefault="00923D53">
      <w:pPr>
        <w:pStyle w:val="Verzeichnis3"/>
        <w:tabs>
          <w:tab w:val="left" w:pos="1320"/>
          <w:tab w:val="right" w:leader="dot" w:pos="8494"/>
        </w:tabs>
        <w:rPr>
          <w:rFonts w:eastAsiaTheme="minorEastAsia"/>
          <w:noProof/>
          <w:sz w:val="22"/>
          <w:lang w:eastAsia="de-CH"/>
        </w:rPr>
      </w:pPr>
      <w:hyperlink w:anchor="_Toc40879687" w:history="1">
        <w:r w:rsidRPr="00916BFC">
          <w:rPr>
            <w:rStyle w:val="Hyperlink"/>
            <w:noProof/>
          </w:rPr>
          <w:t>19.1.19</w:t>
        </w:r>
        <w:r>
          <w:rPr>
            <w:rFonts w:eastAsiaTheme="minorEastAsia"/>
            <w:noProof/>
            <w:sz w:val="22"/>
            <w:lang w:eastAsia="de-CH"/>
          </w:rPr>
          <w:tab/>
        </w:r>
        <w:r w:rsidRPr="00916BFC">
          <w:rPr>
            <w:rStyle w:val="Hyperlink"/>
            <w:noProof/>
          </w:rPr>
          <w:t>15.04.2020</w:t>
        </w:r>
        <w:r>
          <w:rPr>
            <w:noProof/>
            <w:webHidden/>
          </w:rPr>
          <w:tab/>
        </w:r>
        <w:r>
          <w:rPr>
            <w:noProof/>
            <w:webHidden/>
          </w:rPr>
          <w:fldChar w:fldCharType="begin"/>
        </w:r>
        <w:r>
          <w:rPr>
            <w:noProof/>
            <w:webHidden/>
          </w:rPr>
          <w:instrText xml:space="preserve"> PAGEREF _Toc40879687 \h </w:instrText>
        </w:r>
        <w:r>
          <w:rPr>
            <w:noProof/>
            <w:webHidden/>
          </w:rPr>
        </w:r>
        <w:r>
          <w:rPr>
            <w:noProof/>
            <w:webHidden/>
          </w:rPr>
          <w:fldChar w:fldCharType="separate"/>
        </w:r>
        <w:r w:rsidR="002B7CD3">
          <w:rPr>
            <w:noProof/>
            <w:webHidden/>
          </w:rPr>
          <w:t>82</w:t>
        </w:r>
        <w:r>
          <w:rPr>
            <w:noProof/>
            <w:webHidden/>
          </w:rPr>
          <w:fldChar w:fldCharType="end"/>
        </w:r>
      </w:hyperlink>
    </w:p>
    <w:p w14:paraId="4D3614D0" w14:textId="05DC93B8" w:rsidR="00923D53" w:rsidRDefault="00923D53">
      <w:pPr>
        <w:pStyle w:val="Verzeichnis3"/>
        <w:tabs>
          <w:tab w:val="left" w:pos="1320"/>
          <w:tab w:val="right" w:leader="dot" w:pos="8494"/>
        </w:tabs>
        <w:rPr>
          <w:rFonts w:eastAsiaTheme="minorEastAsia"/>
          <w:noProof/>
          <w:sz w:val="22"/>
          <w:lang w:eastAsia="de-CH"/>
        </w:rPr>
      </w:pPr>
      <w:hyperlink w:anchor="_Toc40879688" w:history="1">
        <w:r w:rsidRPr="00916BFC">
          <w:rPr>
            <w:rStyle w:val="Hyperlink"/>
            <w:noProof/>
          </w:rPr>
          <w:t>19.1.20</w:t>
        </w:r>
        <w:r>
          <w:rPr>
            <w:rFonts w:eastAsiaTheme="minorEastAsia"/>
            <w:noProof/>
            <w:sz w:val="22"/>
            <w:lang w:eastAsia="de-CH"/>
          </w:rPr>
          <w:tab/>
        </w:r>
        <w:r w:rsidRPr="00916BFC">
          <w:rPr>
            <w:rStyle w:val="Hyperlink"/>
            <w:noProof/>
          </w:rPr>
          <w:t>16.04.2020</w:t>
        </w:r>
        <w:r>
          <w:rPr>
            <w:noProof/>
            <w:webHidden/>
          </w:rPr>
          <w:tab/>
        </w:r>
        <w:r>
          <w:rPr>
            <w:noProof/>
            <w:webHidden/>
          </w:rPr>
          <w:fldChar w:fldCharType="begin"/>
        </w:r>
        <w:r>
          <w:rPr>
            <w:noProof/>
            <w:webHidden/>
          </w:rPr>
          <w:instrText xml:space="preserve"> PAGEREF _Toc40879688 \h </w:instrText>
        </w:r>
        <w:r>
          <w:rPr>
            <w:noProof/>
            <w:webHidden/>
          </w:rPr>
        </w:r>
        <w:r>
          <w:rPr>
            <w:noProof/>
            <w:webHidden/>
          </w:rPr>
          <w:fldChar w:fldCharType="separate"/>
        </w:r>
        <w:r w:rsidR="002B7CD3">
          <w:rPr>
            <w:noProof/>
            <w:webHidden/>
          </w:rPr>
          <w:t>83</w:t>
        </w:r>
        <w:r>
          <w:rPr>
            <w:noProof/>
            <w:webHidden/>
          </w:rPr>
          <w:fldChar w:fldCharType="end"/>
        </w:r>
      </w:hyperlink>
    </w:p>
    <w:p w14:paraId="2EC95BAF" w14:textId="108A8ED9" w:rsidR="00923D53" w:rsidRDefault="00923D53">
      <w:pPr>
        <w:pStyle w:val="Verzeichnis3"/>
        <w:tabs>
          <w:tab w:val="left" w:pos="1320"/>
          <w:tab w:val="right" w:leader="dot" w:pos="8494"/>
        </w:tabs>
        <w:rPr>
          <w:rFonts w:eastAsiaTheme="minorEastAsia"/>
          <w:noProof/>
          <w:sz w:val="22"/>
          <w:lang w:eastAsia="de-CH"/>
        </w:rPr>
      </w:pPr>
      <w:hyperlink w:anchor="_Toc40879689" w:history="1">
        <w:r w:rsidRPr="00916BFC">
          <w:rPr>
            <w:rStyle w:val="Hyperlink"/>
            <w:noProof/>
          </w:rPr>
          <w:t>19.1.21</w:t>
        </w:r>
        <w:r>
          <w:rPr>
            <w:rFonts w:eastAsiaTheme="minorEastAsia"/>
            <w:noProof/>
            <w:sz w:val="22"/>
            <w:lang w:eastAsia="de-CH"/>
          </w:rPr>
          <w:tab/>
        </w:r>
        <w:r w:rsidRPr="00916BFC">
          <w:rPr>
            <w:rStyle w:val="Hyperlink"/>
            <w:noProof/>
          </w:rPr>
          <w:t>17.04.2020</w:t>
        </w:r>
        <w:r>
          <w:rPr>
            <w:noProof/>
            <w:webHidden/>
          </w:rPr>
          <w:tab/>
        </w:r>
        <w:r>
          <w:rPr>
            <w:noProof/>
            <w:webHidden/>
          </w:rPr>
          <w:fldChar w:fldCharType="begin"/>
        </w:r>
        <w:r>
          <w:rPr>
            <w:noProof/>
            <w:webHidden/>
          </w:rPr>
          <w:instrText xml:space="preserve"> PAGEREF _Toc40879689 \h </w:instrText>
        </w:r>
        <w:r>
          <w:rPr>
            <w:noProof/>
            <w:webHidden/>
          </w:rPr>
        </w:r>
        <w:r>
          <w:rPr>
            <w:noProof/>
            <w:webHidden/>
          </w:rPr>
          <w:fldChar w:fldCharType="separate"/>
        </w:r>
        <w:r w:rsidR="002B7CD3">
          <w:rPr>
            <w:noProof/>
            <w:webHidden/>
          </w:rPr>
          <w:t>83</w:t>
        </w:r>
        <w:r>
          <w:rPr>
            <w:noProof/>
            <w:webHidden/>
          </w:rPr>
          <w:fldChar w:fldCharType="end"/>
        </w:r>
      </w:hyperlink>
    </w:p>
    <w:p w14:paraId="7DCF2688" w14:textId="69EB8494" w:rsidR="00923D53" w:rsidRDefault="00923D53">
      <w:pPr>
        <w:pStyle w:val="Verzeichnis3"/>
        <w:tabs>
          <w:tab w:val="left" w:pos="1320"/>
          <w:tab w:val="right" w:leader="dot" w:pos="8494"/>
        </w:tabs>
        <w:rPr>
          <w:rFonts w:eastAsiaTheme="minorEastAsia"/>
          <w:noProof/>
          <w:sz w:val="22"/>
          <w:lang w:eastAsia="de-CH"/>
        </w:rPr>
      </w:pPr>
      <w:hyperlink w:anchor="_Toc40879690" w:history="1">
        <w:r w:rsidRPr="00916BFC">
          <w:rPr>
            <w:rStyle w:val="Hyperlink"/>
            <w:noProof/>
          </w:rPr>
          <w:t>19.1.22</w:t>
        </w:r>
        <w:r>
          <w:rPr>
            <w:rFonts w:eastAsiaTheme="minorEastAsia"/>
            <w:noProof/>
            <w:sz w:val="22"/>
            <w:lang w:eastAsia="de-CH"/>
          </w:rPr>
          <w:tab/>
        </w:r>
        <w:r w:rsidRPr="00916BFC">
          <w:rPr>
            <w:rStyle w:val="Hyperlink"/>
            <w:noProof/>
          </w:rPr>
          <w:t>27.04.2020</w:t>
        </w:r>
        <w:r>
          <w:rPr>
            <w:noProof/>
            <w:webHidden/>
          </w:rPr>
          <w:tab/>
        </w:r>
        <w:r>
          <w:rPr>
            <w:noProof/>
            <w:webHidden/>
          </w:rPr>
          <w:fldChar w:fldCharType="begin"/>
        </w:r>
        <w:r>
          <w:rPr>
            <w:noProof/>
            <w:webHidden/>
          </w:rPr>
          <w:instrText xml:space="preserve"> PAGEREF _Toc40879690 \h </w:instrText>
        </w:r>
        <w:r>
          <w:rPr>
            <w:noProof/>
            <w:webHidden/>
          </w:rPr>
        </w:r>
        <w:r>
          <w:rPr>
            <w:noProof/>
            <w:webHidden/>
          </w:rPr>
          <w:fldChar w:fldCharType="separate"/>
        </w:r>
        <w:r w:rsidR="002B7CD3">
          <w:rPr>
            <w:noProof/>
            <w:webHidden/>
          </w:rPr>
          <w:t>83</w:t>
        </w:r>
        <w:r>
          <w:rPr>
            <w:noProof/>
            <w:webHidden/>
          </w:rPr>
          <w:fldChar w:fldCharType="end"/>
        </w:r>
      </w:hyperlink>
    </w:p>
    <w:p w14:paraId="0F062712" w14:textId="311AF169" w:rsidR="00923D53" w:rsidRDefault="00923D53">
      <w:pPr>
        <w:pStyle w:val="Verzeichnis3"/>
        <w:tabs>
          <w:tab w:val="left" w:pos="1320"/>
          <w:tab w:val="right" w:leader="dot" w:pos="8494"/>
        </w:tabs>
        <w:rPr>
          <w:rFonts w:eastAsiaTheme="minorEastAsia"/>
          <w:noProof/>
          <w:sz w:val="22"/>
          <w:lang w:eastAsia="de-CH"/>
        </w:rPr>
      </w:pPr>
      <w:hyperlink w:anchor="_Toc40879691" w:history="1">
        <w:r w:rsidRPr="00916BFC">
          <w:rPr>
            <w:rStyle w:val="Hyperlink"/>
            <w:noProof/>
          </w:rPr>
          <w:t>19.1.23</w:t>
        </w:r>
        <w:r>
          <w:rPr>
            <w:rFonts w:eastAsiaTheme="minorEastAsia"/>
            <w:noProof/>
            <w:sz w:val="22"/>
            <w:lang w:eastAsia="de-CH"/>
          </w:rPr>
          <w:tab/>
        </w:r>
        <w:r w:rsidRPr="00916BFC">
          <w:rPr>
            <w:rStyle w:val="Hyperlink"/>
            <w:noProof/>
          </w:rPr>
          <w:t>28.04.2020</w:t>
        </w:r>
        <w:r>
          <w:rPr>
            <w:noProof/>
            <w:webHidden/>
          </w:rPr>
          <w:tab/>
        </w:r>
        <w:r>
          <w:rPr>
            <w:noProof/>
            <w:webHidden/>
          </w:rPr>
          <w:fldChar w:fldCharType="begin"/>
        </w:r>
        <w:r>
          <w:rPr>
            <w:noProof/>
            <w:webHidden/>
          </w:rPr>
          <w:instrText xml:space="preserve"> PAGEREF _Toc40879691 \h </w:instrText>
        </w:r>
        <w:r>
          <w:rPr>
            <w:noProof/>
            <w:webHidden/>
          </w:rPr>
        </w:r>
        <w:r>
          <w:rPr>
            <w:noProof/>
            <w:webHidden/>
          </w:rPr>
          <w:fldChar w:fldCharType="separate"/>
        </w:r>
        <w:r w:rsidR="002B7CD3">
          <w:rPr>
            <w:noProof/>
            <w:webHidden/>
          </w:rPr>
          <w:t>84</w:t>
        </w:r>
        <w:r>
          <w:rPr>
            <w:noProof/>
            <w:webHidden/>
          </w:rPr>
          <w:fldChar w:fldCharType="end"/>
        </w:r>
      </w:hyperlink>
    </w:p>
    <w:p w14:paraId="7A159429" w14:textId="74006CA1" w:rsidR="00923D53" w:rsidRDefault="00923D53">
      <w:pPr>
        <w:pStyle w:val="Verzeichnis3"/>
        <w:tabs>
          <w:tab w:val="left" w:pos="1320"/>
          <w:tab w:val="right" w:leader="dot" w:pos="8494"/>
        </w:tabs>
        <w:rPr>
          <w:rFonts w:eastAsiaTheme="minorEastAsia"/>
          <w:noProof/>
          <w:sz w:val="22"/>
          <w:lang w:eastAsia="de-CH"/>
        </w:rPr>
      </w:pPr>
      <w:hyperlink w:anchor="_Toc40879692" w:history="1">
        <w:r w:rsidRPr="00916BFC">
          <w:rPr>
            <w:rStyle w:val="Hyperlink"/>
            <w:noProof/>
          </w:rPr>
          <w:t>19.1.24</w:t>
        </w:r>
        <w:r>
          <w:rPr>
            <w:rFonts w:eastAsiaTheme="minorEastAsia"/>
            <w:noProof/>
            <w:sz w:val="22"/>
            <w:lang w:eastAsia="de-CH"/>
          </w:rPr>
          <w:tab/>
        </w:r>
        <w:r w:rsidRPr="00916BFC">
          <w:rPr>
            <w:rStyle w:val="Hyperlink"/>
            <w:noProof/>
          </w:rPr>
          <w:t>29.04.2020</w:t>
        </w:r>
        <w:r>
          <w:rPr>
            <w:noProof/>
            <w:webHidden/>
          </w:rPr>
          <w:tab/>
        </w:r>
        <w:r>
          <w:rPr>
            <w:noProof/>
            <w:webHidden/>
          </w:rPr>
          <w:fldChar w:fldCharType="begin"/>
        </w:r>
        <w:r>
          <w:rPr>
            <w:noProof/>
            <w:webHidden/>
          </w:rPr>
          <w:instrText xml:space="preserve"> PAGEREF _Toc40879692 \h </w:instrText>
        </w:r>
        <w:r>
          <w:rPr>
            <w:noProof/>
            <w:webHidden/>
          </w:rPr>
        </w:r>
        <w:r>
          <w:rPr>
            <w:noProof/>
            <w:webHidden/>
          </w:rPr>
          <w:fldChar w:fldCharType="separate"/>
        </w:r>
        <w:r w:rsidR="002B7CD3">
          <w:rPr>
            <w:noProof/>
            <w:webHidden/>
          </w:rPr>
          <w:t>84</w:t>
        </w:r>
        <w:r>
          <w:rPr>
            <w:noProof/>
            <w:webHidden/>
          </w:rPr>
          <w:fldChar w:fldCharType="end"/>
        </w:r>
      </w:hyperlink>
    </w:p>
    <w:p w14:paraId="28E1D2B2" w14:textId="718ECE64" w:rsidR="00923D53" w:rsidRDefault="00923D53">
      <w:pPr>
        <w:pStyle w:val="Verzeichnis3"/>
        <w:tabs>
          <w:tab w:val="left" w:pos="1320"/>
          <w:tab w:val="right" w:leader="dot" w:pos="8494"/>
        </w:tabs>
        <w:rPr>
          <w:rFonts w:eastAsiaTheme="minorEastAsia"/>
          <w:noProof/>
          <w:sz w:val="22"/>
          <w:lang w:eastAsia="de-CH"/>
        </w:rPr>
      </w:pPr>
      <w:hyperlink w:anchor="_Toc40879693" w:history="1">
        <w:r w:rsidRPr="00916BFC">
          <w:rPr>
            <w:rStyle w:val="Hyperlink"/>
            <w:noProof/>
          </w:rPr>
          <w:t>19.1.25</w:t>
        </w:r>
        <w:r>
          <w:rPr>
            <w:rFonts w:eastAsiaTheme="minorEastAsia"/>
            <w:noProof/>
            <w:sz w:val="22"/>
            <w:lang w:eastAsia="de-CH"/>
          </w:rPr>
          <w:tab/>
        </w:r>
        <w:r w:rsidRPr="00916BFC">
          <w:rPr>
            <w:rStyle w:val="Hyperlink"/>
            <w:noProof/>
          </w:rPr>
          <w:t>04.05.2020</w:t>
        </w:r>
        <w:r>
          <w:rPr>
            <w:noProof/>
            <w:webHidden/>
          </w:rPr>
          <w:tab/>
        </w:r>
        <w:r>
          <w:rPr>
            <w:noProof/>
            <w:webHidden/>
          </w:rPr>
          <w:fldChar w:fldCharType="begin"/>
        </w:r>
        <w:r>
          <w:rPr>
            <w:noProof/>
            <w:webHidden/>
          </w:rPr>
          <w:instrText xml:space="preserve"> PAGEREF _Toc40879693 \h </w:instrText>
        </w:r>
        <w:r>
          <w:rPr>
            <w:noProof/>
            <w:webHidden/>
          </w:rPr>
        </w:r>
        <w:r>
          <w:rPr>
            <w:noProof/>
            <w:webHidden/>
          </w:rPr>
          <w:fldChar w:fldCharType="separate"/>
        </w:r>
        <w:r w:rsidR="002B7CD3">
          <w:rPr>
            <w:noProof/>
            <w:webHidden/>
          </w:rPr>
          <w:t>85</w:t>
        </w:r>
        <w:r>
          <w:rPr>
            <w:noProof/>
            <w:webHidden/>
          </w:rPr>
          <w:fldChar w:fldCharType="end"/>
        </w:r>
      </w:hyperlink>
    </w:p>
    <w:p w14:paraId="7A5CBC6B" w14:textId="638DACE0" w:rsidR="00923D53" w:rsidRDefault="00923D53">
      <w:pPr>
        <w:pStyle w:val="Verzeichnis3"/>
        <w:tabs>
          <w:tab w:val="left" w:pos="1320"/>
          <w:tab w:val="right" w:leader="dot" w:pos="8494"/>
        </w:tabs>
        <w:rPr>
          <w:rFonts w:eastAsiaTheme="minorEastAsia"/>
          <w:noProof/>
          <w:sz w:val="22"/>
          <w:lang w:eastAsia="de-CH"/>
        </w:rPr>
      </w:pPr>
      <w:hyperlink w:anchor="_Toc40879694" w:history="1">
        <w:r w:rsidRPr="00916BFC">
          <w:rPr>
            <w:rStyle w:val="Hyperlink"/>
            <w:noProof/>
          </w:rPr>
          <w:t>19.1.26</w:t>
        </w:r>
        <w:r>
          <w:rPr>
            <w:rFonts w:eastAsiaTheme="minorEastAsia"/>
            <w:noProof/>
            <w:sz w:val="22"/>
            <w:lang w:eastAsia="de-CH"/>
          </w:rPr>
          <w:tab/>
        </w:r>
        <w:r w:rsidRPr="00916BFC">
          <w:rPr>
            <w:rStyle w:val="Hyperlink"/>
            <w:noProof/>
          </w:rPr>
          <w:t>05.05.2020</w:t>
        </w:r>
        <w:r>
          <w:rPr>
            <w:noProof/>
            <w:webHidden/>
          </w:rPr>
          <w:tab/>
        </w:r>
        <w:r>
          <w:rPr>
            <w:noProof/>
            <w:webHidden/>
          </w:rPr>
          <w:fldChar w:fldCharType="begin"/>
        </w:r>
        <w:r>
          <w:rPr>
            <w:noProof/>
            <w:webHidden/>
          </w:rPr>
          <w:instrText xml:space="preserve"> PAGEREF _Toc40879694 \h </w:instrText>
        </w:r>
        <w:r>
          <w:rPr>
            <w:noProof/>
            <w:webHidden/>
          </w:rPr>
        </w:r>
        <w:r>
          <w:rPr>
            <w:noProof/>
            <w:webHidden/>
          </w:rPr>
          <w:fldChar w:fldCharType="separate"/>
        </w:r>
        <w:r w:rsidR="002B7CD3">
          <w:rPr>
            <w:noProof/>
            <w:webHidden/>
          </w:rPr>
          <w:t>85</w:t>
        </w:r>
        <w:r>
          <w:rPr>
            <w:noProof/>
            <w:webHidden/>
          </w:rPr>
          <w:fldChar w:fldCharType="end"/>
        </w:r>
      </w:hyperlink>
    </w:p>
    <w:p w14:paraId="52B55932" w14:textId="770E8380" w:rsidR="00923D53" w:rsidRDefault="00923D53">
      <w:pPr>
        <w:pStyle w:val="Verzeichnis3"/>
        <w:tabs>
          <w:tab w:val="left" w:pos="1320"/>
          <w:tab w:val="right" w:leader="dot" w:pos="8494"/>
        </w:tabs>
        <w:rPr>
          <w:rFonts w:eastAsiaTheme="minorEastAsia"/>
          <w:noProof/>
          <w:sz w:val="22"/>
          <w:lang w:eastAsia="de-CH"/>
        </w:rPr>
      </w:pPr>
      <w:hyperlink w:anchor="_Toc40879695" w:history="1">
        <w:r w:rsidRPr="00916BFC">
          <w:rPr>
            <w:rStyle w:val="Hyperlink"/>
            <w:noProof/>
          </w:rPr>
          <w:t>19.1.27</w:t>
        </w:r>
        <w:r>
          <w:rPr>
            <w:rFonts w:eastAsiaTheme="minorEastAsia"/>
            <w:noProof/>
            <w:sz w:val="22"/>
            <w:lang w:eastAsia="de-CH"/>
          </w:rPr>
          <w:tab/>
        </w:r>
        <w:r w:rsidRPr="00916BFC">
          <w:rPr>
            <w:rStyle w:val="Hyperlink"/>
            <w:noProof/>
          </w:rPr>
          <w:t>06.05.2020</w:t>
        </w:r>
        <w:r>
          <w:rPr>
            <w:noProof/>
            <w:webHidden/>
          </w:rPr>
          <w:tab/>
        </w:r>
        <w:r>
          <w:rPr>
            <w:noProof/>
            <w:webHidden/>
          </w:rPr>
          <w:fldChar w:fldCharType="begin"/>
        </w:r>
        <w:r>
          <w:rPr>
            <w:noProof/>
            <w:webHidden/>
          </w:rPr>
          <w:instrText xml:space="preserve"> PAGEREF _Toc40879695 \h </w:instrText>
        </w:r>
        <w:r>
          <w:rPr>
            <w:noProof/>
            <w:webHidden/>
          </w:rPr>
        </w:r>
        <w:r>
          <w:rPr>
            <w:noProof/>
            <w:webHidden/>
          </w:rPr>
          <w:fldChar w:fldCharType="separate"/>
        </w:r>
        <w:r w:rsidR="002B7CD3">
          <w:rPr>
            <w:noProof/>
            <w:webHidden/>
          </w:rPr>
          <w:t>86</w:t>
        </w:r>
        <w:r>
          <w:rPr>
            <w:noProof/>
            <w:webHidden/>
          </w:rPr>
          <w:fldChar w:fldCharType="end"/>
        </w:r>
      </w:hyperlink>
    </w:p>
    <w:p w14:paraId="122BA49D" w14:textId="2966CBF9" w:rsidR="00923D53" w:rsidRDefault="00923D53">
      <w:pPr>
        <w:pStyle w:val="Verzeichnis3"/>
        <w:tabs>
          <w:tab w:val="left" w:pos="1320"/>
          <w:tab w:val="right" w:leader="dot" w:pos="8494"/>
        </w:tabs>
        <w:rPr>
          <w:rFonts w:eastAsiaTheme="minorEastAsia"/>
          <w:noProof/>
          <w:sz w:val="22"/>
          <w:lang w:eastAsia="de-CH"/>
        </w:rPr>
      </w:pPr>
      <w:hyperlink w:anchor="_Toc40879696" w:history="1">
        <w:r w:rsidRPr="00916BFC">
          <w:rPr>
            <w:rStyle w:val="Hyperlink"/>
            <w:noProof/>
          </w:rPr>
          <w:t>19.1.28</w:t>
        </w:r>
        <w:r>
          <w:rPr>
            <w:rFonts w:eastAsiaTheme="minorEastAsia"/>
            <w:noProof/>
            <w:sz w:val="22"/>
            <w:lang w:eastAsia="de-CH"/>
          </w:rPr>
          <w:tab/>
        </w:r>
        <w:r w:rsidRPr="00916BFC">
          <w:rPr>
            <w:rStyle w:val="Hyperlink"/>
            <w:noProof/>
          </w:rPr>
          <w:t>11.05.2020</w:t>
        </w:r>
        <w:r>
          <w:rPr>
            <w:noProof/>
            <w:webHidden/>
          </w:rPr>
          <w:tab/>
        </w:r>
        <w:r>
          <w:rPr>
            <w:noProof/>
            <w:webHidden/>
          </w:rPr>
          <w:fldChar w:fldCharType="begin"/>
        </w:r>
        <w:r>
          <w:rPr>
            <w:noProof/>
            <w:webHidden/>
          </w:rPr>
          <w:instrText xml:space="preserve"> PAGEREF _Toc40879696 \h </w:instrText>
        </w:r>
        <w:r>
          <w:rPr>
            <w:noProof/>
            <w:webHidden/>
          </w:rPr>
        </w:r>
        <w:r>
          <w:rPr>
            <w:noProof/>
            <w:webHidden/>
          </w:rPr>
          <w:fldChar w:fldCharType="separate"/>
        </w:r>
        <w:r w:rsidR="002B7CD3">
          <w:rPr>
            <w:noProof/>
            <w:webHidden/>
          </w:rPr>
          <w:t>86</w:t>
        </w:r>
        <w:r>
          <w:rPr>
            <w:noProof/>
            <w:webHidden/>
          </w:rPr>
          <w:fldChar w:fldCharType="end"/>
        </w:r>
      </w:hyperlink>
    </w:p>
    <w:p w14:paraId="2F56DF85" w14:textId="448A462E" w:rsidR="00923D53" w:rsidRDefault="00923D53">
      <w:pPr>
        <w:pStyle w:val="Verzeichnis3"/>
        <w:tabs>
          <w:tab w:val="left" w:pos="1320"/>
          <w:tab w:val="right" w:leader="dot" w:pos="8494"/>
        </w:tabs>
        <w:rPr>
          <w:rFonts w:eastAsiaTheme="minorEastAsia"/>
          <w:noProof/>
          <w:sz w:val="22"/>
          <w:lang w:eastAsia="de-CH"/>
        </w:rPr>
      </w:pPr>
      <w:hyperlink w:anchor="_Toc40879697" w:history="1">
        <w:r w:rsidRPr="00916BFC">
          <w:rPr>
            <w:rStyle w:val="Hyperlink"/>
            <w:noProof/>
          </w:rPr>
          <w:t>19.1.29</w:t>
        </w:r>
        <w:r>
          <w:rPr>
            <w:rFonts w:eastAsiaTheme="minorEastAsia"/>
            <w:noProof/>
            <w:sz w:val="22"/>
            <w:lang w:eastAsia="de-CH"/>
          </w:rPr>
          <w:tab/>
        </w:r>
        <w:r w:rsidRPr="00916BFC">
          <w:rPr>
            <w:rStyle w:val="Hyperlink"/>
            <w:noProof/>
          </w:rPr>
          <w:t>12.05.2020</w:t>
        </w:r>
        <w:r>
          <w:rPr>
            <w:noProof/>
            <w:webHidden/>
          </w:rPr>
          <w:tab/>
        </w:r>
        <w:r>
          <w:rPr>
            <w:noProof/>
            <w:webHidden/>
          </w:rPr>
          <w:fldChar w:fldCharType="begin"/>
        </w:r>
        <w:r>
          <w:rPr>
            <w:noProof/>
            <w:webHidden/>
          </w:rPr>
          <w:instrText xml:space="preserve"> PAGEREF _Toc40879697 \h </w:instrText>
        </w:r>
        <w:r>
          <w:rPr>
            <w:noProof/>
            <w:webHidden/>
          </w:rPr>
        </w:r>
        <w:r>
          <w:rPr>
            <w:noProof/>
            <w:webHidden/>
          </w:rPr>
          <w:fldChar w:fldCharType="separate"/>
        </w:r>
        <w:r w:rsidR="002B7CD3">
          <w:rPr>
            <w:noProof/>
            <w:webHidden/>
          </w:rPr>
          <w:t>87</w:t>
        </w:r>
        <w:r>
          <w:rPr>
            <w:noProof/>
            <w:webHidden/>
          </w:rPr>
          <w:fldChar w:fldCharType="end"/>
        </w:r>
      </w:hyperlink>
    </w:p>
    <w:p w14:paraId="32C9CBE8" w14:textId="7DF50395" w:rsidR="00923D53" w:rsidRDefault="00923D53">
      <w:pPr>
        <w:pStyle w:val="Verzeichnis3"/>
        <w:tabs>
          <w:tab w:val="left" w:pos="1320"/>
          <w:tab w:val="right" w:leader="dot" w:pos="8494"/>
        </w:tabs>
        <w:rPr>
          <w:rFonts w:eastAsiaTheme="minorEastAsia"/>
          <w:noProof/>
          <w:sz w:val="22"/>
          <w:lang w:eastAsia="de-CH"/>
        </w:rPr>
      </w:pPr>
      <w:hyperlink w:anchor="_Toc40879698" w:history="1">
        <w:r w:rsidRPr="00916BFC">
          <w:rPr>
            <w:rStyle w:val="Hyperlink"/>
            <w:noProof/>
          </w:rPr>
          <w:t>19.1.30</w:t>
        </w:r>
        <w:r>
          <w:rPr>
            <w:rFonts w:eastAsiaTheme="minorEastAsia"/>
            <w:noProof/>
            <w:sz w:val="22"/>
            <w:lang w:eastAsia="de-CH"/>
          </w:rPr>
          <w:tab/>
        </w:r>
        <w:r w:rsidRPr="00916BFC">
          <w:rPr>
            <w:rStyle w:val="Hyperlink"/>
            <w:noProof/>
          </w:rPr>
          <w:t>13.05.2020</w:t>
        </w:r>
        <w:r>
          <w:rPr>
            <w:noProof/>
            <w:webHidden/>
          </w:rPr>
          <w:tab/>
        </w:r>
        <w:r>
          <w:rPr>
            <w:noProof/>
            <w:webHidden/>
          </w:rPr>
          <w:fldChar w:fldCharType="begin"/>
        </w:r>
        <w:r>
          <w:rPr>
            <w:noProof/>
            <w:webHidden/>
          </w:rPr>
          <w:instrText xml:space="preserve"> PAGEREF _Toc40879698 \h </w:instrText>
        </w:r>
        <w:r>
          <w:rPr>
            <w:noProof/>
            <w:webHidden/>
          </w:rPr>
        </w:r>
        <w:r>
          <w:rPr>
            <w:noProof/>
            <w:webHidden/>
          </w:rPr>
          <w:fldChar w:fldCharType="separate"/>
        </w:r>
        <w:r w:rsidR="002B7CD3">
          <w:rPr>
            <w:noProof/>
            <w:webHidden/>
          </w:rPr>
          <w:t>88</w:t>
        </w:r>
        <w:r>
          <w:rPr>
            <w:noProof/>
            <w:webHidden/>
          </w:rPr>
          <w:fldChar w:fldCharType="end"/>
        </w:r>
      </w:hyperlink>
    </w:p>
    <w:p w14:paraId="02A04DEA" w14:textId="3C0021FD" w:rsidR="00923D53" w:rsidRDefault="00923D53">
      <w:pPr>
        <w:pStyle w:val="Verzeichnis3"/>
        <w:tabs>
          <w:tab w:val="left" w:pos="1320"/>
          <w:tab w:val="right" w:leader="dot" w:pos="8494"/>
        </w:tabs>
        <w:rPr>
          <w:rFonts w:eastAsiaTheme="minorEastAsia"/>
          <w:noProof/>
          <w:sz w:val="22"/>
          <w:lang w:eastAsia="de-CH"/>
        </w:rPr>
      </w:pPr>
      <w:hyperlink w:anchor="_Toc40879699" w:history="1">
        <w:r w:rsidRPr="00916BFC">
          <w:rPr>
            <w:rStyle w:val="Hyperlink"/>
            <w:noProof/>
          </w:rPr>
          <w:t>19.1.31</w:t>
        </w:r>
        <w:r>
          <w:rPr>
            <w:rFonts w:eastAsiaTheme="minorEastAsia"/>
            <w:noProof/>
            <w:sz w:val="22"/>
            <w:lang w:eastAsia="de-CH"/>
          </w:rPr>
          <w:tab/>
        </w:r>
        <w:r w:rsidRPr="00916BFC">
          <w:rPr>
            <w:rStyle w:val="Hyperlink"/>
            <w:noProof/>
          </w:rPr>
          <w:t>18.05.2020</w:t>
        </w:r>
        <w:r>
          <w:rPr>
            <w:noProof/>
            <w:webHidden/>
          </w:rPr>
          <w:tab/>
        </w:r>
        <w:r>
          <w:rPr>
            <w:noProof/>
            <w:webHidden/>
          </w:rPr>
          <w:fldChar w:fldCharType="begin"/>
        </w:r>
        <w:r>
          <w:rPr>
            <w:noProof/>
            <w:webHidden/>
          </w:rPr>
          <w:instrText xml:space="preserve"> PAGEREF _Toc40879699 \h </w:instrText>
        </w:r>
        <w:r>
          <w:rPr>
            <w:noProof/>
            <w:webHidden/>
          </w:rPr>
        </w:r>
        <w:r>
          <w:rPr>
            <w:noProof/>
            <w:webHidden/>
          </w:rPr>
          <w:fldChar w:fldCharType="separate"/>
        </w:r>
        <w:r w:rsidR="002B7CD3">
          <w:rPr>
            <w:noProof/>
            <w:webHidden/>
          </w:rPr>
          <w:t>88</w:t>
        </w:r>
        <w:r>
          <w:rPr>
            <w:noProof/>
            <w:webHidden/>
          </w:rPr>
          <w:fldChar w:fldCharType="end"/>
        </w:r>
      </w:hyperlink>
    </w:p>
    <w:p w14:paraId="5AD9BA2F" w14:textId="56265866" w:rsidR="00923D53" w:rsidRDefault="00923D53">
      <w:pPr>
        <w:pStyle w:val="Verzeichnis3"/>
        <w:tabs>
          <w:tab w:val="left" w:pos="1320"/>
          <w:tab w:val="right" w:leader="dot" w:pos="8494"/>
        </w:tabs>
        <w:rPr>
          <w:rFonts w:eastAsiaTheme="minorEastAsia"/>
          <w:noProof/>
          <w:sz w:val="22"/>
          <w:lang w:eastAsia="de-CH"/>
        </w:rPr>
      </w:pPr>
      <w:hyperlink w:anchor="_Toc40879700" w:history="1">
        <w:r w:rsidRPr="00916BFC">
          <w:rPr>
            <w:rStyle w:val="Hyperlink"/>
            <w:noProof/>
          </w:rPr>
          <w:t>19.1.32</w:t>
        </w:r>
        <w:r>
          <w:rPr>
            <w:rFonts w:eastAsiaTheme="minorEastAsia"/>
            <w:noProof/>
            <w:sz w:val="22"/>
            <w:lang w:eastAsia="de-CH"/>
          </w:rPr>
          <w:tab/>
        </w:r>
        <w:r w:rsidRPr="00916BFC">
          <w:rPr>
            <w:rStyle w:val="Hyperlink"/>
            <w:noProof/>
          </w:rPr>
          <w:t>19.05.2020</w:t>
        </w:r>
        <w:r>
          <w:rPr>
            <w:noProof/>
            <w:webHidden/>
          </w:rPr>
          <w:tab/>
        </w:r>
        <w:r>
          <w:rPr>
            <w:noProof/>
            <w:webHidden/>
          </w:rPr>
          <w:fldChar w:fldCharType="begin"/>
        </w:r>
        <w:r>
          <w:rPr>
            <w:noProof/>
            <w:webHidden/>
          </w:rPr>
          <w:instrText xml:space="preserve"> PAGEREF _Toc40879700 \h </w:instrText>
        </w:r>
        <w:r>
          <w:rPr>
            <w:noProof/>
            <w:webHidden/>
          </w:rPr>
        </w:r>
        <w:r>
          <w:rPr>
            <w:noProof/>
            <w:webHidden/>
          </w:rPr>
          <w:fldChar w:fldCharType="separate"/>
        </w:r>
        <w:r w:rsidR="002B7CD3">
          <w:rPr>
            <w:noProof/>
            <w:webHidden/>
          </w:rPr>
          <w:t>89</w:t>
        </w:r>
        <w:r>
          <w:rPr>
            <w:noProof/>
            <w:webHidden/>
          </w:rPr>
          <w:fldChar w:fldCharType="end"/>
        </w:r>
      </w:hyperlink>
    </w:p>
    <w:p w14:paraId="6DC89569" w14:textId="3EB9FB84" w:rsidR="00923D53" w:rsidRDefault="00923D53">
      <w:pPr>
        <w:pStyle w:val="Verzeichnis3"/>
        <w:tabs>
          <w:tab w:val="left" w:pos="1320"/>
          <w:tab w:val="right" w:leader="dot" w:pos="8494"/>
        </w:tabs>
        <w:rPr>
          <w:rFonts w:eastAsiaTheme="minorEastAsia"/>
          <w:noProof/>
          <w:sz w:val="22"/>
          <w:lang w:eastAsia="de-CH"/>
        </w:rPr>
      </w:pPr>
      <w:hyperlink w:anchor="_Toc40879701" w:history="1">
        <w:r w:rsidRPr="00916BFC">
          <w:rPr>
            <w:rStyle w:val="Hyperlink"/>
            <w:noProof/>
          </w:rPr>
          <w:t>19.1.33</w:t>
        </w:r>
        <w:r>
          <w:rPr>
            <w:rFonts w:eastAsiaTheme="minorEastAsia"/>
            <w:noProof/>
            <w:sz w:val="22"/>
            <w:lang w:eastAsia="de-CH"/>
          </w:rPr>
          <w:tab/>
        </w:r>
        <w:r w:rsidRPr="00916BFC">
          <w:rPr>
            <w:rStyle w:val="Hyperlink"/>
            <w:noProof/>
          </w:rPr>
          <w:t>20.05.2020</w:t>
        </w:r>
        <w:r>
          <w:rPr>
            <w:noProof/>
            <w:webHidden/>
          </w:rPr>
          <w:tab/>
        </w:r>
        <w:r>
          <w:rPr>
            <w:noProof/>
            <w:webHidden/>
          </w:rPr>
          <w:fldChar w:fldCharType="begin"/>
        </w:r>
        <w:r>
          <w:rPr>
            <w:noProof/>
            <w:webHidden/>
          </w:rPr>
          <w:instrText xml:space="preserve"> PAGEREF _Toc40879701 \h </w:instrText>
        </w:r>
        <w:r>
          <w:rPr>
            <w:noProof/>
            <w:webHidden/>
          </w:rPr>
        </w:r>
        <w:r>
          <w:rPr>
            <w:noProof/>
            <w:webHidden/>
          </w:rPr>
          <w:fldChar w:fldCharType="separate"/>
        </w:r>
        <w:r w:rsidR="002B7CD3">
          <w:rPr>
            <w:noProof/>
            <w:webHidden/>
          </w:rPr>
          <w:t>89</w:t>
        </w:r>
        <w:r>
          <w:rPr>
            <w:noProof/>
            <w:webHidden/>
          </w:rPr>
          <w:fldChar w:fldCharType="end"/>
        </w:r>
      </w:hyperlink>
    </w:p>
    <w:p w14:paraId="4318C30C" w14:textId="20DF11D1" w:rsidR="00923D53" w:rsidRDefault="00923D53">
      <w:pPr>
        <w:pStyle w:val="Verzeichnis1"/>
        <w:rPr>
          <w:rFonts w:eastAsiaTheme="minorEastAsia"/>
          <w:noProof/>
          <w:sz w:val="22"/>
          <w:lang w:eastAsia="de-CH"/>
        </w:rPr>
      </w:pPr>
      <w:hyperlink w:anchor="_Toc40879702" w:history="1">
        <w:r w:rsidRPr="00916BFC">
          <w:rPr>
            <w:rStyle w:val="Hyperlink"/>
            <w:noProof/>
            <w:lang w:val="en-GB" w:bidi="he-IL"/>
          </w:rPr>
          <w:t>20</w:t>
        </w:r>
        <w:r>
          <w:rPr>
            <w:rFonts w:eastAsiaTheme="minorEastAsia"/>
            <w:noProof/>
            <w:sz w:val="22"/>
            <w:lang w:eastAsia="de-CH"/>
          </w:rPr>
          <w:tab/>
        </w:r>
        <w:r w:rsidRPr="00916BFC">
          <w:rPr>
            <w:rStyle w:val="Hyperlink"/>
            <w:noProof/>
            <w:lang w:val="en-GB" w:bidi="he-IL"/>
          </w:rPr>
          <w:t>Testprotokoll blnet App</w:t>
        </w:r>
        <w:r>
          <w:rPr>
            <w:noProof/>
            <w:webHidden/>
          </w:rPr>
          <w:tab/>
        </w:r>
        <w:r>
          <w:rPr>
            <w:noProof/>
            <w:webHidden/>
          </w:rPr>
          <w:fldChar w:fldCharType="begin"/>
        </w:r>
        <w:r>
          <w:rPr>
            <w:noProof/>
            <w:webHidden/>
          </w:rPr>
          <w:instrText xml:space="preserve"> PAGEREF _Toc40879702 \h </w:instrText>
        </w:r>
        <w:r>
          <w:rPr>
            <w:noProof/>
            <w:webHidden/>
          </w:rPr>
        </w:r>
        <w:r>
          <w:rPr>
            <w:noProof/>
            <w:webHidden/>
          </w:rPr>
          <w:fldChar w:fldCharType="separate"/>
        </w:r>
        <w:r w:rsidR="002B7CD3">
          <w:rPr>
            <w:noProof/>
            <w:webHidden/>
          </w:rPr>
          <w:t>90</w:t>
        </w:r>
        <w:r>
          <w:rPr>
            <w:noProof/>
            <w:webHidden/>
          </w:rPr>
          <w:fldChar w:fldCharType="end"/>
        </w:r>
      </w:hyperlink>
    </w:p>
    <w:p w14:paraId="27FF7E66" w14:textId="343840AC" w:rsidR="00923D53" w:rsidRDefault="00923D53">
      <w:pPr>
        <w:pStyle w:val="Verzeichnis1"/>
        <w:rPr>
          <w:rFonts w:eastAsiaTheme="minorEastAsia"/>
          <w:noProof/>
          <w:sz w:val="22"/>
          <w:lang w:eastAsia="de-CH"/>
        </w:rPr>
      </w:pPr>
      <w:hyperlink w:anchor="_Toc40879703" w:history="1">
        <w:r w:rsidRPr="00916BFC">
          <w:rPr>
            <w:rStyle w:val="Hyperlink"/>
            <w:noProof/>
            <w:lang w:bidi="he-IL"/>
          </w:rPr>
          <w:t>21</w:t>
        </w:r>
        <w:r>
          <w:rPr>
            <w:rFonts w:eastAsiaTheme="minorEastAsia"/>
            <w:noProof/>
            <w:sz w:val="22"/>
            <w:lang w:eastAsia="de-CH"/>
          </w:rPr>
          <w:tab/>
        </w:r>
        <w:r w:rsidRPr="00916BFC">
          <w:rPr>
            <w:rStyle w:val="Hyperlink"/>
            <w:noProof/>
            <w:lang w:bidi="he-IL"/>
          </w:rPr>
          <w:t>Ausgangslage</w:t>
        </w:r>
        <w:r>
          <w:rPr>
            <w:noProof/>
            <w:webHidden/>
          </w:rPr>
          <w:tab/>
        </w:r>
        <w:r>
          <w:rPr>
            <w:noProof/>
            <w:webHidden/>
          </w:rPr>
          <w:fldChar w:fldCharType="begin"/>
        </w:r>
        <w:r>
          <w:rPr>
            <w:noProof/>
            <w:webHidden/>
          </w:rPr>
          <w:instrText xml:space="preserve"> PAGEREF _Toc40879703 \h </w:instrText>
        </w:r>
        <w:r>
          <w:rPr>
            <w:noProof/>
            <w:webHidden/>
          </w:rPr>
        </w:r>
        <w:r>
          <w:rPr>
            <w:noProof/>
            <w:webHidden/>
          </w:rPr>
          <w:fldChar w:fldCharType="separate"/>
        </w:r>
        <w:r w:rsidR="002B7CD3">
          <w:rPr>
            <w:noProof/>
            <w:webHidden/>
          </w:rPr>
          <w:t>91</w:t>
        </w:r>
        <w:r>
          <w:rPr>
            <w:noProof/>
            <w:webHidden/>
          </w:rPr>
          <w:fldChar w:fldCharType="end"/>
        </w:r>
      </w:hyperlink>
    </w:p>
    <w:p w14:paraId="0FA0DD22" w14:textId="79E1721E" w:rsidR="00923D53" w:rsidRDefault="00923D53">
      <w:pPr>
        <w:pStyle w:val="Verzeichnis2"/>
        <w:rPr>
          <w:rFonts w:eastAsiaTheme="minorEastAsia"/>
          <w:sz w:val="22"/>
          <w:lang w:eastAsia="de-CH" w:bidi="ar-SA"/>
        </w:rPr>
      </w:pPr>
      <w:hyperlink w:anchor="_Toc40879704" w:history="1">
        <w:r w:rsidRPr="00916BFC">
          <w:rPr>
            <w:rStyle w:val="Hyperlink"/>
          </w:rPr>
          <w:t>21.1</w:t>
        </w:r>
        <w:r>
          <w:rPr>
            <w:rFonts w:eastAsiaTheme="minorEastAsia"/>
            <w:sz w:val="22"/>
            <w:lang w:eastAsia="de-CH" w:bidi="ar-SA"/>
          </w:rPr>
          <w:tab/>
        </w:r>
        <w:r w:rsidRPr="00916BFC">
          <w:rPr>
            <w:rStyle w:val="Hyperlink"/>
          </w:rPr>
          <w:t>Testgegenstand</w:t>
        </w:r>
        <w:r>
          <w:rPr>
            <w:webHidden/>
          </w:rPr>
          <w:tab/>
        </w:r>
        <w:r>
          <w:rPr>
            <w:webHidden/>
          </w:rPr>
          <w:fldChar w:fldCharType="begin"/>
        </w:r>
        <w:r>
          <w:rPr>
            <w:webHidden/>
          </w:rPr>
          <w:instrText xml:space="preserve"> PAGEREF _Toc40879704 \h </w:instrText>
        </w:r>
        <w:r>
          <w:rPr>
            <w:webHidden/>
          </w:rPr>
        </w:r>
        <w:r>
          <w:rPr>
            <w:webHidden/>
          </w:rPr>
          <w:fldChar w:fldCharType="separate"/>
        </w:r>
        <w:r w:rsidR="002B7CD3">
          <w:rPr>
            <w:webHidden/>
          </w:rPr>
          <w:t>91</w:t>
        </w:r>
        <w:r>
          <w:rPr>
            <w:webHidden/>
          </w:rPr>
          <w:fldChar w:fldCharType="end"/>
        </w:r>
      </w:hyperlink>
    </w:p>
    <w:p w14:paraId="29501F2B" w14:textId="37B4FBC0" w:rsidR="00923D53" w:rsidRDefault="00923D53">
      <w:pPr>
        <w:pStyle w:val="Verzeichnis1"/>
        <w:rPr>
          <w:rFonts w:eastAsiaTheme="minorEastAsia"/>
          <w:noProof/>
          <w:sz w:val="22"/>
          <w:lang w:eastAsia="de-CH"/>
        </w:rPr>
      </w:pPr>
      <w:hyperlink w:anchor="_Toc40879705" w:history="1">
        <w:r w:rsidRPr="00916BFC">
          <w:rPr>
            <w:rStyle w:val="Hyperlink"/>
            <w:noProof/>
            <w:lang w:bidi="he-IL"/>
          </w:rPr>
          <w:t>22</w:t>
        </w:r>
        <w:r>
          <w:rPr>
            <w:rFonts w:eastAsiaTheme="minorEastAsia"/>
            <w:noProof/>
            <w:sz w:val="22"/>
            <w:lang w:eastAsia="de-CH"/>
          </w:rPr>
          <w:tab/>
        </w:r>
        <w:r w:rsidRPr="00916BFC">
          <w:rPr>
            <w:rStyle w:val="Hyperlink"/>
            <w:noProof/>
            <w:lang w:bidi="he-IL"/>
          </w:rPr>
          <w:t>Testfälle</w:t>
        </w:r>
        <w:r>
          <w:rPr>
            <w:noProof/>
            <w:webHidden/>
          </w:rPr>
          <w:tab/>
        </w:r>
        <w:r>
          <w:rPr>
            <w:noProof/>
            <w:webHidden/>
          </w:rPr>
          <w:fldChar w:fldCharType="begin"/>
        </w:r>
        <w:r>
          <w:rPr>
            <w:noProof/>
            <w:webHidden/>
          </w:rPr>
          <w:instrText xml:space="preserve"> PAGEREF _Toc40879705 \h </w:instrText>
        </w:r>
        <w:r>
          <w:rPr>
            <w:noProof/>
            <w:webHidden/>
          </w:rPr>
        </w:r>
        <w:r>
          <w:rPr>
            <w:noProof/>
            <w:webHidden/>
          </w:rPr>
          <w:fldChar w:fldCharType="separate"/>
        </w:r>
        <w:r w:rsidR="002B7CD3">
          <w:rPr>
            <w:noProof/>
            <w:webHidden/>
          </w:rPr>
          <w:t>92</w:t>
        </w:r>
        <w:r>
          <w:rPr>
            <w:noProof/>
            <w:webHidden/>
          </w:rPr>
          <w:fldChar w:fldCharType="end"/>
        </w:r>
      </w:hyperlink>
    </w:p>
    <w:p w14:paraId="01C888D8" w14:textId="42B51186" w:rsidR="00923D53" w:rsidRDefault="00923D53">
      <w:pPr>
        <w:pStyle w:val="Verzeichnis2"/>
        <w:rPr>
          <w:rFonts w:eastAsiaTheme="minorEastAsia"/>
          <w:sz w:val="22"/>
          <w:lang w:eastAsia="de-CH" w:bidi="ar-SA"/>
        </w:rPr>
      </w:pPr>
      <w:hyperlink w:anchor="_Toc40879706" w:history="1">
        <w:r w:rsidRPr="00916BFC">
          <w:rPr>
            <w:rStyle w:val="Hyperlink"/>
          </w:rPr>
          <w:t>22.1</w:t>
        </w:r>
        <w:r>
          <w:rPr>
            <w:rFonts w:eastAsiaTheme="minorEastAsia"/>
            <w:sz w:val="22"/>
            <w:lang w:eastAsia="de-CH" w:bidi="ar-SA"/>
          </w:rPr>
          <w:tab/>
        </w:r>
        <w:r w:rsidRPr="00916BFC">
          <w:rPr>
            <w:rStyle w:val="Hyperlink"/>
          </w:rPr>
          <w:t>Testfall 1 App installieren</w:t>
        </w:r>
        <w:r>
          <w:rPr>
            <w:webHidden/>
          </w:rPr>
          <w:tab/>
        </w:r>
        <w:r>
          <w:rPr>
            <w:webHidden/>
          </w:rPr>
          <w:fldChar w:fldCharType="begin"/>
        </w:r>
        <w:r>
          <w:rPr>
            <w:webHidden/>
          </w:rPr>
          <w:instrText xml:space="preserve"> PAGEREF _Toc40879706 \h </w:instrText>
        </w:r>
        <w:r>
          <w:rPr>
            <w:webHidden/>
          </w:rPr>
        </w:r>
        <w:r>
          <w:rPr>
            <w:webHidden/>
          </w:rPr>
          <w:fldChar w:fldCharType="separate"/>
        </w:r>
        <w:r w:rsidR="002B7CD3">
          <w:rPr>
            <w:webHidden/>
          </w:rPr>
          <w:t>92</w:t>
        </w:r>
        <w:r>
          <w:rPr>
            <w:webHidden/>
          </w:rPr>
          <w:fldChar w:fldCharType="end"/>
        </w:r>
      </w:hyperlink>
    </w:p>
    <w:p w14:paraId="0536803E" w14:textId="165EEC46" w:rsidR="00923D53" w:rsidRDefault="00923D53">
      <w:pPr>
        <w:pStyle w:val="Verzeichnis2"/>
        <w:rPr>
          <w:rFonts w:eastAsiaTheme="minorEastAsia"/>
          <w:sz w:val="22"/>
          <w:lang w:eastAsia="de-CH" w:bidi="ar-SA"/>
        </w:rPr>
      </w:pPr>
      <w:hyperlink w:anchor="_Toc40879707" w:history="1">
        <w:r w:rsidRPr="00916BFC">
          <w:rPr>
            <w:rStyle w:val="Hyperlink"/>
          </w:rPr>
          <w:t>22.2</w:t>
        </w:r>
        <w:r>
          <w:rPr>
            <w:rFonts w:eastAsiaTheme="minorEastAsia"/>
            <w:sz w:val="22"/>
            <w:lang w:eastAsia="de-CH" w:bidi="ar-SA"/>
          </w:rPr>
          <w:tab/>
        </w:r>
        <w:r w:rsidRPr="00916BFC">
          <w:rPr>
            <w:rStyle w:val="Hyperlink"/>
          </w:rPr>
          <w:t>Testfall 2 – Anmelden und Registrieren</w:t>
        </w:r>
        <w:r>
          <w:rPr>
            <w:webHidden/>
          </w:rPr>
          <w:tab/>
        </w:r>
        <w:r>
          <w:rPr>
            <w:webHidden/>
          </w:rPr>
          <w:fldChar w:fldCharType="begin"/>
        </w:r>
        <w:r>
          <w:rPr>
            <w:webHidden/>
          </w:rPr>
          <w:instrText xml:space="preserve"> PAGEREF _Toc40879707 \h </w:instrText>
        </w:r>
        <w:r>
          <w:rPr>
            <w:webHidden/>
          </w:rPr>
        </w:r>
        <w:r>
          <w:rPr>
            <w:webHidden/>
          </w:rPr>
          <w:fldChar w:fldCharType="separate"/>
        </w:r>
        <w:r w:rsidR="002B7CD3">
          <w:rPr>
            <w:webHidden/>
          </w:rPr>
          <w:t>93</w:t>
        </w:r>
        <w:r>
          <w:rPr>
            <w:webHidden/>
          </w:rPr>
          <w:fldChar w:fldCharType="end"/>
        </w:r>
      </w:hyperlink>
    </w:p>
    <w:p w14:paraId="16E27FBA" w14:textId="20B54175" w:rsidR="00923D53" w:rsidRDefault="00923D53">
      <w:pPr>
        <w:pStyle w:val="Verzeichnis2"/>
        <w:rPr>
          <w:rFonts w:eastAsiaTheme="minorEastAsia"/>
          <w:sz w:val="22"/>
          <w:lang w:eastAsia="de-CH" w:bidi="ar-SA"/>
        </w:rPr>
      </w:pPr>
      <w:hyperlink w:anchor="_Toc40879708" w:history="1">
        <w:r w:rsidRPr="00916BFC">
          <w:rPr>
            <w:rStyle w:val="Hyperlink"/>
          </w:rPr>
          <w:t>22.3</w:t>
        </w:r>
        <w:r>
          <w:rPr>
            <w:rFonts w:eastAsiaTheme="minorEastAsia"/>
            <w:sz w:val="22"/>
            <w:lang w:eastAsia="de-CH" w:bidi="ar-SA"/>
          </w:rPr>
          <w:tab/>
        </w:r>
        <w:r w:rsidRPr="00916BFC">
          <w:rPr>
            <w:rStyle w:val="Hyperlink"/>
          </w:rPr>
          <w:t>Testfall 3 Passwort zurücksetzen</w:t>
        </w:r>
        <w:r>
          <w:rPr>
            <w:webHidden/>
          </w:rPr>
          <w:tab/>
        </w:r>
        <w:r>
          <w:rPr>
            <w:webHidden/>
          </w:rPr>
          <w:fldChar w:fldCharType="begin"/>
        </w:r>
        <w:r>
          <w:rPr>
            <w:webHidden/>
          </w:rPr>
          <w:instrText xml:space="preserve"> PAGEREF _Toc40879708 \h </w:instrText>
        </w:r>
        <w:r>
          <w:rPr>
            <w:webHidden/>
          </w:rPr>
        </w:r>
        <w:r>
          <w:rPr>
            <w:webHidden/>
          </w:rPr>
          <w:fldChar w:fldCharType="separate"/>
        </w:r>
        <w:r w:rsidR="002B7CD3">
          <w:rPr>
            <w:webHidden/>
          </w:rPr>
          <w:t>94</w:t>
        </w:r>
        <w:r>
          <w:rPr>
            <w:webHidden/>
          </w:rPr>
          <w:fldChar w:fldCharType="end"/>
        </w:r>
      </w:hyperlink>
    </w:p>
    <w:p w14:paraId="0A4ACBB2" w14:textId="744A982A" w:rsidR="00923D53" w:rsidRDefault="00923D53">
      <w:pPr>
        <w:pStyle w:val="Verzeichnis2"/>
        <w:rPr>
          <w:rFonts w:eastAsiaTheme="minorEastAsia"/>
          <w:sz w:val="22"/>
          <w:lang w:eastAsia="de-CH" w:bidi="ar-SA"/>
        </w:rPr>
      </w:pPr>
      <w:hyperlink w:anchor="_Toc40879709" w:history="1">
        <w:r w:rsidRPr="00916BFC">
          <w:rPr>
            <w:rStyle w:val="Hyperlink"/>
          </w:rPr>
          <w:t>22.4</w:t>
        </w:r>
        <w:r>
          <w:rPr>
            <w:rFonts w:eastAsiaTheme="minorEastAsia"/>
            <w:sz w:val="22"/>
            <w:lang w:eastAsia="de-CH" w:bidi="ar-SA"/>
          </w:rPr>
          <w:tab/>
        </w:r>
        <w:r w:rsidRPr="00916BFC">
          <w:rPr>
            <w:rStyle w:val="Hyperlink"/>
          </w:rPr>
          <w:t>Testfall 4 Notenformular</w:t>
        </w:r>
        <w:r>
          <w:rPr>
            <w:webHidden/>
          </w:rPr>
          <w:tab/>
        </w:r>
        <w:r>
          <w:rPr>
            <w:webHidden/>
          </w:rPr>
          <w:fldChar w:fldCharType="begin"/>
        </w:r>
        <w:r>
          <w:rPr>
            <w:webHidden/>
          </w:rPr>
          <w:instrText xml:space="preserve"> PAGEREF _Toc40879709 \h </w:instrText>
        </w:r>
        <w:r>
          <w:rPr>
            <w:webHidden/>
          </w:rPr>
        </w:r>
        <w:r>
          <w:rPr>
            <w:webHidden/>
          </w:rPr>
          <w:fldChar w:fldCharType="separate"/>
        </w:r>
        <w:r w:rsidR="002B7CD3">
          <w:rPr>
            <w:webHidden/>
          </w:rPr>
          <w:t>95</w:t>
        </w:r>
        <w:r>
          <w:rPr>
            <w:webHidden/>
          </w:rPr>
          <w:fldChar w:fldCharType="end"/>
        </w:r>
      </w:hyperlink>
    </w:p>
    <w:p w14:paraId="72751AAE" w14:textId="183FA9DB" w:rsidR="00923D53" w:rsidRDefault="00923D53">
      <w:pPr>
        <w:pStyle w:val="Verzeichnis2"/>
        <w:rPr>
          <w:rFonts w:eastAsiaTheme="minorEastAsia"/>
          <w:sz w:val="22"/>
          <w:lang w:eastAsia="de-CH" w:bidi="ar-SA"/>
        </w:rPr>
      </w:pPr>
      <w:hyperlink w:anchor="_Toc40879710" w:history="1">
        <w:r w:rsidRPr="00916BFC">
          <w:rPr>
            <w:rStyle w:val="Hyperlink"/>
          </w:rPr>
          <w:t>22.5</w:t>
        </w:r>
        <w:r>
          <w:rPr>
            <w:rFonts w:eastAsiaTheme="minorEastAsia"/>
            <w:sz w:val="22"/>
            <w:lang w:eastAsia="de-CH" w:bidi="ar-SA"/>
          </w:rPr>
          <w:tab/>
        </w:r>
        <w:r w:rsidRPr="00916BFC">
          <w:rPr>
            <w:rStyle w:val="Hyperlink"/>
          </w:rPr>
          <w:t>Testfall 5 Kalender</w:t>
        </w:r>
        <w:r>
          <w:rPr>
            <w:webHidden/>
          </w:rPr>
          <w:tab/>
        </w:r>
        <w:r>
          <w:rPr>
            <w:webHidden/>
          </w:rPr>
          <w:fldChar w:fldCharType="begin"/>
        </w:r>
        <w:r>
          <w:rPr>
            <w:webHidden/>
          </w:rPr>
          <w:instrText xml:space="preserve"> PAGEREF _Toc40879710 \h </w:instrText>
        </w:r>
        <w:r>
          <w:rPr>
            <w:webHidden/>
          </w:rPr>
        </w:r>
        <w:r>
          <w:rPr>
            <w:webHidden/>
          </w:rPr>
          <w:fldChar w:fldCharType="separate"/>
        </w:r>
        <w:r w:rsidR="002B7CD3">
          <w:rPr>
            <w:webHidden/>
          </w:rPr>
          <w:t>96</w:t>
        </w:r>
        <w:r>
          <w:rPr>
            <w:webHidden/>
          </w:rPr>
          <w:fldChar w:fldCharType="end"/>
        </w:r>
      </w:hyperlink>
    </w:p>
    <w:p w14:paraId="118D7173" w14:textId="5C473640" w:rsidR="00923D53" w:rsidRDefault="00923D53">
      <w:pPr>
        <w:pStyle w:val="Verzeichnis2"/>
        <w:rPr>
          <w:rFonts w:eastAsiaTheme="minorEastAsia"/>
          <w:sz w:val="22"/>
          <w:lang w:eastAsia="de-CH" w:bidi="ar-SA"/>
        </w:rPr>
      </w:pPr>
      <w:hyperlink w:anchor="_Toc40879711" w:history="1">
        <w:r w:rsidRPr="00916BFC">
          <w:rPr>
            <w:rStyle w:val="Hyperlink"/>
          </w:rPr>
          <w:t>22.6</w:t>
        </w:r>
        <w:r>
          <w:rPr>
            <w:rFonts w:eastAsiaTheme="minorEastAsia"/>
            <w:sz w:val="22"/>
            <w:lang w:eastAsia="de-CH" w:bidi="ar-SA"/>
          </w:rPr>
          <w:tab/>
        </w:r>
        <w:r w:rsidRPr="00916BFC">
          <w:rPr>
            <w:rStyle w:val="Hyperlink"/>
          </w:rPr>
          <w:t>Testfall 6 Checklisten</w:t>
        </w:r>
        <w:r>
          <w:rPr>
            <w:webHidden/>
          </w:rPr>
          <w:tab/>
        </w:r>
        <w:r>
          <w:rPr>
            <w:webHidden/>
          </w:rPr>
          <w:fldChar w:fldCharType="begin"/>
        </w:r>
        <w:r>
          <w:rPr>
            <w:webHidden/>
          </w:rPr>
          <w:instrText xml:space="preserve"> PAGEREF _Toc40879711 \h </w:instrText>
        </w:r>
        <w:r>
          <w:rPr>
            <w:webHidden/>
          </w:rPr>
        </w:r>
        <w:r>
          <w:rPr>
            <w:webHidden/>
          </w:rPr>
          <w:fldChar w:fldCharType="separate"/>
        </w:r>
        <w:r w:rsidR="002B7CD3">
          <w:rPr>
            <w:webHidden/>
          </w:rPr>
          <w:t>97</w:t>
        </w:r>
        <w:r>
          <w:rPr>
            <w:webHidden/>
          </w:rPr>
          <w:fldChar w:fldCharType="end"/>
        </w:r>
      </w:hyperlink>
    </w:p>
    <w:p w14:paraId="7A45F7C1" w14:textId="1BEC472E" w:rsidR="00923D53" w:rsidRDefault="00923D53">
      <w:pPr>
        <w:pStyle w:val="Verzeichnis2"/>
        <w:rPr>
          <w:rFonts w:eastAsiaTheme="minorEastAsia"/>
          <w:sz w:val="22"/>
          <w:lang w:eastAsia="de-CH" w:bidi="ar-SA"/>
        </w:rPr>
      </w:pPr>
      <w:hyperlink w:anchor="_Toc40879712" w:history="1">
        <w:r w:rsidRPr="00916BFC">
          <w:rPr>
            <w:rStyle w:val="Hyperlink"/>
          </w:rPr>
          <w:t>22.7</w:t>
        </w:r>
        <w:r>
          <w:rPr>
            <w:rFonts w:eastAsiaTheme="minorEastAsia"/>
            <w:sz w:val="22"/>
            <w:lang w:eastAsia="de-CH" w:bidi="ar-SA"/>
          </w:rPr>
          <w:tab/>
        </w:r>
        <w:r w:rsidRPr="00916BFC">
          <w:rPr>
            <w:rStyle w:val="Hyperlink"/>
          </w:rPr>
          <w:t>Testfall 6 Links</w:t>
        </w:r>
        <w:r>
          <w:rPr>
            <w:webHidden/>
          </w:rPr>
          <w:tab/>
        </w:r>
        <w:r>
          <w:rPr>
            <w:webHidden/>
          </w:rPr>
          <w:fldChar w:fldCharType="begin"/>
        </w:r>
        <w:r>
          <w:rPr>
            <w:webHidden/>
          </w:rPr>
          <w:instrText xml:space="preserve"> PAGEREF _Toc40879712 \h </w:instrText>
        </w:r>
        <w:r>
          <w:rPr>
            <w:webHidden/>
          </w:rPr>
        </w:r>
        <w:r>
          <w:rPr>
            <w:webHidden/>
          </w:rPr>
          <w:fldChar w:fldCharType="separate"/>
        </w:r>
        <w:r w:rsidR="002B7CD3">
          <w:rPr>
            <w:webHidden/>
          </w:rPr>
          <w:t>98</w:t>
        </w:r>
        <w:r>
          <w:rPr>
            <w:webHidden/>
          </w:rPr>
          <w:fldChar w:fldCharType="end"/>
        </w:r>
      </w:hyperlink>
    </w:p>
    <w:p w14:paraId="693EA30B" w14:textId="31156A13" w:rsidR="00923D53" w:rsidRDefault="00923D53">
      <w:pPr>
        <w:pStyle w:val="Verzeichnis1"/>
        <w:rPr>
          <w:rFonts w:eastAsiaTheme="minorEastAsia"/>
          <w:noProof/>
          <w:sz w:val="22"/>
          <w:lang w:eastAsia="de-CH"/>
        </w:rPr>
      </w:pPr>
      <w:hyperlink w:anchor="_Toc40879713" w:history="1">
        <w:r w:rsidRPr="00916BFC">
          <w:rPr>
            <w:rStyle w:val="Hyperlink"/>
            <w:noProof/>
            <w:lang w:bidi="he-IL"/>
          </w:rPr>
          <w:t>23</w:t>
        </w:r>
        <w:r>
          <w:rPr>
            <w:rFonts w:eastAsiaTheme="minorEastAsia"/>
            <w:noProof/>
            <w:sz w:val="22"/>
            <w:lang w:eastAsia="de-CH"/>
          </w:rPr>
          <w:tab/>
        </w:r>
        <w:r w:rsidRPr="00916BFC">
          <w:rPr>
            <w:rStyle w:val="Hyperlink"/>
            <w:noProof/>
            <w:lang w:bidi="he-IL"/>
          </w:rPr>
          <w:t>Testergebnis</w:t>
        </w:r>
        <w:r>
          <w:rPr>
            <w:noProof/>
            <w:webHidden/>
          </w:rPr>
          <w:tab/>
        </w:r>
        <w:r>
          <w:rPr>
            <w:noProof/>
            <w:webHidden/>
          </w:rPr>
          <w:fldChar w:fldCharType="begin"/>
        </w:r>
        <w:r>
          <w:rPr>
            <w:noProof/>
            <w:webHidden/>
          </w:rPr>
          <w:instrText xml:space="preserve"> PAGEREF _Toc40879713 \h </w:instrText>
        </w:r>
        <w:r>
          <w:rPr>
            <w:noProof/>
            <w:webHidden/>
          </w:rPr>
        </w:r>
        <w:r>
          <w:rPr>
            <w:noProof/>
            <w:webHidden/>
          </w:rPr>
          <w:fldChar w:fldCharType="separate"/>
        </w:r>
        <w:r w:rsidR="002B7CD3">
          <w:rPr>
            <w:noProof/>
            <w:webHidden/>
          </w:rPr>
          <w:t>99</w:t>
        </w:r>
        <w:r>
          <w:rPr>
            <w:noProof/>
            <w:webHidden/>
          </w:rPr>
          <w:fldChar w:fldCharType="end"/>
        </w:r>
      </w:hyperlink>
    </w:p>
    <w:p w14:paraId="2301C79F" w14:textId="317284AF" w:rsidR="00923D53" w:rsidRDefault="00923D53">
      <w:pPr>
        <w:pStyle w:val="Verzeichnis1"/>
        <w:rPr>
          <w:rFonts w:eastAsiaTheme="minorEastAsia"/>
          <w:noProof/>
          <w:sz w:val="22"/>
          <w:lang w:eastAsia="de-CH"/>
        </w:rPr>
      </w:pPr>
      <w:hyperlink w:anchor="_Toc40879714" w:history="1">
        <w:r w:rsidRPr="00916BFC">
          <w:rPr>
            <w:rStyle w:val="Hyperlink"/>
            <w:noProof/>
            <w:lang w:bidi="he-IL"/>
          </w:rPr>
          <w:t>24</w:t>
        </w:r>
        <w:r>
          <w:rPr>
            <w:rFonts w:eastAsiaTheme="minorEastAsia"/>
            <w:noProof/>
            <w:sz w:val="22"/>
            <w:lang w:eastAsia="de-CH"/>
          </w:rPr>
          <w:tab/>
        </w:r>
        <w:r w:rsidRPr="00916BFC">
          <w:rPr>
            <w:rStyle w:val="Hyperlink"/>
            <w:noProof/>
            <w:lang w:bidi="he-IL"/>
          </w:rPr>
          <w:t>Glossar</w:t>
        </w:r>
        <w:r>
          <w:rPr>
            <w:noProof/>
            <w:webHidden/>
          </w:rPr>
          <w:tab/>
        </w:r>
        <w:r>
          <w:rPr>
            <w:noProof/>
            <w:webHidden/>
          </w:rPr>
          <w:fldChar w:fldCharType="begin"/>
        </w:r>
        <w:r>
          <w:rPr>
            <w:noProof/>
            <w:webHidden/>
          </w:rPr>
          <w:instrText xml:space="preserve"> PAGEREF _Toc40879714 \h </w:instrText>
        </w:r>
        <w:r>
          <w:rPr>
            <w:noProof/>
            <w:webHidden/>
          </w:rPr>
        </w:r>
        <w:r>
          <w:rPr>
            <w:noProof/>
            <w:webHidden/>
          </w:rPr>
          <w:fldChar w:fldCharType="separate"/>
        </w:r>
        <w:r w:rsidR="002B7CD3">
          <w:rPr>
            <w:noProof/>
            <w:webHidden/>
          </w:rPr>
          <w:t>100</w:t>
        </w:r>
        <w:r>
          <w:rPr>
            <w:noProof/>
            <w:webHidden/>
          </w:rPr>
          <w:fldChar w:fldCharType="end"/>
        </w:r>
      </w:hyperlink>
    </w:p>
    <w:p w14:paraId="1653E473" w14:textId="1B2E70D8" w:rsidR="00923D53" w:rsidRDefault="00923D53">
      <w:pPr>
        <w:pStyle w:val="Verzeichnis1"/>
        <w:rPr>
          <w:rFonts w:eastAsiaTheme="minorEastAsia"/>
          <w:noProof/>
          <w:sz w:val="22"/>
          <w:lang w:eastAsia="de-CH"/>
        </w:rPr>
      </w:pPr>
      <w:hyperlink w:anchor="_Toc40879715" w:history="1">
        <w:r w:rsidRPr="00916BFC">
          <w:rPr>
            <w:rStyle w:val="Hyperlink"/>
            <w:noProof/>
            <w:lang w:bidi="he-IL"/>
          </w:rPr>
          <w:t>25</w:t>
        </w:r>
        <w:r>
          <w:rPr>
            <w:rFonts w:eastAsiaTheme="minorEastAsia"/>
            <w:noProof/>
            <w:sz w:val="22"/>
            <w:lang w:eastAsia="de-CH"/>
          </w:rPr>
          <w:tab/>
        </w:r>
        <w:r w:rsidRPr="00916BFC">
          <w:rPr>
            <w:rStyle w:val="Hyperlink"/>
            <w:noProof/>
            <w:lang w:bidi="he-IL"/>
          </w:rPr>
          <w:t>Abbildungsverzeichnis</w:t>
        </w:r>
        <w:r>
          <w:rPr>
            <w:noProof/>
            <w:webHidden/>
          </w:rPr>
          <w:tab/>
        </w:r>
        <w:r>
          <w:rPr>
            <w:noProof/>
            <w:webHidden/>
          </w:rPr>
          <w:fldChar w:fldCharType="begin"/>
        </w:r>
        <w:r>
          <w:rPr>
            <w:noProof/>
            <w:webHidden/>
          </w:rPr>
          <w:instrText xml:space="preserve"> PAGEREF _Toc40879715 \h </w:instrText>
        </w:r>
        <w:r>
          <w:rPr>
            <w:noProof/>
            <w:webHidden/>
          </w:rPr>
        </w:r>
        <w:r>
          <w:rPr>
            <w:noProof/>
            <w:webHidden/>
          </w:rPr>
          <w:fldChar w:fldCharType="separate"/>
        </w:r>
        <w:r w:rsidR="002B7CD3">
          <w:rPr>
            <w:noProof/>
            <w:webHidden/>
          </w:rPr>
          <w:t>101</w:t>
        </w:r>
        <w:r>
          <w:rPr>
            <w:noProof/>
            <w:webHidden/>
          </w:rPr>
          <w:fldChar w:fldCharType="end"/>
        </w:r>
      </w:hyperlink>
    </w:p>
    <w:p w14:paraId="2B6FC068" w14:textId="5C9AE2CF" w:rsidR="00923D53" w:rsidRDefault="00923D53">
      <w:pPr>
        <w:pStyle w:val="Verzeichnis1"/>
        <w:rPr>
          <w:rFonts w:eastAsiaTheme="minorEastAsia"/>
          <w:noProof/>
          <w:sz w:val="22"/>
          <w:lang w:eastAsia="de-CH"/>
        </w:rPr>
      </w:pPr>
      <w:hyperlink w:anchor="_Toc40879716" w:history="1">
        <w:r w:rsidRPr="00916BFC">
          <w:rPr>
            <w:rStyle w:val="Hyperlink"/>
            <w:noProof/>
            <w:lang w:bidi="he-IL"/>
          </w:rPr>
          <w:t>26</w:t>
        </w:r>
        <w:r>
          <w:rPr>
            <w:rFonts w:eastAsiaTheme="minorEastAsia"/>
            <w:noProof/>
            <w:sz w:val="22"/>
            <w:lang w:eastAsia="de-CH"/>
          </w:rPr>
          <w:tab/>
        </w:r>
        <w:r w:rsidRPr="00916BFC">
          <w:rPr>
            <w:rStyle w:val="Hyperlink"/>
            <w:noProof/>
            <w:lang w:bidi="he-IL"/>
          </w:rPr>
          <w:t>Tabellenverzeichnis</w:t>
        </w:r>
        <w:r>
          <w:rPr>
            <w:noProof/>
            <w:webHidden/>
          </w:rPr>
          <w:tab/>
        </w:r>
        <w:r>
          <w:rPr>
            <w:noProof/>
            <w:webHidden/>
          </w:rPr>
          <w:fldChar w:fldCharType="begin"/>
        </w:r>
        <w:r>
          <w:rPr>
            <w:noProof/>
            <w:webHidden/>
          </w:rPr>
          <w:instrText xml:space="preserve"> PAGEREF _Toc40879716 \h </w:instrText>
        </w:r>
        <w:r>
          <w:rPr>
            <w:noProof/>
            <w:webHidden/>
          </w:rPr>
        </w:r>
        <w:r>
          <w:rPr>
            <w:noProof/>
            <w:webHidden/>
          </w:rPr>
          <w:fldChar w:fldCharType="separate"/>
        </w:r>
        <w:r w:rsidR="002B7CD3">
          <w:rPr>
            <w:noProof/>
            <w:webHidden/>
          </w:rPr>
          <w:t>104</w:t>
        </w:r>
        <w:r>
          <w:rPr>
            <w:noProof/>
            <w:webHidden/>
          </w:rPr>
          <w:fldChar w:fldCharType="end"/>
        </w:r>
      </w:hyperlink>
    </w:p>
    <w:p w14:paraId="79352B32" w14:textId="28E14E11" w:rsidR="00923D53" w:rsidRDefault="00923D53">
      <w:pPr>
        <w:pStyle w:val="Verzeichnis1"/>
        <w:rPr>
          <w:rFonts w:eastAsiaTheme="minorEastAsia"/>
          <w:noProof/>
          <w:sz w:val="22"/>
          <w:lang w:eastAsia="de-CH"/>
        </w:rPr>
      </w:pPr>
      <w:hyperlink w:anchor="_Toc40879717" w:history="1">
        <w:r w:rsidRPr="00916BFC">
          <w:rPr>
            <w:rStyle w:val="Hyperlink"/>
            <w:noProof/>
            <w:lang w:bidi="he-IL"/>
          </w:rPr>
          <w:t>27</w:t>
        </w:r>
        <w:r>
          <w:rPr>
            <w:rFonts w:eastAsiaTheme="minorEastAsia"/>
            <w:noProof/>
            <w:sz w:val="22"/>
            <w:lang w:eastAsia="de-CH"/>
          </w:rPr>
          <w:tab/>
        </w:r>
        <w:r w:rsidRPr="00916BFC">
          <w:rPr>
            <w:rStyle w:val="Hyperlink"/>
            <w:noProof/>
            <w:lang w:bidi="he-IL"/>
          </w:rPr>
          <w:t>Index</w:t>
        </w:r>
        <w:r>
          <w:rPr>
            <w:noProof/>
            <w:webHidden/>
          </w:rPr>
          <w:tab/>
        </w:r>
        <w:r>
          <w:rPr>
            <w:noProof/>
            <w:webHidden/>
          </w:rPr>
          <w:fldChar w:fldCharType="begin"/>
        </w:r>
        <w:r>
          <w:rPr>
            <w:noProof/>
            <w:webHidden/>
          </w:rPr>
          <w:instrText xml:space="preserve"> PAGEREF _Toc40879717 \h </w:instrText>
        </w:r>
        <w:r>
          <w:rPr>
            <w:noProof/>
            <w:webHidden/>
          </w:rPr>
        </w:r>
        <w:r>
          <w:rPr>
            <w:noProof/>
            <w:webHidden/>
          </w:rPr>
          <w:fldChar w:fldCharType="separate"/>
        </w:r>
        <w:r w:rsidR="002B7CD3">
          <w:rPr>
            <w:noProof/>
            <w:webHidden/>
          </w:rPr>
          <w:t>105</w:t>
        </w:r>
        <w:r>
          <w:rPr>
            <w:noProof/>
            <w:webHidden/>
          </w:rPr>
          <w:fldChar w:fldCharType="end"/>
        </w:r>
      </w:hyperlink>
    </w:p>
    <w:p w14:paraId="7E184619" w14:textId="4FECA48B" w:rsidR="001E2E6F" w:rsidRDefault="001E2E6F" w:rsidP="00755BA1">
      <w:r>
        <w:fldChar w:fldCharType="end"/>
      </w:r>
      <w:r w:rsidR="009D4866">
        <w:t>Den Quellcode der App finden Sie auf:</w:t>
      </w:r>
    </w:p>
    <w:p w14:paraId="721A130F" w14:textId="08BE5A47" w:rsidR="009D4866" w:rsidRDefault="00957582" w:rsidP="00755BA1">
      <w:hyperlink r:id="rId11" w:history="1">
        <w:r w:rsidR="00A72819">
          <w:rPr>
            <w:rStyle w:val="Hyperlink"/>
          </w:rPr>
          <w:t>https://github.com/RaA-BLNET/BLNETAppAndroid/</w:t>
        </w:r>
      </w:hyperlink>
    </w:p>
    <w:p w14:paraId="044639F4" w14:textId="77777777" w:rsidR="005F657F" w:rsidRDefault="005F657F" w:rsidP="005F3397">
      <w:pPr>
        <w:pStyle w:val="berschrift1"/>
      </w:pPr>
      <w:bookmarkStart w:id="0" w:name="_Toc40879596"/>
      <w:r>
        <w:lastRenderedPageBreak/>
        <w:t>Installation</w:t>
      </w:r>
      <w:r w:rsidR="00B51B52">
        <w:fldChar w:fldCharType="begin"/>
      </w:r>
      <w:r w:rsidR="00B51B52">
        <w:instrText xml:space="preserve"> XE "</w:instrText>
      </w:r>
      <w:r w:rsidR="00B51B52" w:rsidRPr="00A35CB4">
        <w:instrText>Installation</w:instrText>
      </w:r>
      <w:r w:rsidR="00B51B52">
        <w:instrText xml:space="preserve">" </w:instrText>
      </w:r>
      <w:r w:rsidR="00B51B52">
        <w:fldChar w:fldCharType="end"/>
      </w:r>
      <w:r>
        <w:t xml:space="preserve"> von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w:t>
      </w:r>
      <w:r w:rsidR="00FB6485">
        <w:t>dio</w:t>
      </w:r>
      <w:bookmarkEnd w:id="0"/>
      <w:r w:rsidR="00B51B52">
        <w:fldChar w:fldCharType="begin"/>
      </w:r>
      <w:r w:rsidR="00B51B52">
        <w:instrText xml:space="preserve"> XE "</w:instrText>
      </w:r>
      <w:r w:rsidR="00B51B52" w:rsidRPr="009D264E">
        <w:instrText>Android Studio</w:instrText>
      </w:r>
      <w:r w:rsidR="00B51B52">
        <w:instrText xml:space="preserve">" </w:instrText>
      </w:r>
      <w:r w:rsidR="00B51B52">
        <w:fldChar w:fldCharType="end"/>
      </w:r>
    </w:p>
    <w:p w14:paraId="1529E557" w14:textId="77777777" w:rsidR="00097B3A" w:rsidRPr="00097B3A" w:rsidRDefault="00097B3A" w:rsidP="00097B3A">
      <w:pPr>
        <w:rPr>
          <w:lang w:bidi="he-IL"/>
        </w:rPr>
      </w:pPr>
    </w:p>
    <w:tbl>
      <w:tblPr>
        <w:tblStyle w:val="Tabellenraster"/>
        <w:tblW w:w="0" w:type="auto"/>
        <w:tblLook w:val="04A0" w:firstRow="1" w:lastRow="0" w:firstColumn="1" w:lastColumn="0" w:noHBand="0" w:noVBand="1"/>
      </w:tblPr>
      <w:tblGrid>
        <w:gridCol w:w="4247"/>
        <w:gridCol w:w="4247"/>
      </w:tblGrid>
      <w:tr w:rsidR="008E41BF" w14:paraId="5FA5D3A8" w14:textId="77777777" w:rsidTr="00B85879">
        <w:trPr>
          <w:tblHeader/>
        </w:trPr>
        <w:tc>
          <w:tcPr>
            <w:tcW w:w="4247" w:type="dxa"/>
            <w:shd w:val="pct10" w:color="auto" w:fill="auto"/>
          </w:tcPr>
          <w:p w14:paraId="034FE7B7" w14:textId="61656882" w:rsidR="00FB6485" w:rsidRDefault="008E41BF" w:rsidP="00430AF2">
            <w:pPr>
              <w:rPr>
                <w:lang w:bidi="he-IL"/>
              </w:rPr>
            </w:pPr>
            <w:r>
              <w:rPr>
                <w:lang w:bidi="he-IL"/>
              </w:rPr>
              <w:t>Erklärung</w:t>
            </w:r>
            <w:r w:rsidR="00EB6792">
              <w:rPr>
                <w:lang w:bidi="he-IL"/>
              </w:rPr>
              <w:fldChar w:fldCharType="begin"/>
            </w:r>
            <w:r w:rsidR="00EB6792">
              <w:instrText xml:space="preserve"> XE "</w:instrText>
            </w:r>
            <w:r w:rsidR="00EB6792" w:rsidRPr="002D63DB">
              <w:rPr>
                <w:lang w:bidi="he-IL"/>
              </w:rPr>
              <w:instrText>Erklärung</w:instrText>
            </w:r>
            <w:r w:rsidR="00EB6792">
              <w:instrText xml:space="preserve">" </w:instrText>
            </w:r>
            <w:r w:rsidR="00EB6792">
              <w:rPr>
                <w:lang w:bidi="he-IL"/>
              </w:rPr>
              <w:fldChar w:fldCharType="end"/>
            </w:r>
          </w:p>
        </w:tc>
        <w:tc>
          <w:tcPr>
            <w:tcW w:w="4247" w:type="dxa"/>
            <w:shd w:val="pct10" w:color="auto" w:fill="auto"/>
          </w:tcPr>
          <w:p w14:paraId="2B79184C" w14:textId="77777777" w:rsidR="00FB6485" w:rsidRDefault="008E41BF" w:rsidP="00430AF2">
            <w:pPr>
              <w:rPr>
                <w:noProof/>
                <w:lang w:eastAsia="de-CH"/>
              </w:rPr>
            </w:pPr>
            <w:r>
              <w:rPr>
                <w:noProof/>
                <w:lang w:eastAsia="de-CH"/>
              </w:rPr>
              <w:t>Bild</w:t>
            </w:r>
          </w:p>
        </w:tc>
      </w:tr>
      <w:tr w:rsidR="008E41BF" w14:paraId="739E9949" w14:textId="77777777" w:rsidTr="00097B3A">
        <w:tc>
          <w:tcPr>
            <w:tcW w:w="4247" w:type="dxa"/>
          </w:tcPr>
          <w:p w14:paraId="77B5BFC6" w14:textId="2CC51D63" w:rsidR="009E2F3D" w:rsidRDefault="00823684" w:rsidP="00430AF2">
            <w:pPr>
              <w:rPr>
                <w:lang w:bidi="he-IL"/>
              </w:rPr>
            </w:pPr>
            <w:r>
              <w:rPr>
                <w:lang w:bidi="he-IL"/>
              </w:rPr>
              <w:t>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sidR="006F1C95">
              <w:rPr>
                <w:lang w:bidi="he-IL"/>
              </w:rPr>
              <w:t xml:space="preserve"> Studio</w:t>
            </w:r>
            <w:r>
              <w:rPr>
                <w:lang w:bidi="he-IL"/>
              </w:rPr>
              <w:t xml:space="preserve"> kann und wird über den Browser heruntergeladen</w:t>
            </w:r>
            <w:r w:rsidR="00E104E6">
              <w:rPr>
                <w:lang w:bidi="he-IL"/>
              </w:rPr>
              <w:t>, um dies zu tun einfach das grüne Feld anklicken</w:t>
            </w:r>
          </w:p>
        </w:tc>
        <w:tc>
          <w:tcPr>
            <w:tcW w:w="4247" w:type="dxa"/>
          </w:tcPr>
          <w:p w14:paraId="128B16C7" w14:textId="77777777" w:rsidR="008E41BF" w:rsidRDefault="0F355831" w:rsidP="008E41BF">
            <w:pPr>
              <w:keepNext/>
            </w:pPr>
            <w:r>
              <w:rPr>
                <w:noProof/>
                <w:lang w:eastAsia="de-CH"/>
              </w:rPr>
              <w:drawing>
                <wp:inline distT="0" distB="0" distL="0" distR="0" wp14:anchorId="1B8166E8" wp14:editId="0DB3CC60">
                  <wp:extent cx="2410691" cy="1180966"/>
                  <wp:effectExtent l="0" t="0" r="0" b="635"/>
                  <wp:docPr id="1150273853"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12" cstate="print">
                            <a:extLst>
                              <a:ext uri="{28A0092B-C50C-407E-A947-70E740481C1C}">
                                <a14:useLocalDpi xmlns:a14="http://schemas.microsoft.com/office/drawing/2010/main"/>
                              </a:ext>
                            </a:extLst>
                          </a:blip>
                          <a:stretch>
                            <a:fillRect/>
                          </a:stretch>
                        </pic:blipFill>
                        <pic:spPr>
                          <a:xfrm>
                            <a:off x="0" y="0"/>
                            <a:ext cx="2410691" cy="1180966"/>
                          </a:xfrm>
                          <a:prstGeom prst="rect">
                            <a:avLst/>
                          </a:prstGeom>
                        </pic:spPr>
                      </pic:pic>
                    </a:graphicData>
                  </a:graphic>
                </wp:inline>
              </w:drawing>
            </w:r>
          </w:p>
          <w:p w14:paraId="7CF58FE7" w14:textId="5E6EF208" w:rsidR="009E2F3D" w:rsidRDefault="008E41BF" w:rsidP="008E41BF">
            <w:pPr>
              <w:pStyle w:val="Beschriftung"/>
              <w:rPr>
                <w:lang w:bidi="he-IL"/>
              </w:rPr>
            </w:pPr>
            <w:bookmarkStart w:id="1" w:name="_Toc40879718"/>
            <w:r>
              <w:t xml:space="preserve">Abbildung </w:t>
            </w:r>
            <w:fldSimple w:instr=" SEQ Abbildung \* ARABIC ">
              <w:r w:rsidR="002B7CD3">
                <w:rPr>
                  <w:noProof/>
                </w:rPr>
                <w:t>1</w:t>
              </w:r>
            </w:fldSimple>
            <w:r>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r>
              <w:t xml:space="preserve"> Download</w:t>
            </w:r>
            <w:bookmarkEnd w:id="1"/>
          </w:p>
        </w:tc>
      </w:tr>
      <w:tr w:rsidR="008E41BF" w14:paraId="2D4E5F1E" w14:textId="77777777" w:rsidTr="00097B3A">
        <w:tc>
          <w:tcPr>
            <w:tcW w:w="4247" w:type="dxa"/>
          </w:tcPr>
          <w:p w14:paraId="266B75D7" w14:textId="4106B1F6" w:rsidR="009E2F3D" w:rsidRDefault="00E104E6" w:rsidP="00430AF2">
            <w:pPr>
              <w:rPr>
                <w:lang w:bidi="he-IL"/>
              </w:rPr>
            </w:pPr>
            <w:r>
              <w:rPr>
                <w:lang w:bidi="he-IL"/>
              </w:rPr>
              <w:t>Als nächsten Schritt muss man die Lizenzbedingungen</w:t>
            </w:r>
            <w:r w:rsidR="005E68EE">
              <w:rPr>
                <w:lang w:bidi="he-IL"/>
              </w:rPr>
              <w:fldChar w:fldCharType="begin"/>
            </w:r>
            <w:r w:rsidR="005E68EE">
              <w:instrText xml:space="preserve"> XE "</w:instrText>
            </w:r>
            <w:r w:rsidR="005E68EE" w:rsidRPr="00DF7167">
              <w:rPr>
                <w:lang w:bidi="he-IL"/>
              </w:rPr>
              <w:instrText>Lizenzbedingungen</w:instrText>
            </w:r>
            <w:r w:rsidR="005E68EE">
              <w:instrText xml:space="preserve">" </w:instrText>
            </w:r>
            <w:r w:rsidR="005E68EE">
              <w:rPr>
                <w:lang w:bidi="he-IL"/>
              </w:rPr>
              <w:fldChar w:fldCharType="end"/>
            </w:r>
            <w:r>
              <w:rPr>
                <w:lang w:bidi="he-IL"/>
              </w:rPr>
              <w:t xml:space="preserve"> durchlesen, wenn man damit e</w:t>
            </w:r>
            <w:r w:rsidR="000A3655">
              <w:rPr>
                <w:lang w:bidi="he-IL"/>
              </w:rPr>
              <w:t xml:space="preserve">inverstanden ist, dann kann </w:t>
            </w:r>
            <w:r>
              <w:rPr>
                <w:lang w:bidi="he-IL"/>
              </w:rPr>
              <w:t xml:space="preserve">man einfach auf </w:t>
            </w:r>
            <w:r w:rsidR="0056016A">
              <w:rPr>
                <w:lang w:bidi="he-IL"/>
              </w:rPr>
              <w:t>«</w:t>
            </w:r>
            <w:r>
              <w:rPr>
                <w:lang w:bidi="he-IL"/>
              </w:rPr>
              <w:t>gelesen und akzeptieren</w:t>
            </w:r>
            <w:r w:rsidR="0056016A">
              <w:rPr>
                <w:lang w:bidi="he-IL"/>
              </w:rPr>
              <w:t>»</w:t>
            </w:r>
            <w:r>
              <w:rPr>
                <w:lang w:bidi="he-IL"/>
              </w:rPr>
              <w:t xml:space="preserve"> drücken.</w:t>
            </w:r>
          </w:p>
        </w:tc>
        <w:tc>
          <w:tcPr>
            <w:tcW w:w="4247" w:type="dxa"/>
          </w:tcPr>
          <w:p w14:paraId="03947760" w14:textId="77777777" w:rsidR="008E41BF" w:rsidRDefault="00FB6485" w:rsidP="008E41BF">
            <w:pPr>
              <w:keepNext/>
            </w:pPr>
            <w:r>
              <w:rPr>
                <w:noProof/>
                <w:lang w:eastAsia="de-CH"/>
              </w:rPr>
              <w:drawing>
                <wp:inline distT="0" distB="0" distL="0" distR="0" wp14:anchorId="43FBBE00" wp14:editId="58D090D3">
                  <wp:extent cx="2398816" cy="1350184"/>
                  <wp:effectExtent l="0" t="0" r="1905" b="2540"/>
                  <wp:docPr id="1288330405"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13" cstate="screen">
                            <a:extLst>
                              <a:ext uri="{28A0092B-C50C-407E-A947-70E740481C1C}">
                                <a14:useLocalDpi xmlns:a14="http://schemas.microsoft.com/office/drawing/2010/main"/>
                              </a:ext>
                            </a:extLst>
                          </a:blip>
                          <a:stretch>
                            <a:fillRect/>
                          </a:stretch>
                        </pic:blipFill>
                        <pic:spPr>
                          <a:xfrm>
                            <a:off x="0" y="0"/>
                            <a:ext cx="2398816" cy="1350184"/>
                          </a:xfrm>
                          <a:prstGeom prst="rect">
                            <a:avLst/>
                          </a:prstGeom>
                        </pic:spPr>
                      </pic:pic>
                    </a:graphicData>
                  </a:graphic>
                </wp:inline>
              </w:drawing>
            </w:r>
          </w:p>
          <w:p w14:paraId="71B44F2D" w14:textId="7CD0D226" w:rsidR="009E2F3D" w:rsidRDefault="008E41BF" w:rsidP="008E41BF">
            <w:pPr>
              <w:pStyle w:val="Beschriftung"/>
              <w:rPr>
                <w:lang w:bidi="he-IL"/>
              </w:rPr>
            </w:pPr>
            <w:bookmarkStart w:id="2" w:name="_Toc40879719"/>
            <w:r>
              <w:t xml:space="preserve">Abbildung </w:t>
            </w:r>
            <w:fldSimple w:instr=" SEQ Abbildung \* ARABIC ">
              <w:r w:rsidR="002B7CD3">
                <w:rPr>
                  <w:noProof/>
                </w:rPr>
                <w:t>2</w:t>
              </w:r>
            </w:fldSimple>
            <w:r>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 Lizenzbedingungen</w:t>
            </w:r>
            <w:bookmarkEnd w:id="2"/>
            <w:r w:rsidR="005E68EE">
              <w:fldChar w:fldCharType="begin"/>
            </w:r>
            <w:r w:rsidR="005E68EE">
              <w:instrText xml:space="preserve"> XE "</w:instrText>
            </w:r>
            <w:r w:rsidR="005E68EE" w:rsidRPr="00DF7167">
              <w:rPr>
                <w:lang w:bidi="he-IL"/>
              </w:rPr>
              <w:instrText>Lizenzbedingungen</w:instrText>
            </w:r>
            <w:r w:rsidR="005E68EE">
              <w:instrText xml:space="preserve">" </w:instrText>
            </w:r>
            <w:r w:rsidR="005E68EE">
              <w:fldChar w:fldCharType="end"/>
            </w:r>
          </w:p>
        </w:tc>
      </w:tr>
      <w:tr w:rsidR="008E41BF" w14:paraId="01EC193F" w14:textId="77777777" w:rsidTr="00097B3A">
        <w:tc>
          <w:tcPr>
            <w:tcW w:w="4247" w:type="dxa"/>
          </w:tcPr>
          <w:p w14:paraId="32A3DFC9" w14:textId="3D62C659" w:rsidR="00E104E6" w:rsidRDefault="00E104E6" w:rsidP="00430AF2">
            <w:pPr>
              <w:rPr>
                <w:lang w:bidi="he-IL"/>
              </w:rPr>
            </w:pPr>
            <w:r>
              <w:rPr>
                <w:lang w:bidi="he-IL"/>
              </w:rPr>
              <w:t>Hat man die Lizenzbedingungen</w:t>
            </w:r>
            <w:r w:rsidR="005E68EE">
              <w:rPr>
                <w:lang w:bidi="he-IL"/>
              </w:rPr>
              <w:fldChar w:fldCharType="begin"/>
            </w:r>
            <w:r w:rsidR="005E68EE">
              <w:instrText xml:space="preserve"> XE "</w:instrText>
            </w:r>
            <w:r w:rsidR="005E68EE" w:rsidRPr="00DF7167">
              <w:rPr>
                <w:lang w:bidi="he-IL"/>
              </w:rPr>
              <w:instrText>Lizenzbedingungen</w:instrText>
            </w:r>
            <w:r w:rsidR="005E68EE">
              <w:instrText xml:space="preserve">" </w:instrText>
            </w:r>
            <w:r w:rsidR="005E68EE">
              <w:rPr>
                <w:lang w:bidi="he-IL"/>
              </w:rPr>
              <w:fldChar w:fldCharType="end"/>
            </w:r>
            <w:r>
              <w:rPr>
                <w:lang w:bidi="he-IL"/>
              </w:rPr>
              <w:t xml:space="preserve"> gelesen wird das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Pr>
                <w:lang w:bidi="he-IL"/>
              </w:rPr>
              <w:t xml:space="preserve"> Setup heruntergeladen.</w:t>
            </w:r>
          </w:p>
        </w:tc>
        <w:tc>
          <w:tcPr>
            <w:tcW w:w="4247" w:type="dxa"/>
          </w:tcPr>
          <w:p w14:paraId="53CCEC59" w14:textId="77777777" w:rsidR="008E41BF" w:rsidRDefault="00FB6485" w:rsidP="008E41BF">
            <w:pPr>
              <w:keepNext/>
            </w:pPr>
            <w:r>
              <w:rPr>
                <w:noProof/>
                <w:lang w:eastAsia="de-CH"/>
              </w:rPr>
              <w:drawing>
                <wp:inline distT="0" distB="0" distL="0" distR="0" wp14:anchorId="539A7CAF" wp14:editId="1530CDCE">
                  <wp:extent cx="2182643" cy="435440"/>
                  <wp:effectExtent l="0" t="0" r="0" b="3175"/>
                  <wp:docPr id="702096276"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14" cstate="email">
                            <a:extLst>
                              <a:ext uri="{28A0092B-C50C-407E-A947-70E740481C1C}">
                                <a14:useLocalDpi xmlns:a14="http://schemas.microsoft.com/office/drawing/2010/main"/>
                              </a:ext>
                            </a:extLst>
                          </a:blip>
                          <a:stretch>
                            <a:fillRect/>
                          </a:stretch>
                        </pic:blipFill>
                        <pic:spPr>
                          <a:xfrm>
                            <a:off x="0" y="0"/>
                            <a:ext cx="2182643" cy="435440"/>
                          </a:xfrm>
                          <a:prstGeom prst="rect">
                            <a:avLst/>
                          </a:prstGeom>
                        </pic:spPr>
                      </pic:pic>
                    </a:graphicData>
                  </a:graphic>
                </wp:inline>
              </w:drawing>
            </w:r>
          </w:p>
          <w:p w14:paraId="7793F35C" w14:textId="0A4720CA" w:rsidR="009E2F3D" w:rsidRDefault="008E41BF" w:rsidP="008E41BF">
            <w:pPr>
              <w:pStyle w:val="Beschriftung"/>
              <w:rPr>
                <w:lang w:bidi="he-IL"/>
              </w:rPr>
            </w:pPr>
            <w:bookmarkStart w:id="3" w:name="_Toc40879720"/>
            <w:r>
              <w:t xml:space="preserve">Abbildung </w:t>
            </w:r>
            <w:fldSimple w:instr=" SEQ Abbildung \* ARABIC ">
              <w:r w:rsidR="002B7CD3">
                <w:rPr>
                  <w:noProof/>
                </w:rPr>
                <w:t>3</w:t>
              </w:r>
            </w:fldSimple>
            <w:r>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 Download</w:t>
            </w:r>
            <w:bookmarkEnd w:id="3"/>
          </w:p>
        </w:tc>
      </w:tr>
      <w:tr w:rsidR="008E41BF" w14:paraId="150A1976" w14:textId="77777777" w:rsidTr="00097B3A">
        <w:tc>
          <w:tcPr>
            <w:tcW w:w="4247" w:type="dxa"/>
          </w:tcPr>
          <w:p w14:paraId="59912D13" w14:textId="77777777" w:rsidR="009E2F3D" w:rsidRDefault="00E104E6" w:rsidP="00430AF2">
            <w:pPr>
              <w:rPr>
                <w:lang w:bidi="he-IL"/>
              </w:rPr>
            </w:pPr>
            <w:r>
              <w:rPr>
                <w:lang w:bidi="he-IL"/>
              </w:rPr>
              <w:t>Bei der ersten Seite des Setups wird einfach erklärt was dieses Setup macht. Hier kann man einfach auf Next drücken.</w:t>
            </w:r>
          </w:p>
        </w:tc>
        <w:tc>
          <w:tcPr>
            <w:tcW w:w="4247" w:type="dxa"/>
          </w:tcPr>
          <w:p w14:paraId="317B0BAC" w14:textId="77777777" w:rsidR="008E41BF" w:rsidRDefault="00FB6485" w:rsidP="008E41BF">
            <w:pPr>
              <w:keepNext/>
            </w:pPr>
            <w:r>
              <w:rPr>
                <w:noProof/>
                <w:lang w:eastAsia="de-CH"/>
              </w:rPr>
              <w:drawing>
                <wp:inline distT="0" distB="0" distL="0" distR="0" wp14:anchorId="7C2009DB" wp14:editId="018BA59A">
                  <wp:extent cx="2083764" cy="1617785"/>
                  <wp:effectExtent l="0" t="0" r="0" b="1905"/>
                  <wp:docPr id="204031614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15" cstate="print">
                            <a:extLst>
                              <a:ext uri="{28A0092B-C50C-407E-A947-70E740481C1C}">
                                <a14:useLocalDpi xmlns:a14="http://schemas.microsoft.com/office/drawing/2010/main"/>
                              </a:ext>
                            </a:extLst>
                          </a:blip>
                          <a:stretch>
                            <a:fillRect/>
                          </a:stretch>
                        </pic:blipFill>
                        <pic:spPr>
                          <a:xfrm>
                            <a:off x="0" y="0"/>
                            <a:ext cx="2083764" cy="1617785"/>
                          </a:xfrm>
                          <a:prstGeom prst="rect">
                            <a:avLst/>
                          </a:prstGeom>
                        </pic:spPr>
                      </pic:pic>
                    </a:graphicData>
                  </a:graphic>
                </wp:inline>
              </w:drawing>
            </w:r>
          </w:p>
          <w:p w14:paraId="587B80D4" w14:textId="5256454C" w:rsidR="009E2F3D" w:rsidRDefault="008E41BF" w:rsidP="008E41BF">
            <w:pPr>
              <w:pStyle w:val="Beschriftung"/>
              <w:rPr>
                <w:lang w:bidi="he-IL"/>
              </w:rPr>
            </w:pPr>
            <w:bookmarkStart w:id="4" w:name="_Toc40879721"/>
            <w:r>
              <w:t xml:space="preserve">Abbildung </w:t>
            </w:r>
            <w:fldSimple w:instr=" SEQ Abbildung \* ARABIC ">
              <w:r w:rsidR="002B7CD3">
                <w:rPr>
                  <w:noProof/>
                </w:rPr>
                <w:t>4</w:t>
              </w:r>
            </w:fldSimple>
            <w:r>
              <w:t xml:space="preserve"> Willkommensfenster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bookmarkEnd w:id="4"/>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p>
        </w:tc>
      </w:tr>
      <w:tr w:rsidR="008E41BF" w14:paraId="53A509EC" w14:textId="77777777" w:rsidTr="00097B3A">
        <w:tc>
          <w:tcPr>
            <w:tcW w:w="4247" w:type="dxa"/>
          </w:tcPr>
          <w:p w14:paraId="3F7F928B" w14:textId="77777777" w:rsidR="009E2F3D" w:rsidRPr="00E104E6" w:rsidRDefault="00E104E6" w:rsidP="00E104E6">
            <w:pPr>
              <w:rPr>
                <w:lang w:bidi="he-IL"/>
              </w:rPr>
            </w:pPr>
            <w:r>
              <w:rPr>
                <w:lang w:bidi="he-IL"/>
              </w:rPr>
              <w:lastRenderedPageBreak/>
              <w:t>Hier kann man die Komponenten wählen.</w:t>
            </w:r>
          </w:p>
        </w:tc>
        <w:tc>
          <w:tcPr>
            <w:tcW w:w="4247" w:type="dxa"/>
          </w:tcPr>
          <w:p w14:paraId="1C25ADB3" w14:textId="77777777" w:rsidR="008E41BF" w:rsidRDefault="00FB6485" w:rsidP="008E41BF">
            <w:pPr>
              <w:keepNext/>
            </w:pPr>
            <w:r>
              <w:rPr>
                <w:noProof/>
                <w:lang w:eastAsia="de-CH"/>
              </w:rPr>
              <w:drawing>
                <wp:inline distT="0" distB="0" distL="0" distR="0" wp14:anchorId="1A30ED8F" wp14:editId="0246B2E3">
                  <wp:extent cx="2083435" cy="1616459"/>
                  <wp:effectExtent l="0" t="0" r="0" b="3175"/>
                  <wp:docPr id="1883277642"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pic:nvPicPr>
                        <pic:blipFill>
                          <a:blip r:embed="rId16" cstate="print">
                            <a:extLst>
                              <a:ext uri="{28A0092B-C50C-407E-A947-70E740481C1C}">
                                <a14:useLocalDpi xmlns:a14="http://schemas.microsoft.com/office/drawing/2010/main"/>
                              </a:ext>
                            </a:extLst>
                          </a:blip>
                          <a:stretch>
                            <a:fillRect/>
                          </a:stretch>
                        </pic:blipFill>
                        <pic:spPr>
                          <a:xfrm>
                            <a:off x="0" y="0"/>
                            <a:ext cx="2083435" cy="1616459"/>
                          </a:xfrm>
                          <a:prstGeom prst="rect">
                            <a:avLst/>
                          </a:prstGeom>
                        </pic:spPr>
                      </pic:pic>
                    </a:graphicData>
                  </a:graphic>
                </wp:inline>
              </w:drawing>
            </w:r>
          </w:p>
          <w:p w14:paraId="6C855F47" w14:textId="150EF600" w:rsidR="008E41BF" w:rsidRPr="008E41BF" w:rsidRDefault="008E41BF" w:rsidP="008E41BF">
            <w:pPr>
              <w:pStyle w:val="Beschriftung"/>
            </w:pPr>
            <w:bookmarkStart w:id="5" w:name="_Toc40879722"/>
            <w:r>
              <w:t xml:space="preserve">Abbildung </w:t>
            </w:r>
            <w:fldSimple w:instr=" SEQ Abbildung \* ARABIC ">
              <w:r w:rsidR="002B7CD3">
                <w:rPr>
                  <w:noProof/>
                </w:rPr>
                <w:t>5</w:t>
              </w:r>
            </w:fldSimple>
            <w:r>
              <w:t xml:space="preserve"> Installation</w:t>
            </w:r>
            <w:r w:rsidR="00B51B52">
              <w:fldChar w:fldCharType="begin"/>
            </w:r>
            <w:r w:rsidR="00B51B52">
              <w:instrText xml:space="preserve"> XE "</w:instrText>
            </w:r>
            <w:r w:rsidR="00B51B52" w:rsidRPr="00A35CB4">
              <w:rPr>
                <w:lang w:bidi="he-IL"/>
              </w:rPr>
              <w:instrText>Installation</w:instrText>
            </w:r>
            <w:r w:rsidR="00B51B52">
              <w:instrText xml:space="preserve">" </w:instrText>
            </w:r>
            <w:r w:rsidR="00B51B52">
              <w:fldChar w:fldCharType="end"/>
            </w:r>
            <w:r>
              <w:t xml:space="preserve"> Komponenten</w:t>
            </w:r>
            <w:bookmarkEnd w:id="5"/>
          </w:p>
        </w:tc>
      </w:tr>
      <w:tr w:rsidR="008E41BF" w14:paraId="1BC562A8" w14:textId="77777777" w:rsidTr="00097B3A">
        <w:tc>
          <w:tcPr>
            <w:tcW w:w="4247" w:type="dxa"/>
          </w:tcPr>
          <w:p w14:paraId="7D7A888F" w14:textId="77777777" w:rsidR="009E2F3D" w:rsidRDefault="00E104E6" w:rsidP="00430AF2">
            <w:pPr>
              <w:rPr>
                <w:lang w:bidi="he-IL"/>
              </w:rPr>
            </w:pPr>
            <w:r>
              <w:rPr>
                <w:lang w:bidi="he-IL"/>
              </w:rPr>
              <w:t xml:space="preserve">In diesem </w:t>
            </w:r>
            <w:r w:rsidR="000A3655">
              <w:rPr>
                <w:lang w:bidi="he-IL"/>
              </w:rPr>
              <w:t>Fenster</w:t>
            </w:r>
            <w:r>
              <w:rPr>
                <w:lang w:bidi="he-IL"/>
              </w:rPr>
              <w:t xml:space="preserve"> wird ausgewählt wo das ganze gespeichert wird.</w:t>
            </w:r>
          </w:p>
        </w:tc>
        <w:tc>
          <w:tcPr>
            <w:tcW w:w="4247" w:type="dxa"/>
          </w:tcPr>
          <w:p w14:paraId="60D5D061" w14:textId="77777777" w:rsidR="00823684" w:rsidRDefault="00FB6485" w:rsidP="00823684">
            <w:pPr>
              <w:keepNext/>
            </w:pPr>
            <w:r>
              <w:rPr>
                <w:noProof/>
                <w:lang w:eastAsia="de-CH"/>
              </w:rPr>
              <w:drawing>
                <wp:inline distT="0" distB="0" distL="0" distR="0" wp14:anchorId="0AD4AD60" wp14:editId="35BE7525">
                  <wp:extent cx="2095805" cy="1613982"/>
                  <wp:effectExtent l="0" t="0" r="0" b="5715"/>
                  <wp:docPr id="854818279"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pic:nvPicPr>
                        <pic:blipFill>
                          <a:blip r:embed="rId17" cstate="print">
                            <a:extLst>
                              <a:ext uri="{28A0092B-C50C-407E-A947-70E740481C1C}">
                                <a14:useLocalDpi xmlns:a14="http://schemas.microsoft.com/office/drawing/2010/main"/>
                              </a:ext>
                            </a:extLst>
                          </a:blip>
                          <a:stretch>
                            <a:fillRect/>
                          </a:stretch>
                        </pic:blipFill>
                        <pic:spPr>
                          <a:xfrm>
                            <a:off x="0" y="0"/>
                            <a:ext cx="2095805" cy="1613982"/>
                          </a:xfrm>
                          <a:prstGeom prst="rect">
                            <a:avLst/>
                          </a:prstGeom>
                        </pic:spPr>
                      </pic:pic>
                    </a:graphicData>
                  </a:graphic>
                </wp:inline>
              </w:drawing>
            </w:r>
          </w:p>
          <w:p w14:paraId="05A811F4" w14:textId="58FBF141" w:rsidR="009E2F3D" w:rsidRDefault="00823684" w:rsidP="00823684">
            <w:pPr>
              <w:pStyle w:val="Beschriftung"/>
              <w:rPr>
                <w:lang w:bidi="he-IL"/>
              </w:rPr>
            </w:pPr>
            <w:bookmarkStart w:id="6" w:name="_Toc40879723"/>
            <w:r>
              <w:t xml:space="preserve">Abbildung </w:t>
            </w:r>
            <w:fldSimple w:instr=" SEQ Abbildung \* ARABIC ">
              <w:r w:rsidR="002B7CD3">
                <w:rPr>
                  <w:noProof/>
                </w:rPr>
                <w:t>6</w:t>
              </w:r>
            </w:fldSimple>
            <w:r>
              <w:t xml:space="preserve"> Auswahl Speicherort</w:t>
            </w:r>
            <w:bookmarkEnd w:id="6"/>
          </w:p>
        </w:tc>
      </w:tr>
      <w:tr w:rsidR="008E41BF" w14:paraId="40865BF9" w14:textId="77777777" w:rsidTr="00097B3A">
        <w:tc>
          <w:tcPr>
            <w:tcW w:w="4247" w:type="dxa"/>
          </w:tcPr>
          <w:p w14:paraId="7E669687" w14:textId="77777777" w:rsidR="009E2F3D" w:rsidRDefault="00A260A5" w:rsidP="00430AF2">
            <w:pPr>
              <w:rPr>
                <w:lang w:bidi="he-IL"/>
              </w:rPr>
            </w:pPr>
            <w:r>
              <w:rPr>
                <w:lang w:bidi="he-IL"/>
              </w:rPr>
              <w:t>Im letzten Fenster vor der Installation</w:t>
            </w:r>
            <w:r w:rsidR="00B51B52">
              <w:rPr>
                <w:lang w:bidi="he-IL"/>
              </w:rPr>
              <w:fldChar w:fldCharType="begin"/>
            </w:r>
            <w:r w:rsidR="00B51B52">
              <w:instrText xml:space="preserve"> XE "</w:instrText>
            </w:r>
            <w:r w:rsidR="00B51B52" w:rsidRPr="00A35CB4">
              <w:rPr>
                <w:lang w:bidi="he-IL"/>
              </w:rPr>
              <w:instrText>Installation</w:instrText>
            </w:r>
            <w:r w:rsidR="00B51B52">
              <w:instrText xml:space="preserve">" </w:instrText>
            </w:r>
            <w:r w:rsidR="00B51B52">
              <w:rPr>
                <w:lang w:bidi="he-IL"/>
              </w:rPr>
              <w:fldChar w:fldCharType="end"/>
            </w:r>
            <w:r>
              <w:rPr>
                <w:lang w:bidi="he-IL"/>
              </w:rPr>
              <w:t xml:space="preserve"> kann noch der Shortcut gewählt werden</w:t>
            </w:r>
          </w:p>
        </w:tc>
        <w:tc>
          <w:tcPr>
            <w:tcW w:w="4247" w:type="dxa"/>
          </w:tcPr>
          <w:p w14:paraId="40A9AE88" w14:textId="77777777" w:rsidR="00823684" w:rsidRDefault="008E41BF" w:rsidP="00823684">
            <w:pPr>
              <w:keepNext/>
            </w:pPr>
            <w:r>
              <w:rPr>
                <w:noProof/>
                <w:lang w:eastAsia="de-CH"/>
              </w:rPr>
              <w:drawing>
                <wp:inline distT="0" distB="0" distL="0" distR="0" wp14:anchorId="11855A63" wp14:editId="06913944">
                  <wp:extent cx="2104813" cy="1634924"/>
                  <wp:effectExtent l="0" t="0" r="0" b="3810"/>
                  <wp:docPr id="1078591857"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pic:nvPicPr>
                        <pic:blipFill>
                          <a:blip r:embed="rId18" cstate="print">
                            <a:extLst>
                              <a:ext uri="{28A0092B-C50C-407E-A947-70E740481C1C}">
                                <a14:useLocalDpi xmlns:a14="http://schemas.microsoft.com/office/drawing/2010/main"/>
                              </a:ext>
                            </a:extLst>
                          </a:blip>
                          <a:stretch>
                            <a:fillRect/>
                          </a:stretch>
                        </pic:blipFill>
                        <pic:spPr>
                          <a:xfrm>
                            <a:off x="0" y="0"/>
                            <a:ext cx="2104813" cy="1634924"/>
                          </a:xfrm>
                          <a:prstGeom prst="rect">
                            <a:avLst/>
                          </a:prstGeom>
                        </pic:spPr>
                      </pic:pic>
                    </a:graphicData>
                  </a:graphic>
                </wp:inline>
              </w:drawing>
            </w:r>
          </w:p>
          <w:p w14:paraId="48996A0D" w14:textId="43D55274" w:rsidR="009E2F3D" w:rsidRDefault="00823684" w:rsidP="00823684">
            <w:pPr>
              <w:pStyle w:val="Beschriftung"/>
              <w:rPr>
                <w:lang w:bidi="he-IL"/>
              </w:rPr>
            </w:pPr>
            <w:bookmarkStart w:id="7" w:name="_Toc40879724"/>
            <w:r>
              <w:t xml:space="preserve">Abbildung </w:t>
            </w:r>
            <w:fldSimple w:instr=" SEQ Abbildung \* ARABIC ">
              <w:r w:rsidR="002B7CD3">
                <w:rPr>
                  <w:noProof/>
                </w:rPr>
                <w:t>7</w:t>
              </w:r>
            </w:fldSimple>
            <w:r>
              <w:t xml:space="preserve"> Shortcut Auswahl</w:t>
            </w:r>
            <w:bookmarkEnd w:id="7"/>
          </w:p>
        </w:tc>
      </w:tr>
      <w:tr w:rsidR="008E41BF" w14:paraId="140CF950" w14:textId="77777777" w:rsidTr="00097B3A">
        <w:tc>
          <w:tcPr>
            <w:tcW w:w="4247" w:type="dxa"/>
          </w:tcPr>
          <w:p w14:paraId="7D8344D5" w14:textId="0C7B7580" w:rsidR="008E41BF" w:rsidRDefault="003B6D99" w:rsidP="00430AF2">
            <w:pPr>
              <w:rPr>
                <w:lang w:bidi="he-IL"/>
              </w:rPr>
            </w:pPr>
            <w:r>
              <w:rPr>
                <w:lang w:bidi="he-IL"/>
              </w:rPr>
              <w:t>Jetzt wird die Installation durchgefüh</w:t>
            </w:r>
            <w:r w:rsidR="006F1C95">
              <w:rPr>
                <w:lang w:bidi="he-IL"/>
              </w:rPr>
              <w:t>rt, dies dauert meistens so c</w:t>
            </w:r>
            <w:r>
              <w:rPr>
                <w:lang w:bidi="he-IL"/>
              </w:rPr>
              <w:t>a</w:t>
            </w:r>
            <w:r w:rsidR="006F1C95">
              <w:rPr>
                <w:lang w:bidi="he-IL"/>
              </w:rPr>
              <w:t>.</w:t>
            </w:r>
            <w:r>
              <w:rPr>
                <w:lang w:bidi="he-IL"/>
              </w:rPr>
              <w:t xml:space="preserve"> 2</w:t>
            </w:r>
            <w:r w:rsidR="006F1C95">
              <w:rPr>
                <w:lang w:bidi="he-IL"/>
              </w:rPr>
              <w:t xml:space="preserve"> </w:t>
            </w:r>
            <w:r>
              <w:rPr>
                <w:lang w:bidi="he-IL"/>
              </w:rPr>
              <w:t>Minuten</w:t>
            </w:r>
          </w:p>
        </w:tc>
        <w:tc>
          <w:tcPr>
            <w:tcW w:w="4247" w:type="dxa"/>
          </w:tcPr>
          <w:p w14:paraId="2FF4965E" w14:textId="77777777" w:rsidR="00823684" w:rsidRDefault="008E41BF" w:rsidP="00823684">
            <w:pPr>
              <w:keepNext/>
            </w:pPr>
            <w:r>
              <w:rPr>
                <w:noProof/>
                <w:lang w:eastAsia="de-CH"/>
              </w:rPr>
              <w:drawing>
                <wp:inline distT="0" distB="0" distL="0" distR="0" wp14:anchorId="66AE234E" wp14:editId="2A5222A1">
                  <wp:extent cx="2125683" cy="1662833"/>
                  <wp:effectExtent l="0" t="0" r="8255" b="0"/>
                  <wp:docPr id="636499634"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pic:nvPicPr>
                        <pic:blipFill>
                          <a:blip r:embed="rId19" cstate="print">
                            <a:extLst>
                              <a:ext uri="{28A0092B-C50C-407E-A947-70E740481C1C}">
                                <a14:useLocalDpi xmlns:a14="http://schemas.microsoft.com/office/drawing/2010/main"/>
                              </a:ext>
                            </a:extLst>
                          </a:blip>
                          <a:stretch>
                            <a:fillRect/>
                          </a:stretch>
                        </pic:blipFill>
                        <pic:spPr>
                          <a:xfrm>
                            <a:off x="0" y="0"/>
                            <a:ext cx="2125683" cy="1662833"/>
                          </a:xfrm>
                          <a:prstGeom prst="rect">
                            <a:avLst/>
                          </a:prstGeom>
                        </pic:spPr>
                      </pic:pic>
                    </a:graphicData>
                  </a:graphic>
                </wp:inline>
              </w:drawing>
            </w:r>
          </w:p>
          <w:p w14:paraId="553958B5" w14:textId="0C87D13C" w:rsidR="008E41BF" w:rsidRDefault="00823684" w:rsidP="00823684">
            <w:pPr>
              <w:pStyle w:val="Beschriftung"/>
              <w:rPr>
                <w:noProof/>
                <w:lang w:eastAsia="de-CH"/>
              </w:rPr>
            </w:pPr>
            <w:bookmarkStart w:id="8" w:name="_Toc40879725"/>
            <w:r>
              <w:t xml:space="preserve">Abbildung </w:t>
            </w:r>
            <w:fldSimple w:instr=" SEQ Abbildung \* ARABIC ">
              <w:r w:rsidR="002B7CD3">
                <w:rPr>
                  <w:noProof/>
                </w:rPr>
                <w:t>8</w:t>
              </w:r>
            </w:fldSimple>
            <w:r>
              <w:t xml:space="preserve"> Durchführung Installation</w:t>
            </w:r>
            <w:bookmarkEnd w:id="8"/>
            <w:r w:rsidR="00B51B52">
              <w:fldChar w:fldCharType="begin"/>
            </w:r>
            <w:r w:rsidR="00B51B52">
              <w:instrText xml:space="preserve"> XE "</w:instrText>
            </w:r>
            <w:r w:rsidR="00B51B52" w:rsidRPr="00A35CB4">
              <w:rPr>
                <w:lang w:bidi="he-IL"/>
              </w:rPr>
              <w:instrText>Installation</w:instrText>
            </w:r>
            <w:r w:rsidR="00B51B52">
              <w:instrText xml:space="preserve">" </w:instrText>
            </w:r>
            <w:r w:rsidR="00B51B52">
              <w:fldChar w:fldCharType="end"/>
            </w:r>
          </w:p>
        </w:tc>
      </w:tr>
      <w:tr w:rsidR="008E41BF" w14:paraId="1DD05ACD" w14:textId="77777777" w:rsidTr="00097B3A">
        <w:tc>
          <w:tcPr>
            <w:tcW w:w="4247" w:type="dxa"/>
          </w:tcPr>
          <w:p w14:paraId="50C53892" w14:textId="602E8BAF" w:rsidR="008E41BF" w:rsidRDefault="006F1C95" w:rsidP="00430AF2">
            <w:pPr>
              <w:rPr>
                <w:lang w:bidi="he-IL"/>
              </w:rPr>
            </w:pPr>
            <w:r>
              <w:rPr>
                <w:lang w:bidi="he-IL"/>
              </w:rPr>
              <w:lastRenderedPageBreak/>
              <w:t>Die Installation ist hiermit abgeschlossen.</w:t>
            </w:r>
          </w:p>
        </w:tc>
        <w:tc>
          <w:tcPr>
            <w:tcW w:w="4247" w:type="dxa"/>
          </w:tcPr>
          <w:p w14:paraId="39180FF5" w14:textId="77777777" w:rsidR="00823684" w:rsidRDefault="008E41BF" w:rsidP="00823684">
            <w:pPr>
              <w:keepNext/>
            </w:pPr>
            <w:r>
              <w:rPr>
                <w:noProof/>
                <w:lang w:eastAsia="de-CH"/>
              </w:rPr>
              <w:drawing>
                <wp:inline distT="0" distB="0" distL="0" distR="0" wp14:anchorId="66ECC045" wp14:editId="3475B7DD">
                  <wp:extent cx="2125345" cy="1650067"/>
                  <wp:effectExtent l="0" t="0" r="8255" b="7620"/>
                  <wp:docPr id="132058643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pic:nvPicPr>
                        <pic:blipFill>
                          <a:blip r:embed="rId20" cstate="print">
                            <a:extLst>
                              <a:ext uri="{28A0092B-C50C-407E-A947-70E740481C1C}">
                                <a14:useLocalDpi xmlns:a14="http://schemas.microsoft.com/office/drawing/2010/main"/>
                              </a:ext>
                            </a:extLst>
                          </a:blip>
                          <a:stretch>
                            <a:fillRect/>
                          </a:stretch>
                        </pic:blipFill>
                        <pic:spPr>
                          <a:xfrm>
                            <a:off x="0" y="0"/>
                            <a:ext cx="2125345" cy="1650067"/>
                          </a:xfrm>
                          <a:prstGeom prst="rect">
                            <a:avLst/>
                          </a:prstGeom>
                        </pic:spPr>
                      </pic:pic>
                    </a:graphicData>
                  </a:graphic>
                </wp:inline>
              </w:drawing>
            </w:r>
          </w:p>
          <w:p w14:paraId="6B28F874" w14:textId="0EC90A96" w:rsidR="008E41BF" w:rsidRDefault="00823684" w:rsidP="00757843">
            <w:pPr>
              <w:pStyle w:val="Beschriftung"/>
              <w:keepNext/>
              <w:rPr>
                <w:noProof/>
                <w:lang w:eastAsia="de-CH"/>
              </w:rPr>
            </w:pPr>
            <w:bookmarkStart w:id="9" w:name="_Toc40879726"/>
            <w:r>
              <w:t xml:space="preserve">Abbildung </w:t>
            </w:r>
            <w:fldSimple w:instr=" SEQ Abbildung \* ARABIC ">
              <w:r w:rsidR="002B7CD3">
                <w:rPr>
                  <w:noProof/>
                </w:rPr>
                <w:t>9</w:t>
              </w:r>
            </w:fldSimple>
            <w:r>
              <w:t xml:space="preserve"> Abgeschlossene Installation</w:t>
            </w:r>
            <w:bookmarkEnd w:id="9"/>
            <w:r w:rsidR="00B51B52">
              <w:fldChar w:fldCharType="begin"/>
            </w:r>
            <w:r w:rsidR="00B51B52">
              <w:instrText xml:space="preserve"> XE "</w:instrText>
            </w:r>
            <w:r w:rsidR="00B51B52" w:rsidRPr="00A35CB4">
              <w:rPr>
                <w:lang w:bidi="he-IL"/>
              </w:rPr>
              <w:instrText>Installation</w:instrText>
            </w:r>
            <w:r w:rsidR="00B51B52">
              <w:instrText xml:space="preserve">" </w:instrText>
            </w:r>
            <w:r w:rsidR="00B51B52">
              <w:fldChar w:fldCharType="end"/>
            </w:r>
          </w:p>
        </w:tc>
      </w:tr>
    </w:tbl>
    <w:p w14:paraId="5D382A3C" w14:textId="666942E6" w:rsidR="00430AF2" w:rsidRPr="00430AF2" w:rsidRDefault="00757843" w:rsidP="00757843">
      <w:pPr>
        <w:pStyle w:val="Beschriftung"/>
        <w:rPr>
          <w:lang w:bidi="he-IL"/>
        </w:rPr>
      </w:pPr>
      <w:bookmarkStart w:id="10" w:name="_Toc40879811"/>
      <w:r>
        <w:t xml:space="preserve">Tabelle </w:t>
      </w:r>
      <w:fldSimple w:instr=" SEQ Tabelle \* ARABIC ">
        <w:r w:rsidR="002B7CD3">
          <w:rPr>
            <w:noProof/>
          </w:rPr>
          <w:t>1</w:t>
        </w:r>
      </w:fldSimple>
      <w:r>
        <w:t xml:space="preserve"> Android</w:t>
      </w:r>
      <w:r w:rsidR="005E68EE">
        <w:fldChar w:fldCharType="begin"/>
      </w:r>
      <w:r w:rsidR="005E68EE">
        <w:instrText xml:space="preserve"> XE "</w:instrText>
      </w:r>
      <w:r w:rsidR="005E68EE" w:rsidRPr="006B00EC">
        <w:rPr>
          <w:lang w:bidi="he-IL"/>
        </w:rPr>
        <w:instrText>Android</w:instrText>
      </w:r>
      <w:r w:rsidR="005E68EE">
        <w:instrText xml:space="preserve">" </w:instrText>
      </w:r>
      <w:r w:rsidR="005E68EE">
        <w:fldChar w:fldCharType="end"/>
      </w:r>
      <w:r w:rsidR="006F1C95">
        <w:t xml:space="preserve"> Studio</w:t>
      </w:r>
      <w:r>
        <w:t xml:space="preserve"> Installation</w:t>
      </w:r>
      <w:bookmarkEnd w:id="10"/>
    </w:p>
    <w:p w14:paraId="65B76C1B" w14:textId="77777777" w:rsidR="00AC3741" w:rsidRDefault="00AC3741" w:rsidP="00AC3741">
      <w:pPr>
        <w:pStyle w:val="berschrift1"/>
      </w:pPr>
      <w:bookmarkStart w:id="11" w:name="_Toc40879597"/>
      <w:r>
        <w:lastRenderedPageBreak/>
        <w:t>Java</w:t>
      </w:r>
      <w:bookmarkEnd w:id="11"/>
      <w:r>
        <w:fldChar w:fldCharType="begin"/>
      </w:r>
      <w:r>
        <w:instrText xml:space="preserve"> XE "</w:instrText>
      </w:r>
      <w:r w:rsidRPr="00404A71">
        <w:instrText>Java</w:instrText>
      </w:r>
      <w:r>
        <w:instrText xml:space="preserve">" </w:instrText>
      </w:r>
      <w:r>
        <w:fldChar w:fldCharType="end"/>
      </w:r>
    </w:p>
    <w:p w14:paraId="48BB27CB" w14:textId="45048D9B" w:rsidR="00AC3741" w:rsidRDefault="00AC3741" w:rsidP="00AC3741">
      <w:pPr>
        <w:pStyle w:val="berschrift2"/>
      </w:pPr>
      <w:bookmarkStart w:id="12" w:name="_Toc40879598"/>
      <w:r>
        <w:t>Java</w:t>
      </w:r>
      <w:r>
        <w:fldChar w:fldCharType="begin"/>
      </w:r>
      <w:r>
        <w:instrText xml:space="preserve"> XE "</w:instrText>
      </w:r>
      <w:r w:rsidRPr="00404A71">
        <w:instrText>Ja</w:instrText>
      </w:r>
      <w:r>
        <w:instrText xml:space="preserve"> </w:instrText>
      </w:r>
      <w:r w:rsidRPr="00404A71">
        <w:instrText>va</w:instrText>
      </w:r>
      <w:r>
        <w:instrText xml:space="preserve">" </w:instrText>
      </w:r>
      <w:r>
        <w:fldChar w:fldCharType="end"/>
      </w:r>
      <w:r>
        <w:t xml:space="preserve"> Einführung</w:t>
      </w:r>
      <w:bookmarkEnd w:id="12"/>
    </w:p>
    <w:p w14:paraId="4EF2645F" w14:textId="3D3FCD4D" w:rsidR="00AC3741" w:rsidRDefault="00AC3741" w:rsidP="00AC3741">
      <w:pPr>
        <w:ind w:left="576"/>
        <w:rPr>
          <w:lang w:bidi="he-IL"/>
        </w:rPr>
      </w:pPr>
      <w:r>
        <w:rPr>
          <w:lang w:bidi="he-IL"/>
        </w:rPr>
        <w:t>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ist eine objektorientierte Programmiersprache. Sie wurde von James Gosling entwickelt. Eine spezielle Eigenschaft ist, dass die nicht direkt über die Hardware läuft, sondern über einer virtuellen Maschine. Das wird so gelöst, damit der Code nicht für jede Plattform (z.B. Windows, </w:t>
      </w:r>
      <w:r w:rsidR="00EA3DBD">
        <w:rPr>
          <w:lang w:bidi="he-IL"/>
        </w:rPr>
        <w:t>MacOS</w:t>
      </w:r>
      <w:r>
        <w:rPr>
          <w:lang w:bidi="he-IL"/>
        </w:rPr>
        <w:t>…).</w:t>
      </w:r>
    </w:p>
    <w:p w14:paraId="4401713F" w14:textId="77777777" w:rsidR="00AC3741" w:rsidRDefault="00AC3741" w:rsidP="00AC3741">
      <w:pPr>
        <w:ind w:left="576"/>
        <w:rPr>
          <w:lang w:bidi="he-IL"/>
        </w:rPr>
      </w:pPr>
      <w:r>
        <w:rPr>
          <w:lang w:bidi="he-IL"/>
        </w:rPr>
        <w:t>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strebte hauptsächlich fünf Ziele an:</w:t>
      </w:r>
    </w:p>
    <w:p w14:paraId="06624479" w14:textId="77777777" w:rsidR="00AC3741" w:rsidRDefault="00AC3741" w:rsidP="00AC3741">
      <w:pPr>
        <w:pStyle w:val="Listenabsatz"/>
        <w:numPr>
          <w:ilvl w:val="0"/>
          <w:numId w:val="11"/>
        </w:numPr>
        <w:rPr>
          <w:lang w:bidi="he-IL"/>
        </w:rPr>
      </w:pPr>
      <w:r>
        <w:rPr>
          <w:lang w:bidi="he-IL"/>
        </w:rPr>
        <w:t>Sie soll einfach, objektorientiert, verteilt und vertraut sein</w:t>
      </w:r>
    </w:p>
    <w:p w14:paraId="02E98D7C" w14:textId="77777777" w:rsidR="00AC3741" w:rsidRDefault="00AC3741" w:rsidP="00AC3741">
      <w:pPr>
        <w:pStyle w:val="Listenabsatz"/>
        <w:numPr>
          <w:ilvl w:val="0"/>
          <w:numId w:val="11"/>
        </w:numPr>
        <w:rPr>
          <w:lang w:bidi="he-IL"/>
        </w:rPr>
      </w:pPr>
      <w:r>
        <w:rPr>
          <w:lang w:bidi="he-IL"/>
        </w:rPr>
        <w:t>Sie soll robust sein</w:t>
      </w:r>
    </w:p>
    <w:p w14:paraId="54E57203" w14:textId="77777777" w:rsidR="00AC3741" w:rsidRDefault="00AC3741" w:rsidP="00AC3741">
      <w:pPr>
        <w:pStyle w:val="Listenabsatz"/>
        <w:numPr>
          <w:ilvl w:val="0"/>
          <w:numId w:val="11"/>
        </w:numPr>
        <w:rPr>
          <w:lang w:bidi="he-IL"/>
        </w:rPr>
      </w:pPr>
      <w:r>
        <w:rPr>
          <w:lang w:bidi="he-IL"/>
        </w:rPr>
        <w:t>Sie soll Cross-Plattform-fähig und portabel sein.</w:t>
      </w:r>
    </w:p>
    <w:p w14:paraId="0153BE21" w14:textId="64514A39" w:rsidR="00AC3741" w:rsidRDefault="00AC3741" w:rsidP="00AC3741">
      <w:pPr>
        <w:pStyle w:val="Listenabsatz"/>
        <w:numPr>
          <w:ilvl w:val="0"/>
          <w:numId w:val="11"/>
        </w:numPr>
        <w:rPr>
          <w:lang w:bidi="he-IL"/>
        </w:rPr>
      </w:pPr>
      <w:r>
        <w:rPr>
          <w:lang w:bidi="he-IL"/>
        </w:rPr>
        <w:t xml:space="preserve">Sie soll </w:t>
      </w:r>
      <w:r w:rsidR="00EA3DBD">
        <w:rPr>
          <w:lang w:bidi="he-IL"/>
        </w:rPr>
        <w:t>leistungsfähig</w:t>
      </w:r>
      <w:r>
        <w:rPr>
          <w:lang w:bidi="he-IL"/>
        </w:rPr>
        <w:t xml:space="preserve"> sein</w:t>
      </w:r>
    </w:p>
    <w:p w14:paraId="04B1A4B9" w14:textId="75F3E558" w:rsidR="00AC3741" w:rsidRPr="00A91D20" w:rsidRDefault="00AC3741" w:rsidP="006C0603">
      <w:pPr>
        <w:pStyle w:val="Listenabsatz"/>
        <w:numPr>
          <w:ilvl w:val="0"/>
          <w:numId w:val="11"/>
        </w:numPr>
        <w:rPr>
          <w:lang w:bidi="he-IL"/>
        </w:rPr>
      </w:pPr>
      <w:r>
        <w:rPr>
          <w:lang w:bidi="he-IL"/>
        </w:rPr>
        <w:t xml:space="preserve">Interpretierbar und </w:t>
      </w:r>
      <w:r w:rsidR="006C0603" w:rsidRPr="006C0603">
        <w:rPr>
          <w:lang w:bidi="he-IL"/>
        </w:rPr>
        <w:t>parallelisierbar</w:t>
      </w:r>
      <w:r>
        <w:rPr>
          <w:lang w:bidi="he-IL"/>
        </w:rPr>
        <w:t xml:space="preserve"> sollte sich auch sein.</w:t>
      </w:r>
    </w:p>
    <w:p w14:paraId="2E09118B" w14:textId="77777777" w:rsidR="00AC3741" w:rsidRDefault="00AC3741" w:rsidP="00AC3741">
      <w:pPr>
        <w:pStyle w:val="berschrift2"/>
      </w:pPr>
      <w:bookmarkStart w:id="13" w:name="_Toc40879599"/>
      <w:r>
        <w:t>Datentypen</w:t>
      </w:r>
      <w:bookmarkEnd w:id="13"/>
    </w:p>
    <w:tbl>
      <w:tblPr>
        <w:tblStyle w:val="Tabellenraster"/>
        <w:tblW w:w="0" w:type="auto"/>
        <w:tblLook w:val="04A0" w:firstRow="1" w:lastRow="0" w:firstColumn="1" w:lastColumn="0" w:noHBand="0" w:noVBand="1"/>
      </w:tblPr>
      <w:tblGrid>
        <w:gridCol w:w="4247"/>
        <w:gridCol w:w="4247"/>
      </w:tblGrid>
      <w:tr w:rsidR="00AC3741" w14:paraId="07860244" w14:textId="77777777" w:rsidTr="00AC3741">
        <w:tc>
          <w:tcPr>
            <w:tcW w:w="4247" w:type="dxa"/>
            <w:shd w:val="pct10" w:color="auto" w:fill="auto"/>
          </w:tcPr>
          <w:p w14:paraId="2CF2D9A5" w14:textId="77777777" w:rsidR="00AC3741" w:rsidRDefault="00AC3741" w:rsidP="00AC3741">
            <w:r>
              <w:t>Datentyp</w:t>
            </w:r>
          </w:p>
        </w:tc>
        <w:tc>
          <w:tcPr>
            <w:tcW w:w="4247" w:type="dxa"/>
            <w:shd w:val="pct10" w:color="auto" w:fill="auto"/>
          </w:tcPr>
          <w:p w14:paraId="7B9468D1" w14:textId="77777777" w:rsidR="00AC3741" w:rsidRDefault="00AC3741" w:rsidP="00AC3741">
            <w:r>
              <w:t>Beschreibung</w:t>
            </w:r>
            <w:r>
              <w:fldChar w:fldCharType="begin"/>
            </w:r>
            <w:r>
              <w:instrText xml:space="preserve"> XE "</w:instrText>
            </w:r>
            <w:r w:rsidRPr="003B65F0">
              <w:rPr>
                <w:lang w:bidi="he-IL"/>
              </w:rPr>
              <w:instrText>Beschreibung</w:instrText>
            </w:r>
            <w:r>
              <w:instrText xml:space="preserve">" </w:instrText>
            </w:r>
            <w:r>
              <w:fldChar w:fldCharType="end"/>
            </w:r>
          </w:p>
        </w:tc>
      </w:tr>
      <w:tr w:rsidR="00AC3741" w14:paraId="20605C80" w14:textId="77777777" w:rsidTr="00AC3741">
        <w:tc>
          <w:tcPr>
            <w:tcW w:w="4247" w:type="dxa"/>
          </w:tcPr>
          <w:p w14:paraId="3B11AEF7" w14:textId="1676B690" w:rsidR="00AC3741" w:rsidRDefault="007F1DA5" w:rsidP="00AC3741">
            <w:r>
              <w:t>c</w:t>
            </w:r>
            <w:r w:rsidR="00AC3741">
              <w:t>har</w:t>
            </w:r>
            <w:r w:rsidR="00AC3741">
              <w:fldChar w:fldCharType="begin"/>
            </w:r>
            <w:r w:rsidR="00AC3741">
              <w:instrText xml:space="preserve"> XE "</w:instrText>
            </w:r>
            <w:r w:rsidR="00AC3741" w:rsidRPr="00FA78B0">
              <w:instrText>Char</w:instrText>
            </w:r>
            <w:r w:rsidR="00AC3741">
              <w:instrText xml:space="preserve">" </w:instrText>
            </w:r>
            <w:r w:rsidR="00AC3741">
              <w:fldChar w:fldCharType="end"/>
            </w:r>
          </w:p>
        </w:tc>
        <w:tc>
          <w:tcPr>
            <w:tcW w:w="4247" w:type="dxa"/>
          </w:tcPr>
          <w:p w14:paraId="3071FF6A" w14:textId="77777777" w:rsidR="00AC3741" w:rsidRDefault="00AC3741" w:rsidP="00AC3741">
            <w:r>
              <w:t>Der Datentyp char</w:t>
            </w:r>
            <w:r w:rsidRPr="00EE0ACF">
              <w:t xml:space="preserve"> i</w:t>
            </w:r>
            <w:r>
              <w:t>st ein elementarer Typ. Er umfass</w:t>
            </w:r>
            <w:r w:rsidRPr="00EE0ACF">
              <w:t>t Werte von 0 bis 65535, die meist als Kennzahlen für Zeichen interpretiert werden.</w:t>
            </w:r>
            <w:r>
              <w:t xml:space="preserve"> Man kann damit aber nur 1 Zeichen speichern</w:t>
            </w:r>
          </w:p>
        </w:tc>
      </w:tr>
      <w:tr w:rsidR="00AC3741" w14:paraId="0793B8A3" w14:textId="77777777" w:rsidTr="00AC3741">
        <w:tc>
          <w:tcPr>
            <w:tcW w:w="4247" w:type="dxa"/>
          </w:tcPr>
          <w:p w14:paraId="2BC96FEB" w14:textId="77777777" w:rsidR="00AC3741" w:rsidRDefault="00AC3741" w:rsidP="00AC3741">
            <w:r>
              <w:t>int</w:t>
            </w:r>
            <w:r>
              <w:fldChar w:fldCharType="begin"/>
            </w:r>
            <w:r>
              <w:instrText xml:space="preserve"> XE "</w:instrText>
            </w:r>
            <w:r w:rsidRPr="009607DE">
              <w:instrText>int</w:instrText>
            </w:r>
            <w:r>
              <w:instrText xml:space="preserve">" </w:instrText>
            </w:r>
            <w:r>
              <w:fldChar w:fldCharType="end"/>
            </w:r>
          </w:p>
        </w:tc>
        <w:tc>
          <w:tcPr>
            <w:tcW w:w="4247" w:type="dxa"/>
          </w:tcPr>
          <w:p w14:paraId="69D766E8" w14:textId="77777777" w:rsidR="00AC3741" w:rsidRDefault="00AC3741" w:rsidP="00AC3741">
            <w:r w:rsidRPr="00E17E5C">
              <w:t>Der Datentyp int</w:t>
            </w:r>
            <w:r>
              <w:fldChar w:fldCharType="begin"/>
            </w:r>
            <w:r>
              <w:instrText xml:space="preserve"> XE "</w:instrText>
            </w:r>
            <w:r w:rsidRPr="009607DE">
              <w:instrText>int</w:instrText>
            </w:r>
            <w:r>
              <w:instrText xml:space="preserve">" </w:instrText>
            </w:r>
            <w:r>
              <w:fldChar w:fldCharType="end"/>
            </w:r>
            <w:r w:rsidRPr="00E17E5C">
              <w:t xml:space="preserve"> ist wohl der am häufigsten eingesetzte primitive Typ. Er belegt 4 Bytes</w:t>
            </w:r>
            <w:r>
              <w:fldChar w:fldCharType="begin"/>
            </w:r>
            <w:r>
              <w:instrText xml:space="preserve"> XE "</w:instrText>
            </w:r>
            <w:r w:rsidRPr="00632814">
              <w:instrText>Bytes</w:instrText>
            </w:r>
            <w:r>
              <w:instrText xml:space="preserve">" </w:instrText>
            </w:r>
            <w:r>
              <w:fldChar w:fldCharType="end"/>
            </w:r>
            <w:r w:rsidRPr="00E17E5C">
              <w:t>, was in der Regel für viele Anwendungsbereiche ausreicht.</w:t>
            </w:r>
          </w:p>
        </w:tc>
      </w:tr>
      <w:tr w:rsidR="00AC3741" w14:paraId="52DD2211" w14:textId="77777777" w:rsidTr="00AC3741">
        <w:tc>
          <w:tcPr>
            <w:tcW w:w="4247" w:type="dxa"/>
          </w:tcPr>
          <w:p w14:paraId="491EFD56" w14:textId="77777777" w:rsidR="00AC3741" w:rsidRDefault="00AC3741" w:rsidP="00AC3741">
            <w:r>
              <w:t>boolean</w:t>
            </w:r>
            <w:r>
              <w:fldChar w:fldCharType="begin"/>
            </w:r>
            <w:r>
              <w:instrText xml:space="preserve"> XE "</w:instrText>
            </w:r>
            <w:r w:rsidRPr="00F60971">
              <w:instrText>boolean</w:instrText>
            </w:r>
            <w:r>
              <w:instrText xml:space="preserve">" </w:instrText>
            </w:r>
            <w:r>
              <w:fldChar w:fldCharType="end"/>
            </w:r>
          </w:p>
        </w:tc>
        <w:tc>
          <w:tcPr>
            <w:tcW w:w="4247" w:type="dxa"/>
          </w:tcPr>
          <w:p w14:paraId="44E9A7F4" w14:textId="77777777" w:rsidR="00AC3741" w:rsidRDefault="00AC3741" w:rsidP="00AC3741">
            <w:r>
              <w:t>B</w:t>
            </w:r>
            <w:r w:rsidRPr="000D6B5B">
              <w:t xml:space="preserve">oolean kann einen von zwei Zuständen annehmen: true </w:t>
            </w:r>
            <w:r>
              <w:t>und/</w:t>
            </w:r>
            <w:r w:rsidRPr="000D6B5B">
              <w:t>oder false.</w:t>
            </w:r>
          </w:p>
        </w:tc>
      </w:tr>
      <w:tr w:rsidR="00AC3741" w14:paraId="4FBC6111" w14:textId="77777777" w:rsidTr="00AC3741">
        <w:tc>
          <w:tcPr>
            <w:tcW w:w="4247" w:type="dxa"/>
          </w:tcPr>
          <w:p w14:paraId="0870CBA2" w14:textId="77777777" w:rsidR="00AC3741" w:rsidRDefault="00AC3741" w:rsidP="00AC3741">
            <w:r>
              <w:t>double</w:t>
            </w:r>
            <w:r>
              <w:fldChar w:fldCharType="begin"/>
            </w:r>
            <w:r>
              <w:instrText xml:space="preserve"> XE "</w:instrText>
            </w:r>
            <w:r w:rsidRPr="003D5C40">
              <w:instrText>double</w:instrText>
            </w:r>
            <w:r>
              <w:instrText xml:space="preserve">" </w:instrText>
            </w:r>
            <w:r>
              <w:fldChar w:fldCharType="end"/>
            </w:r>
          </w:p>
        </w:tc>
        <w:tc>
          <w:tcPr>
            <w:tcW w:w="4247" w:type="dxa"/>
          </w:tcPr>
          <w:p w14:paraId="6A40B714" w14:textId="77777777" w:rsidR="00AC3741" w:rsidRDefault="00AC3741" w:rsidP="00AC3741">
            <w:r>
              <w:t>Ist wie int</w:t>
            </w:r>
            <w:r>
              <w:fldChar w:fldCharType="begin"/>
            </w:r>
            <w:r>
              <w:instrText xml:space="preserve"> XE "</w:instrText>
            </w:r>
            <w:r w:rsidRPr="009607DE">
              <w:instrText>int</w:instrText>
            </w:r>
            <w:r>
              <w:instrText xml:space="preserve">" </w:instrText>
            </w:r>
            <w:r>
              <w:fldChar w:fldCharType="end"/>
            </w:r>
            <w:r>
              <w:t>, man kann aber Zahlen mit Dezimalstellen angeben.</w:t>
            </w:r>
          </w:p>
        </w:tc>
      </w:tr>
      <w:tr w:rsidR="00AC3741" w14:paraId="57632B34" w14:textId="77777777" w:rsidTr="00AC3741">
        <w:tc>
          <w:tcPr>
            <w:tcW w:w="4247" w:type="dxa"/>
          </w:tcPr>
          <w:p w14:paraId="08E4AB1C" w14:textId="77777777" w:rsidR="00AC3741" w:rsidRDefault="00AC3741" w:rsidP="00AC3741">
            <w:r>
              <w:t>String</w:t>
            </w:r>
            <w:r>
              <w:fldChar w:fldCharType="begin"/>
            </w:r>
            <w:r>
              <w:instrText xml:space="preserve"> XE "</w:instrText>
            </w:r>
            <w:r w:rsidRPr="00715EFB">
              <w:instrText>String</w:instrText>
            </w:r>
            <w:r>
              <w:instrText xml:space="preserve">" </w:instrText>
            </w:r>
            <w:r>
              <w:fldChar w:fldCharType="end"/>
            </w:r>
          </w:p>
        </w:tc>
        <w:tc>
          <w:tcPr>
            <w:tcW w:w="4247" w:type="dxa"/>
          </w:tcPr>
          <w:p w14:paraId="47851428" w14:textId="77777777" w:rsidR="00AC3741" w:rsidRDefault="00AC3741" w:rsidP="00AC3741">
            <w:pPr>
              <w:keepNext/>
            </w:pPr>
            <w:r>
              <w:t>Mit einem String</w:t>
            </w:r>
            <w:r>
              <w:fldChar w:fldCharType="begin"/>
            </w:r>
            <w:r>
              <w:instrText xml:space="preserve"> XE "</w:instrText>
            </w:r>
            <w:r w:rsidRPr="00715EFB">
              <w:instrText>String</w:instrText>
            </w:r>
            <w:r>
              <w:instrText xml:space="preserve">" </w:instrText>
            </w:r>
            <w:r>
              <w:fldChar w:fldCharType="end"/>
            </w:r>
            <w:r>
              <w:t xml:space="preserve"> kann man mehrere Zeichen speichern.</w:t>
            </w:r>
          </w:p>
        </w:tc>
      </w:tr>
    </w:tbl>
    <w:p w14:paraId="127D6095" w14:textId="661E68EC" w:rsidR="00AC3741" w:rsidRDefault="00AC3741" w:rsidP="00AC3741">
      <w:pPr>
        <w:pStyle w:val="Beschriftung"/>
      </w:pPr>
      <w:bookmarkStart w:id="14" w:name="_Toc40879812"/>
      <w:r>
        <w:t xml:space="preserve">Tabelle </w:t>
      </w:r>
      <w:fldSimple w:instr=" SEQ Tabelle \* ARABIC ">
        <w:r w:rsidR="002B7CD3">
          <w:rPr>
            <w:noProof/>
          </w:rPr>
          <w:t>2</w:t>
        </w:r>
      </w:fldSimple>
      <w:r>
        <w:t xml:space="preserve"> Datentypen</w:t>
      </w:r>
      <w:bookmarkEnd w:id="14"/>
      <w:r>
        <w:t xml:space="preserve"> </w:t>
      </w:r>
    </w:p>
    <w:p w14:paraId="6EEEDCD0" w14:textId="77777777" w:rsidR="00AC3741" w:rsidRDefault="00AC3741" w:rsidP="00AC3741">
      <w:pPr>
        <w:rPr>
          <w:rFonts w:ascii="Calibri" w:eastAsia="Times New Roman" w:hAnsi="Calibri" w:cs="Times New Roman"/>
          <w:b/>
          <w:bCs/>
          <w:color w:val="000000"/>
          <w:sz w:val="32"/>
          <w:szCs w:val="26"/>
          <w:lang w:bidi="he-IL"/>
        </w:rPr>
      </w:pPr>
      <w:r>
        <w:br w:type="page"/>
      </w:r>
    </w:p>
    <w:p w14:paraId="5C9A099A" w14:textId="77777777" w:rsidR="00AC3741" w:rsidRDefault="00AC3741" w:rsidP="00AC3741">
      <w:pPr>
        <w:pStyle w:val="berschrift2"/>
      </w:pPr>
      <w:bookmarkStart w:id="15" w:name="_Toc40879600"/>
      <w:r>
        <w:lastRenderedPageBreak/>
        <w:t>If else</w:t>
      </w:r>
      <w:r>
        <w:fldChar w:fldCharType="begin"/>
      </w:r>
      <w:r>
        <w:instrText xml:space="preserve"> XE "</w:instrText>
      </w:r>
      <w:r w:rsidRPr="00ED36FF">
        <w:instrText>If else</w:instrText>
      </w:r>
      <w:r>
        <w:instrText xml:space="preserve">" </w:instrText>
      </w:r>
      <w:r>
        <w:fldChar w:fldCharType="end"/>
      </w:r>
      <w:r>
        <w:t>/Switch</w:t>
      </w:r>
      <w:r>
        <w:fldChar w:fldCharType="begin"/>
      </w:r>
      <w:r>
        <w:instrText xml:space="preserve"> XE "</w:instrText>
      </w:r>
      <w:r w:rsidRPr="00CC3AC0">
        <w:instrText>Switch</w:instrText>
      </w:r>
      <w:r>
        <w:instrText xml:space="preserve">" </w:instrText>
      </w:r>
      <w:r>
        <w:fldChar w:fldCharType="end"/>
      </w:r>
      <w:r>
        <w:t xml:space="preserve"> Anweisungen</w:t>
      </w:r>
      <w:bookmarkEnd w:id="15"/>
    </w:p>
    <w:p w14:paraId="1C6F4478" w14:textId="77777777" w:rsidR="00AC3741" w:rsidRPr="00EB0D09" w:rsidRDefault="00AC3741" w:rsidP="00AC3741">
      <w:pPr>
        <w:pStyle w:val="berschrift3"/>
      </w:pPr>
      <w:bookmarkStart w:id="16" w:name="_Toc40879601"/>
      <w:r>
        <w:t>If/Else</w:t>
      </w:r>
      <w:bookmarkEnd w:id="16"/>
    </w:p>
    <w:p w14:paraId="73A27C2B" w14:textId="77777777" w:rsidR="00AC3741" w:rsidRDefault="00AC3741" w:rsidP="00AC3741">
      <w:pPr>
        <w:ind w:left="567"/>
        <w:rPr>
          <w:lang w:bidi="he-IL"/>
        </w:rPr>
      </w:pPr>
      <w:r w:rsidRPr="6F383B14">
        <w:rPr>
          <w:lang w:bidi="he-IL"/>
        </w:rPr>
        <w:t>If else</w:t>
      </w:r>
      <w:r>
        <w:rPr>
          <w:lang w:bidi="he-IL"/>
        </w:rPr>
        <w:fldChar w:fldCharType="begin"/>
      </w:r>
      <w:r>
        <w:instrText xml:space="preserve"> XE "</w:instrText>
      </w:r>
      <w:r w:rsidRPr="00ED36FF">
        <w:rPr>
          <w:lang w:bidi="he-IL"/>
        </w:rPr>
        <w:instrText>If else</w:instrText>
      </w:r>
      <w:r>
        <w:instrText xml:space="preserve">" </w:instrText>
      </w:r>
      <w:r>
        <w:rPr>
          <w:lang w:bidi="he-IL"/>
        </w:rPr>
        <w:fldChar w:fldCharType="end"/>
      </w:r>
      <w:r w:rsidRPr="6F383B14">
        <w:rPr>
          <w:lang w:bidi="he-IL"/>
        </w:rPr>
        <w:t xml:space="preserve"> Statements 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sidRPr="6F383B14">
        <w:rPr>
          <w:lang w:bidi="he-IL"/>
        </w:rPr>
        <w:t xml:space="preserve"> sind eigentlich fast identisch zu denen in Java Script</w:t>
      </w:r>
      <w:r>
        <w:rPr>
          <w:lang w:bidi="he-IL"/>
        </w:rPr>
        <w:fldChar w:fldCharType="begin"/>
      </w:r>
      <w:r>
        <w:instrText xml:space="preserve"> XE "</w:instrText>
      </w:r>
      <w:r w:rsidRPr="00D518EA">
        <w:instrText>Java Script</w:instrText>
      </w:r>
      <w:r>
        <w:instrText xml:space="preserve">" </w:instrText>
      </w:r>
      <w:r>
        <w:rPr>
          <w:lang w:bidi="he-IL"/>
        </w:rPr>
        <w:fldChar w:fldCharType="end"/>
      </w:r>
      <w:r w:rsidRPr="6F383B14">
        <w:rPr>
          <w:lang w:bidi="he-IL"/>
        </w:rPr>
        <w:t>. Es wird zuerst ein If geschrieben und dann eine Klammer geöffnet. In die Klammer wird dann die Bedingung geschrieben. Um danach noch eine Aktion schreiben zu können öffnet man noch eine geschweifte Klammer und in dieser Klammer kann man rein schreiben was passiert, wenn der Fall zutrifft oder eben nicht.  Es zeigt sehr viele Ähnlichkeiten mit Java Script in diesem Fall.</w:t>
      </w:r>
    </w:p>
    <w:p w14:paraId="3B826FE3" w14:textId="77777777" w:rsidR="00AC3741" w:rsidRDefault="00AC3741" w:rsidP="00AC3741">
      <w:pPr>
        <w:pStyle w:val="HTMLVorformatiert"/>
        <w:shd w:val="clear" w:color="auto" w:fill="2B2B2B"/>
        <w:rPr>
          <w:color w:val="A9B7C6"/>
          <w:sz w:val="18"/>
          <w:szCs w:val="18"/>
        </w:rPr>
      </w:pPr>
      <w:r>
        <w:rPr>
          <w:color w:val="A9B7C6"/>
          <w:sz w:val="18"/>
          <w:szCs w:val="18"/>
        </w:rPr>
        <w:t xml:space="preserve">    </w:t>
      </w:r>
      <w:r>
        <w:rPr>
          <w:color w:val="CC7832"/>
          <w:sz w:val="18"/>
          <w:szCs w:val="18"/>
        </w:rPr>
        <w:t>int</w:t>
      </w:r>
      <w:r>
        <w:rPr>
          <w:color w:val="CC7832"/>
          <w:sz w:val="18"/>
          <w:szCs w:val="18"/>
        </w:rPr>
        <w:fldChar w:fldCharType="begin"/>
      </w:r>
      <w:r>
        <w:instrText xml:space="preserve"> XE "</w:instrText>
      </w:r>
      <w:r w:rsidRPr="009607DE">
        <w:instrText>int</w:instrText>
      </w:r>
      <w:r>
        <w:instrText xml:space="preserve">" </w:instrText>
      </w:r>
      <w:r>
        <w:rPr>
          <w:color w:val="CC7832"/>
          <w:sz w:val="18"/>
          <w:szCs w:val="18"/>
        </w:rPr>
        <w:fldChar w:fldCharType="end"/>
      </w:r>
      <w:r>
        <w:rPr>
          <w:color w:val="CC7832"/>
          <w:sz w:val="18"/>
          <w:szCs w:val="18"/>
        </w:rPr>
        <w:t xml:space="preserve"> </w:t>
      </w:r>
      <w:r>
        <w:rPr>
          <w:color w:val="9876AA"/>
          <w:sz w:val="18"/>
          <w:szCs w:val="18"/>
        </w:rPr>
        <w:t xml:space="preserve">time </w:t>
      </w:r>
      <w:r>
        <w:rPr>
          <w:color w:val="A9B7C6"/>
          <w:sz w:val="18"/>
          <w:szCs w:val="18"/>
        </w:rPr>
        <w:t xml:space="preserve">= </w:t>
      </w:r>
      <w:r>
        <w:rPr>
          <w:color w:val="6897BB"/>
          <w:sz w:val="18"/>
          <w:szCs w:val="18"/>
        </w:rPr>
        <w:t>22</w:t>
      </w:r>
      <w:r>
        <w:rPr>
          <w:color w:val="CC7832"/>
          <w:sz w:val="18"/>
          <w:szCs w:val="18"/>
        </w:rPr>
        <w:t>;</w:t>
      </w:r>
      <w:r>
        <w:rPr>
          <w:color w:val="CC7832"/>
          <w:sz w:val="18"/>
          <w:szCs w:val="18"/>
        </w:rPr>
        <w:br/>
        <w:t xml:space="preserve">if </w:t>
      </w:r>
      <w:r>
        <w:rPr>
          <w:color w:val="A9B7C6"/>
          <w:sz w:val="18"/>
          <w:szCs w:val="18"/>
        </w:rPr>
        <w:t xml:space="preserve">(time &lt; </w:t>
      </w:r>
      <w:r>
        <w:rPr>
          <w:color w:val="6897BB"/>
          <w:sz w:val="18"/>
          <w:szCs w:val="18"/>
        </w:rPr>
        <w:t>10</w:t>
      </w:r>
      <w:r>
        <w:rPr>
          <w:color w:val="A9B7C6"/>
          <w:sz w:val="18"/>
          <w:szCs w:val="18"/>
        </w:rPr>
        <w:t>) {</w:t>
      </w:r>
      <w:r>
        <w:rPr>
          <w:color w:val="A9B7C6"/>
          <w:sz w:val="18"/>
          <w:szCs w:val="18"/>
        </w:rPr>
        <w:br/>
        <w:t xml:space="preserve">        System.out.println(</w:t>
      </w:r>
      <w:r>
        <w:rPr>
          <w:color w:val="6A8759"/>
          <w:sz w:val="18"/>
          <w:szCs w:val="18"/>
        </w:rPr>
        <w:t>"Guten Morgen."</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 xml:space="preserve">(time &lt; </w:t>
      </w:r>
      <w:r>
        <w:rPr>
          <w:color w:val="6897BB"/>
          <w:sz w:val="18"/>
          <w:szCs w:val="18"/>
        </w:rPr>
        <w:t>20</w:t>
      </w:r>
      <w:r>
        <w:rPr>
          <w:color w:val="A9B7C6"/>
          <w:sz w:val="18"/>
          <w:szCs w:val="18"/>
        </w:rPr>
        <w:t>) {</w:t>
      </w:r>
      <w:r>
        <w:rPr>
          <w:color w:val="A9B7C6"/>
          <w:sz w:val="18"/>
          <w:szCs w:val="18"/>
        </w:rPr>
        <w:br/>
        <w:t xml:space="preserve">        System.out.println(</w:t>
      </w:r>
      <w:r>
        <w:rPr>
          <w:color w:val="6A8759"/>
          <w:sz w:val="18"/>
          <w:szCs w:val="18"/>
        </w:rPr>
        <w:t>"Guten Tag."</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System.out.println(</w:t>
      </w:r>
      <w:r>
        <w:rPr>
          <w:color w:val="6A8759"/>
          <w:sz w:val="18"/>
          <w:szCs w:val="18"/>
        </w:rPr>
        <w:t>"Guten Abend."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808080"/>
          <w:sz w:val="18"/>
          <w:szCs w:val="18"/>
        </w:rPr>
        <w:t>// Gibt "Guten Abend" aus."</w:t>
      </w:r>
    </w:p>
    <w:p w14:paraId="160B3175" w14:textId="77777777" w:rsidR="00AC3741" w:rsidRDefault="00AC3741" w:rsidP="00AC3741">
      <w:pPr>
        <w:ind w:left="576"/>
        <w:rPr>
          <w:lang w:bidi="he-IL"/>
        </w:rPr>
      </w:pPr>
      <w:r>
        <w:rPr>
          <w:lang w:bidi="he-IL"/>
        </w:rPr>
        <w:t>Else if benötigt man, wenn man mehrere Konditionen benutzen möchte.</w:t>
      </w:r>
    </w:p>
    <w:p w14:paraId="46750EC0" w14:textId="77777777" w:rsidR="00AC3741" w:rsidRDefault="00AC3741" w:rsidP="00AC3741">
      <w:pPr>
        <w:pStyle w:val="berschrift3"/>
        <w:rPr>
          <w:lang w:bidi="he-IL"/>
        </w:rPr>
      </w:pPr>
      <w:bookmarkStart w:id="17" w:name="_Toc40879602"/>
      <w:r>
        <w:rPr>
          <w:lang w:bidi="he-IL"/>
        </w:rPr>
        <w:t>Switch</w:t>
      </w:r>
      <w:bookmarkEnd w:id="17"/>
      <w:r>
        <w:rPr>
          <w:lang w:bidi="he-IL"/>
        </w:rPr>
        <w:fldChar w:fldCharType="begin"/>
      </w:r>
      <w:r>
        <w:instrText xml:space="preserve"> XE "</w:instrText>
      </w:r>
      <w:r w:rsidRPr="00CC3AC0">
        <w:rPr>
          <w:lang w:bidi="he-IL"/>
        </w:rPr>
        <w:instrText>Switch</w:instrText>
      </w:r>
      <w:r>
        <w:instrText xml:space="preserve">" </w:instrText>
      </w:r>
      <w:r>
        <w:rPr>
          <w:lang w:bidi="he-IL"/>
        </w:rPr>
        <w:fldChar w:fldCharType="end"/>
      </w:r>
    </w:p>
    <w:p w14:paraId="13C3ACE6" w14:textId="77777777" w:rsidR="00AC3741" w:rsidRPr="00404943" w:rsidRDefault="00AC3741" w:rsidP="00AC3741">
      <w:pPr>
        <w:ind w:left="426"/>
        <w:rPr>
          <w:lang w:bidi="he-IL"/>
        </w:rPr>
      </w:pPr>
      <w:r>
        <w:rPr>
          <w:lang w:bidi="he-IL"/>
        </w:rPr>
        <w:t>Auch Switch</w:t>
      </w:r>
      <w:r>
        <w:rPr>
          <w:lang w:bidi="he-IL"/>
        </w:rPr>
        <w:fldChar w:fldCharType="begin"/>
      </w:r>
      <w:r>
        <w:instrText xml:space="preserve"> XE "</w:instrText>
      </w:r>
      <w:r w:rsidRPr="00CC3AC0">
        <w:rPr>
          <w:lang w:bidi="he-IL"/>
        </w:rPr>
        <w:instrText>Switch</w:instrText>
      </w:r>
      <w:r>
        <w:instrText xml:space="preserve">" </w:instrText>
      </w:r>
      <w:r>
        <w:rPr>
          <w:lang w:bidi="he-IL"/>
        </w:rPr>
        <w:fldChar w:fldCharType="end"/>
      </w:r>
      <w:r>
        <w:rPr>
          <w:lang w:bidi="he-IL"/>
        </w:rPr>
        <w:t xml:space="preserve"> Anweisungen verhalten sich relativ gleich wie 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Script</w:t>
      </w:r>
      <w:r>
        <w:rPr>
          <w:lang w:bidi="he-IL"/>
        </w:rPr>
        <w:fldChar w:fldCharType="begin"/>
      </w:r>
      <w:r>
        <w:instrText xml:space="preserve"> XE "</w:instrText>
      </w:r>
      <w:r w:rsidRPr="00D518EA">
        <w:instrText>Java Script</w:instrText>
      </w:r>
      <w:r>
        <w:instrText xml:space="preserve">" </w:instrText>
      </w:r>
      <w:r>
        <w:rPr>
          <w:lang w:bidi="he-IL"/>
        </w:rPr>
        <w:fldChar w:fldCharType="end"/>
      </w:r>
      <w:r>
        <w:rPr>
          <w:lang w:bidi="he-IL"/>
        </w:rPr>
        <w:t>. Der Unterschied ist bei der Ausgabe. Hier ein Beispiel indem der 3 Case</w:t>
      </w:r>
      <w:r>
        <w:rPr>
          <w:lang w:bidi="he-IL"/>
        </w:rPr>
        <w:fldChar w:fldCharType="begin"/>
      </w:r>
      <w:r>
        <w:instrText xml:space="preserve"> XE "</w:instrText>
      </w:r>
      <w:r w:rsidRPr="00C253FE">
        <w:rPr>
          <w:lang w:bidi="he-IL"/>
        </w:rPr>
        <w:instrText>Case</w:instrText>
      </w:r>
      <w:r>
        <w:instrText xml:space="preserve">" </w:instrText>
      </w:r>
      <w:r>
        <w:rPr>
          <w:lang w:bidi="he-IL"/>
        </w:rPr>
        <w:fldChar w:fldCharType="end"/>
      </w:r>
      <w:r>
        <w:rPr>
          <w:lang w:bidi="he-IL"/>
        </w:rPr>
        <w:t xml:space="preserve"> gesucht wird, aus diesem Grund definiert man einen Wert für den Switch Case. </w:t>
      </w:r>
    </w:p>
    <w:p w14:paraId="54CCC287" w14:textId="77777777" w:rsidR="00AC3741" w:rsidRPr="00697332"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proofErr w:type="gramStart"/>
      <w:r w:rsidRPr="00697332">
        <w:rPr>
          <w:rFonts w:ascii="Courier New" w:eastAsia="Times New Roman" w:hAnsi="Courier New" w:cs="Courier New"/>
          <w:color w:val="CC7832"/>
          <w:sz w:val="18"/>
          <w:szCs w:val="18"/>
          <w:lang w:val="en-GB" w:eastAsia="de-CH"/>
        </w:rPr>
        <w:t>public</w:t>
      </w:r>
      <w:proofErr w:type="gramEnd"/>
      <w:r>
        <w:rPr>
          <w:rFonts w:ascii="Courier New" w:eastAsia="Times New Roman" w:hAnsi="Courier New" w:cs="Courier New"/>
          <w:color w:val="CC7832"/>
          <w:sz w:val="18"/>
          <w:szCs w:val="18"/>
          <w:lang w:val="en-GB" w:eastAsia="de-CH"/>
        </w:rPr>
        <w:fldChar w:fldCharType="begin"/>
      </w:r>
      <w:r w:rsidRPr="00366FAB">
        <w:rPr>
          <w:lang w:val="en-GB"/>
        </w:rPr>
        <w:instrText xml:space="preserve"> XE "</w:instrText>
      </w:r>
      <w:r w:rsidRPr="00366FAB">
        <w:rPr>
          <w:lang w:val="en-GB" w:bidi="he-IL"/>
        </w:rPr>
        <w:instrText>public</w:instrText>
      </w:r>
      <w:r w:rsidRPr="00366FAB">
        <w:rPr>
          <w:lang w:val="en-GB"/>
        </w:rPr>
        <w:instrText xml:space="preserve">" </w:instrText>
      </w:r>
      <w:r>
        <w:rPr>
          <w:rFonts w:ascii="Courier New" w:eastAsia="Times New Roman" w:hAnsi="Courier New" w:cs="Courier New"/>
          <w:color w:val="CC7832"/>
          <w:sz w:val="18"/>
          <w:szCs w:val="18"/>
          <w:lang w:val="en-GB" w:eastAsia="de-CH"/>
        </w:rPr>
        <w:fldChar w:fldCharType="end"/>
      </w:r>
      <w:r w:rsidRPr="00697332">
        <w:rPr>
          <w:rFonts w:ascii="Courier New" w:eastAsia="Times New Roman" w:hAnsi="Courier New" w:cs="Courier New"/>
          <w:color w:val="CC7832"/>
          <w:sz w:val="18"/>
          <w:szCs w:val="18"/>
          <w:lang w:val="en-GB" w:eastAsia="de-CH"/>
        </w:rPr>
        <w:t xml:space="preserve"> static void </w:t>
      </w:r>
      <w:r w:rsidRPr="00697332">
        <w:rPr>
          <w:rFonts w:ascii="Courier New" w:eastAsia="Times New Roman" w:hAnsi="Courier New" w:cs="Courier New"/>
          <w:color w:val="FFC66D"/>
          <w:sz w:val="18"/>
          <w:szCs w:val="18"/>
          <w:lang w:val="en-GB" w:eastAsia="de-CH"/>
        </w:rPr>
        <w:t>main</w:t>
      </w:r>
      <w:r w:rsidRPr="00697332">
        <w:rPr>
          <w:rFonts w:ascii="Courier New" w:eastAsia="Times New Roman" w:hAnsi="Courier New" w:cs="Courier New"/>
          <w:color w:val="A9B7C6"/>
          <w:sz w:val="18"/>
          <w:szCs w:val="18"/>
          <w:lang w:val="en-GB" w:eastAsia="de-CH"/>
        </w:rPr>
        <w:t>(String</w:t>
      </w:r>
      <w:r>
        <w:rPr>
          <w:rFonts w:ascii="Courier New" w:eastAsia="Times New Roman" w:hAnsi="Courier New" w:cs="Courier New"/>
          <w:color w:val="A9B7C6"/>
          <w:sz w:val="18"/>
          <w:szCs w:val="18"/>
          <w:lang w:val="en-GB" w:eastAsia="de-CH"/>
        </w:rPr>
        <w:fldChar w:fldCharType="begin"/>
      </w:r>
      <w:r w:rsidRPr="00C0426A">
        <w:rPr>
          <w:lang w:val="en-GB"/>
        </w:rPr>
        <w:instrText xml:space="preserve"> XE "String" </w:instrText>
      </w:r>
      <w:r>
        <w:rPr>
          <w:rFonts w:ascii="Courier New" w:eastAsia="Times New Roman" w:hAnsi="Courier New" w:cs="Courier New"/>
          <w:color w:val="A9B7C6"/>
          <w:sz w:val="18"/>
          <w:szCs w:val="18"/>
          <w:lang w:val="en-GB" w:eastAsia="de-CH"/>
        </w:rPr>
        <w:fldChar w:fldCharType="end"/>
      </w:r>
      <w:r w:rsidRPr="00C0426A">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t xml:space="preserve"> args) {</w:t>
      </w:r>
      <w:r w:rsidRPr="00697332">
        <w:rPr>
          <w:rFonts w:ascii="Courier New" w:eastAsia="Times New Roman" w:hAnsi="Courier New" w:cs="Courier New"/>
          <w:color w:val="A9B7C6"/>
          <w:sz w:val="18"/>
          <w:szCs w:val="18"/>
          <w:lang w:val="en-GB" w:eastAsia="de-CH"/>
        </w:rPr>
        <w:br/>
        <w:t xml:space="preserve">    </w:t>
      </w:r>
      <w:r w:rsidRPr="00697332">
        <w:rPr>
          <w:rFonts w:ascii="Courier New" w:eastAsia="Times New Roman" w:hAnsi="Courier New" w:cs="Courier New"/>
          <w:color w:val="CC7832"/>
          <w:sz w:val="18"/>
          <w:szCs w:val="18"/>
          <w:lang w:val="en-GB" w:eastAsia="de-CH"/>
        </w:rPr>
        <w:t>int</w:t>
      </w:r>
      <w:r>
        <w:rPr>
          <w:rFonts w:ascii="Courier New" w:eastAsia="Times New Roman" w:hAnsi="Courier New" w:cs="Courier New"/>
          <w:color w:val="CC7832"/>
          <w:sz w:val="18"/>
          <w:szCs w:val="18"/>
          <w:lang w:eastAsia="de-CH"/>
        </w:rPr>
        <w:fldChar w:fldCharType="begin"/>
      </w:r>
      <w:r w:rsidRPr="00C0426A">
        <w:rPr>
          <w:lang w:val="en-GB"/>
        </w:rPr>
        <w:instrText xml:space="preserve"> XE "int" </w:instrText>
      </w:r>
      <w:r>
        <w:rPr>
          <w:rFonts w:ascii="Courier New" w:eastAsia="Times New Roman" w:hAnsi="Courier New" w:cs="Courier New"/>
          <w:color w:val="CC7832"/>
          <w:sz w:val="18"/>
          <w:szCs w:val="18"/>
          <w:lang w:eastAsia="de-CH"/>
        </w:rPr>
        <w:fldChar w:fldCharType="end"/>
      </w:r>
      <w:r w:rsidRPr="00697332">
        <w:rPr>
          <w:rFonts w:ascii="Courier New" w:eastAsia="Times New Roman" w:hAnsi="Courier New" w:cs="Courier New"/>
          <w:color w:val="CC7832"/>
          <w:sz w:val="18"/>
          <w:szCs w:val="18"/>
          <w:lang w:val="en-GB" w:eastAsia="de-CH"/>
        </w:rPr>
        <w:t xml:space="preserve"> </w:t>
      </w:r>
      <w:r w:rsidRPr="00697332">
        <w:rPr>
          <w:rFonts w:ascii="Courier New" w:eastAsia="Times New Roman" w:hAnsi="Courier New" w:cs="Courier New"/>
          <w:color w:val="A9B7C6"/>
          <w:sz w:val="18"/>
          <w:szCs w:val="18"/>
          <w:lang w:val="en-GB" w:eastAsia="de-CH"/>
        </w:rPr>
        <w:t xml:space="preserve">month = </w:t>
      </w:r>
      <w:r w:rsidRPr="00697332">
        <w:rPr>
          <w:rFonts w:ascii="Courier New" w:eastAsia="Times New Roman" w:hAnsi="Courier New" w:cs="Courier New"/>
          <w:color w:val="6897BB"/>
          <w:sz w:val="18"/>
          <w:szCs w:val="18"/>
          <w:lang w:val="en-GB" w:eastAsia="de-CH"/>
        </w:rPr>
        <w:t>3</w:t>
      </w:r>
      <w:r w:rsidRPr="00697332">
        <w:rPr>
          <w:rFonts w:ascii="Courier New" w:eastAsia="Times New Roman" w:hAnsi="Courier New" w:cs="Courier New"/>
          <w:color w:val="CC7832"/>
          <w:sz w:val="18"/>
          <w:szCs w:val="18"/>
          <w:lang w:val="en-GB" w:eastAsia="de-CH"/>
        </w:rPr>
        <w:t>;</w:t>
      </w:r>
      <w:r w:rsidRPr="00697332">
        <w:rPr>
          <w:rFonts w:ascii="Courier New" w:eastAsia="Times New Roman" w:hAnsi="Courier New" w:cs="Courier New"/>
          <w:color w:val="CC7832"/>
          <w:sz w:val="18"/>
          <w:szCs w:val="18"/>
          <w:lang w:val="en-GB" w:eastAsia="de-CH"/>
        </w:rPr>
        <w:br/>
        <w:t xml:space="preserve">    switch</w:t>
      </w:r>
      <w:r w:rsidRPr="00697332">
        <w:rPr>
          <w:rFonts w:ascii="Courier New" w:eastAsia="Times New Roman" w:hAnsi="Courier New" w:cs="Courier New"/>
          <w:color w:val="A9B7C6"/>
          <w:sz w:val="18"/>
          <w:szCs w:val="18"/>
          <w:lang w:val="en-GB" w:eastAsia="de-CH"/>
        </w:rPr>
        <w:t>(month){</w:t>
      </w:r>
      <w:r w:rsidRPr="00697332">
        <w:rPr>
          <w:rFonts w:ascii="Courier New" w:eastAsia="Times New Roman" w:hAnsi="Courier New" w:cs="Courier New"/>
          <w:color w:val="A9B7C6"/>
          <w:sz w:val="18"/>
          <w:szCs w:val="18"/>
          <w:lang w:val="en-GB" w:eastAsia="de-CH"/>
        </w:rPr>
        <w:br/>
        <w:t xml:space="preserve">        </w:t>
      </w:r>
      <w:r w:rsidRPr="00697332">
        <w:rPr>
          <w:rFonts w:ascii="Courier New" w:eastAsia="Times New Roman" w:hAnsi="Courier New" w:cs="Courier New"/>
          <w:color w:val="CC7832"/>
          <w:sz w:val="18"/>
          <w:szCs w:val="18"/>
          <w:lang w:val="en-GB" w:eastAsia="de-CH"/>
        </w:rPr>
        <w:t xml:space="preserve">case </w:t>
      </w:r>
      <w:r w:rsidRPr="00697332">
        <w:rPr>
          <w:rFonts w:ascii="Courier New" w:eastAsia="Times New Roman" w:hAnsi="Courier New" w:cs="Courier New"/>
          <w:color w:val="6897BB"/>
          <w:sz w:val="18"/>
          <w:szCs w:val="18"/>
          <w:lang w:val="en-GB" w:eastAsia="de-CH"/>
        </w:rPr>
        <w:t>1</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System.</w:t>
      </w:r>
      <w:r w:rsidRPr="00697332">
        <w:rPr>
          <w:rFonts w:ascii="Courier New" w:eastAsia="Times New Roman" w:hAnsi="Courier New" w:cs="Courier New"/>
          <w:i/>
          <w:color w:val="9876AA"/>
          <w:sz w:val="18"/>
          <w:szCs w:val="18"/>
          <w:lang w:val="en-GB" w:eastAsia="de-CH"/>
        </w:rPr>
        <w:t>out</w:t>
      </w:r>
      <w:r w:rsidRPr="00697332">
        <w:rPr>
          <w:rFonts w:ascii="Courier New" w:eastAsia="Times New Roman" w:hAnsi="Courier New" w:cs="Courier New"/>
          <w:color w:val="A9B7C6"/>
          <w:sz w:val="18"/>
          <w:szCs w:val="18"/>
          <w:lang w:val="en-GB" w:eastAsia="de-CH"/>
        </w:rPr>
        <w:t>.println(</w:t>
      </w:r>
      <w:r w:rsidRPr="00697332">
        <w:rPr>
          <w:rFonts w:ascii="Courier New" w:eastAsia="Times New Roman" w:hAnsi="Courier New" w:cs="Courier New"/>
          <w:color w:val="6A8759"/>
          <w:sz w:val="18"/>
          <w:szCs w:val="18"/>
          <w:lang w:val="en-GB" w:eastAsia="de-CH"/>
        </w:rPr>
        <w:t>"January "</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CC7832"/>
          <w:sz w:val="18"/>
          <w:szCs w:val="18"/>
          <w:lang w:val="en-GB" w:eastAsia="de-CH"/>
        </w:rPr>
        <w:t>;</w:t>
      </w:r>
      <w:r w:rsidRPr="00697332">
        <w:rPr>
          <w:rFonts w:ascii="Courier New" w:eastAsia="Times New Roman" w:hAnsi="Courier New" w:cs="Courier New"/>
          <w:color w:val="CC7832"/>
          <w:sz w:val="18"/>
          <w:szCs w:val="18"/>
          <w:lang w:val="en-GB" w:eastAsia="de-CH"/>
        </w:rPr>
        <w:br/>
        <w:t xml:space="preserve">            break;</w:t>
      </w:r>
      <w:r w:rsidRPr="00697332">
        <w:rPr>
          <w:rFonts w:ascii="Courier New" w:eastAsia="Times New Roman" w:hAnsi="Courier New" w:cs="Courier New"/>
          <w:color w:val="CC7832"/>
          <w:sz w:val="18"/>
          <w:szCs w:val="18"/>
          <w:lang w:val="en-GB" w:eastAsia="de-CH"/>
        </w:rPr>
        <w:br/>
        <w:t xml:space="preserve">        case </w:t>
      </w:r>
      <w:r w:rsidRPr="00697332">
        <w:rPr>
          <w:rFonts w:ascii="Courier New" w:eastAsia="Times New Roman" w:hAnsi="Courier New" w:cs="Courier New"/>
          <w:color w:val="6897BB"/>
          <w:sz w:val="18"/>
          <w:szCs w:val="18"/>
          <w:lang w:val="en-GB" w:eastAsia="de-CH"/>
        </w:rPr>
        <w:t>2</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System.</w:t>
      </w:r>
      <w:r w:rsidRPr="00697332">
        <w:rPr>
          <w:rFonts w:ascii="Courier New" w:eastAsia="Times New Roman" w:hAnsi="Courier New" w:cs="Courier New"/>
          <w:i/>
          <w:color w:val="9876AA"/>
          <w:sz w:val="18"/>
          <w:szCs w:val="18"/>
          <w:lang w:val="en-GB" w:eastAsia="de-CH"/>
        </w:rPr>
        <w:t>out</w:t>
      </w:r>
      <w:r w:rsidRPr="00697332">
        <w:rPr>
          <w:rFonts w:ascii="Courier New" w:eastAsia="Times New Roman" w:hAnsi="Courier New" w:cs="Courier New"/>
          <w:color w:val="A9B7C6"/>
          <w:sz w:val="18"/>
          <w:szCs w:val="18"/>
          <w:lang w:val="en-GB" w:eastAsia="de-CH"/>
        </w:rPr>
        <w:t>.println(</w:t>
      </w:r>
      <w:r w:rsidRPr="00697332">
        <w:rPr>
          <w:rFonts w:ascii="Courier New" w:eastAsia="Times New Roman" w:hAnsi="Courier New" w:cs="Courier New"/>
          <w:color w:val="6A8759"/>
          <w:sz w:val="18"/>
          <w:szCs w:val="18"/>
          <w:lang w:val="en-GB" w:eastAsia="de-CH"/>
        </w:rPr>
        <w:t>"February"</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CC7832"/>
          <w:sz w:val="18"/>
          <w:szCs w:val="18"/>
          <w:lang w:val="en-GB" w:eastAsia="de-CH"/>
        </w:rPr>
        <w:t>;</w:t>
      </w:r>
      <w:r w:rsidRPr="00697332">
        <w:rPr>
          <w:rFonts w:ascii="Courier New" w:eastAsia="Times New Roman" w:hAnsi="Courier New" w:cs="Courier New"/>
          <w:color w:val="CC7832"/>
          <w:sz w:val="18"/>
          <w:szCs w:val="18"/>
          <w:lang w:val="en-GB" w:eastAsia="de-CH"/>
        </w:rPr>
        <w:br/>
        <w:t xml:space="preserve">            break;</w:t>
      </w:r>
      <w:r w:rsidRPr="00697332">
        <w:rPr>
          <w:rFonts w:ascii="Courier New" w:eastAsia="Times New Roman" w:hAnsi="Courier New" w:cs="Courier New"/>
          <w:color w:val="CC7832"/>
          <w:sz w:val="18"/>
          <w:szCs w:val="18"/>
          <w:lang w:val="en-GB" w:eastAsia="de-CH"/>
        </w:rPr>
        <w:br/>
        <w:t xml:space="preserve">        case </w:t>
      </w:r>
      <w:r w:rsidRPr="00697332">
        <w:rPr>
          <w:rFonts w:ascii="Courier New" w:eastAsia="Times New Roman" w:hAnsi="Courier New" w:cs="Courier New"/>
          <w:color w:val="6897BB"/>
          <w:sz w:val="18"/>
          <w:szCs w:val="18"/>
          <w:lang w:val="en-GB" w:eastAsia="de-CH"/>
        </w:rPr>
        <w:t>3</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System.</w:t>
      </w:r>
      <w:r w:rsidRPr="00697332">
        <w:rPr>
          <w:rFonts w:ascii="Courier New" w:eastAsia="Times New Roman" w:hAnsi="Courier New" w:cs="Courier New"/>
          <w:i/>
          <w:color w:val="9876AA"/>
          <w:sz w:val="18"/>
          <w:szCs w:val="18"/>
          <w:lang w:val="en-GB" w:eastAsia="de-CH"/>
        </w:rPr>
        <w:t>out</w:t>
      </w:r>
      <w:r w:rsidRPr="00697332">
        <w:rPr>
          <w:rFonts w:ascii="Courier New" w:eastAsia="Times New Roman" w:hAnsi="Courier New" w:cs="Courier New"/>
          <w:color w:val="A9B7C6"/>
          <w:sz w:val="18"/>
          <w:szCs w:val="18"/>
          <w:lang w:val="en-GB" w:eastAsia="de-CH"/>
        </w:rPr>
        <w:t>.println(</w:t>
      </w:r>
      <w:r w:rsidRPr="00697332">
        <w:rPr>
          <w:rFonts w:ascii="Courier New" w:eastAsia="Times New Roman" w:hAnsi="Courier New" w:cs="Courier New"/>
          <w:color w:val="6A8759"/>
          <w:sz w:val="18"/>
          <w:szCs w:val="18"/>
          <w:lang w:val="en-GB" w:eastAsia="de-CH"/>
        </w:rPr>
        <w:t>"March"</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w:t>
      </w:r>
      <w:r w:rsidRPr="00697332">
        <w:rPr>
          <w:rFonts w:ascii="Courier New" w:eastAsia="Times New Roman" w:hAnsi="Courier New" w:cs="Courier New"/>
          <w:color w:val="CC7832"/>
          <w:sz w:val="18"/>
          <w:szCs w:val="18"/>
          <w:lang w:val="en-GB" w:eastAsia="de-CH"/>
        </w:rPr>
        <w:t>break;</w:t>
      </w:r>
      <w:r w:rsidRPr="00697332">
        <w:rPr>
          <w:rFonts w:ascii="Courier New" w:eastAsia="Times New Roman" w:hAnsi="Courier New" w:cs="Courier New"/>
          <w:color w:val="CC7832"/>
          <w:sz w:val="18"/>
          <w:szCs w:val="18"/>
          <w:lang w:val="en-GB" w:eastAsia="de-CH"/>
        </w:rPr>
        <w:br/>
      </w:r>
      <w:r w:rsidRPr="00697332">
        <w:rPr>
          <w:rFonts w:ascii="Courier New" w:eastAsia="Times New Roman" w:hAnsi="Courier New" w:cs="Courier New"/>
          <w:color w:val="CC7832"/>
          <w:sz w:val="18"/>
          <w:szCs w:val="18"/>
          <w:lang w:val="en-GB" w:eastAsia="de-CH"/>
        </w:rPr>
        <w:br/>
        <w:t xml:space="preserve">    </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w:t>
      </w:r>
    </w:p>
    <w:p w14:paraId="4E4FA01D" w14:textId="77777777" w:rsidR="00AC3741" w:rsidRDefault="00AC3741" w:rsidP="00AC3741">
      <w:pPr>
        <w:ind w:left="426"/>
        <w:rPr>
          <w:lang w:bidi="he-IL"/>
        </w:rPr>
      </w:pPr>
      <w:r>
        <w:rPr>
          <w:lang w:bidi="he-IL"/>
        </w:rPr>
        <w:t>In diesem Fall wird der Case</w:t>
      </w:r>
      <w:r>
        <w:rPr>
          <w:lang w:bidi="he-IL"/>
        </w:rPr>
        <w:fldChar w:fldCharType="begin"/>
      </w:r>
      <w:r>
        <w:instrText xml:space="preserve"> XE "</w:instrText>
      </w:r>
      <w:r w:rsidRPr="00C253FE">
        <w:rPr>
          <w:lang w:bidi="he-IL"/>
        </w:rPr>
        <w:instrText>Case</w:instrText>
      </w:r>
      <w:r>
        <w:instrText xml:space="preserve">" </w:instrText>
      </w:r>
      <w:r>
        <w:rPr>
          <w:lang w:bidi="he-IL"/>
        </w:rPr>
        <w:fldChar w:fldCharType="end"/>
      </w:r>
      <w:r>
        <w:rPr>
          <w:lang w:bidi="he-IL"/>
        </w:rPr>
        <w:t xml:space="preserve"> 3 also March herausgegeben, weil month mit dem Wert 3 deklariert worden ist.</w:t>
      </w:r>
      <w:r>
        <w:t xml:space="preserve"> </w:t>
      </w:r>
    </w:p>
    <w:p w14:paraId="5FBE6807" w14:textId="77777777" w:rsidR="00AC3741" w:rsidRDefault="00AC3741" w:rsidP="00AC3741">
      <w:pPr>
        <w:rPr>
          <w:rFonts w:ascii="Calibri" w:eastAsia="Times New Roman" w:hAnsi="Calibri" w:cs="Times New Roman"/>
          <w:b/>
          <w:bCs/>
          <w:color w:val="000000"/>
          <w:sz w:val="32"/>
          <w:szCs w:val="26"/>
          <w:lang w:bidi="he-IL"/>
        </w:rPr>
      </w:pPr>
      <w:r>
        <w:br w:type="page"/>
      </w:r>
    </w:p>
    <w:p w14:paraId="26A9B92C" w14:textId="77777777" w:rsidR="00AC3741" w:rsidRDefault="00AC3741" w:rsidP="00AC3741">
      <w:pPr>
        <w:pStyle w:val="berschrift2"/>
      </w:pPr>
      <w:bookmarkStart w:id="18" w:name="_Toc40879603"/>
      <w:r>
        <w:lastRenderedPageBreak/>
        <w:t>Variablen</w:t>
      </w:r>
      <w:bookmarkEnd w:id="18"/>
      <w:r>
        <w:fldChar w:fldCharType="begin"/>
      </w:r>
      <w:r>
        <w:instrText xml:space="preserve"> XE "</w:instrText>
      </w:r>
      <w:r w:rsidRPr="0083370D">
        <w:instrText>Variablen</w:instrText>
      </w:r>
      <w:r>
        <w:instrText xml:space="preserve">" </w:instrText>
      </w:r>
      <w:r>
        <w:fldChar w:fldCharType="end"/>
      </w:r>
    </w:p>
    <w:p w14:paraId="5831A4A6" w14:textId="77777777" w:rsidR="00AC3741" w:rsidRDefault="00AC3741" w:rsidP="00AC3741">
      <w:pPr>
        <w:ind w:left="576"/>
        <w:rPr>
          <w:lang w:bidi="he-IL"/>
        </w:rPr>
      </w:pPr>
      <w:r>
        <w:rPr>
          <w:lang w:bidi="he-IL"/>
        </w:rPr>
        <w:t>Man kann auch bei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Variablen</w:t>
      </w:r>
      <w:r>
        <w:rPr>
          <w:lang w:bidi="he-IL"/>
        </w:rPr>
        <w:fldChar w:fldCharType="begin"/>
      </w:r>
      <w:r>
        <w:instrText xml:space="preserve"> XE "</w:instrText>
      </w:r>
      <w:r w:rsidRPr="0083370D">
        <w:rPr>
          <w:lang w:bidi="he-IL"/>
        </w:rPr>
        <w:instrText>Variablen</w:instrText>
      </w:r>
      <w:r>
        <w:instrText xml:space="preserve">" </w:instrText>
      </w:r>
      <w:r>
        <w:rPr>
          <w:lang w:bidi="he-IL"/>
        </w:rPr>
        <w:fldChar w:fldCharType="end"/>
      </w:r>
      <w:r>
        <w:rPr>
          <w:lang w:bidi="he-IL"/>
        </w:rPr>
        <w:t xml:space="preserve"> deklarieren. Man muss zuerst angeben, welcher Datentyp gebraucht wird.</w:t>
      </w:r>
    </w:p>
    <w:p w14:paraId="03866214" w14:textId="77777777" w:rsidR="00AC3741" w:rsidRPr="00C5163C" w:rsidRDefault="00AC3741" w:rsidP="00AC3741">
      <w:pPr>
        <w:pStyle w:val="HTMLVorformatiert"/>
        <w:shd w:val="clear" w:color="auto" w:fill="2B2B2B"/>
        <w:rPr>
          <w:color w:val="A9B7C6"/>
          <w:sz w:val="18"/>
          <w:szCs w:val="18"/>
        </w:rPr>
      </w:pPr>
      <w:r w:rsidRPr="00C5163C">
        <w:rPr>
          <w:color w:val="CC7832"/>
          <w:sz w:val="18"/>
          <w:szCs w:val="18"/>
        </w:rPr>
        <w:t>int</w:t>
      </w:r>
      <w:r>
        <w:rPr>
          <w:color w:val="CC7832"/>
          <w:sz w:val="18"/>
          <w:szCs w:val="18"/>
          <w:lang w:val="en-GB"/>
        </w:rPr>
        <w:fldChar w:fldCharType="begin"/>
      </w:r>
      <w:r w:rsidRPr="00C5163C">
        <w:instrText xml:space="preserve"> XE "int" </w:instrText>
      </w:r>
      <w:r>
        <w:rPr>
          <w:color w:val="CC7832"/>
          <w:sz w:val="18"/>
          <w:szCs w:val="18"/>
          <w:lang w:val="en-GB"/>
        </w:rPr>
        <w:fldChar w:fldCharType="end"/>
      </w:r>
      <w:r w:rsidRPr="00C5163C">
        <w:rPr>
          <w:color w:val="CC7832"/>
          <w:sz w:val="18"/>
          <w:szCs w:val="18"/>
        </w:rPr>
        <w:t xml:space="preserve"> </w:t>
      </w:r>
      <w:r w:rsidRPr="00C5163C">
        <w:rPr>
          <w:color w:val="9876AA"/>
          <w:sz w:val="18"/>
          <w:szCs w:val="18"/>
        </w:rPr>
        <w:t>age</w:t>
      </w:r>
      <w:r w:rsidRPr="00C5163C">
        <w:rPr>
          <w:color w:val="CC7832"/>
          <w:sz w:val="18"/>
          <w:szCs w:val="18"/>
        </w:rPr>
        <w:t>;</w:t>
      </w:r>
      <w:r w:rsidRPr="00C5163C">
        <w:rPr>
          <w:color w:val="CC7832"/>
          <w:sz w:val="18"/>
          <w:szCs w:val="18"/>
        </w:rPr>
        <w:br/>
        <w:t>double</w:t>
      </w:r>
      <w:r>
        <w:rPr>
          <w:color w:val="CC7832"/>
          <w:sz w:val="18"/>
          <w:szCs w:val="18"/>
          <w:lang w:val="en-GB"/>
        </w:rPr>
        <w:fldChar w:fldCharType="begin"/>
      </w:r>
      <w:r w:rsidRPr="00C5163C">
        <w:instrText xml:space="preserve"> XE "double" </w:instrText>
      </w:r>
      <w:r>
        <w:rPr>
          <w:color w:val="CC7832"/>
          <w:sz w:val="18"/>
          <w:szCs w:val="18"/>
          <w:lang w:val="en-GB"/>
        </w:rPr>
        <w:fldChar w:fldCharType="end"/>
      </w:r>
      <w:r w:rsidRPr="00C5163C">
        <w:rPr>
          <w:color w:val="CC7832"/>
          <w:sz w:val="18"/>
          <w:szCs w:val="18"/>
        </w:rPr>
        <w:t xml:space="preserve"> </w:t>
      </w:r>
      <w:r w:rsidRPr="00C5163C">
        <w:rPr>
          <w:color w:val="9876AA"/>
          <w:sz w:val="18"/>
          <w:szCs w:val="18"/>
        </w:rPr>
        <w:t>salaryRequirement</w:t>
      </w:r>
      <w:r w:rsidRPr="00C5163C">
        <w:rPr>
          <w:color w:val="CC7832"/>
          <w:sz w:val="18"/>
          <w:szCs w:val="18"/>
        </w:rPr>
        <w:t>;</w:t>
      </w:r>
      <w:r w:rsidRPr="00C5163C">
        <w:rPr>
          <w:color w:val="CC7832"/>
          <w:sz w:val="18"/>
          <w:szCs w:val="18"/>
        </w:rPr>
        <w:br/>
        <w:t>boolean</w:t>
      </w:r>
      <w:r>
        <w:rPr>
          <w:color w:val="CC7832"/>
          <w:sz w:val="18"/>
          <w:szCs w:val="18"/>
          <w:lang w:val="en-GB"/>
        </w:rPr>
        <w:fldChar w:fldCharType="begin"/>
      </w:r>
      <w:r w:rsidRPr="00C5163C">
        <w:instrText xml:space="preserve"> XE "boolean" </w:instrText>
      </w:r>
      <w:r>
        <w:rPr>
          <w:color w:val="CC7832"/>
          <w:sz w:val="18"/>
          <w:szCs w:val="18"/>
          <w:lang w:val="en-GB"/>
        </w:rPr>
        <w:fldChar w:fldCharType="end"/>
      </w:r>
      <w:r w:rsidRPr="00C5163C">
        <w:rPr>
          <w:color w:val="CC7832"/>
          <w:sz w:val="18"/>
          <w:szCs w:val="18"/>
        </w:rPr>
        <w:t xml:space="preserve"> </w:t>
      </w:r>
      <w:r w:rsidRPr="00C5163C">
        <w:rPr>
          <w:color w:val="9876AA"/>
          <w:sz w:val="18"/>
          <w:szCs w:val="18"/>
        </w:rPr>
        <w:t>isEmployed</w:t>
      </w:r>
      <w:r w:rsidRPr="00C5163C">
        <w:rPr>
          <w:color w:val="CC7832"/>
          <w:sz w:val="18"/>
          <w:szCs w:val="18"/>
        </w:rPr>
        <w:t>;</w:t>
      </w:r>
    </w:p>
    <w:p w14:paraId="556D50B6" w14:textId="77777777" w:rsidR="00AC3741" w:rsidRDefault="00AC3741" w:rsidP="00AC3741">
      <w:pPr>
        <w:ind w:left="576"/>
        <w:rPr>
          <w:lang w:bidi="he-IL"/>
        </w:rPr>
      </w:pPr>
      <w:r>
        <w:rPr>
          <w:lang w:bidi="he-IL"/>
        </w:rPr>
        <w:t>Dann kann man Werte vergeben. Dazu muss man den Namen der Variable kennen.</w:t>
      </w:r>
    </w:p>
    <w:p w14:paraId="5DBE3FD7" w14:textId="77777777" w:rsidR="00AC3741" w:rsidRDefault="00AC3741" w:rsidP="00AC3741">
      <w:pPr>
        <w:pStyle w:val="HTMLVorformatiert"/>
        <w:shd w:val="clear" w:color="auto" w:fill="2B2B2B"/>
        <w:rPr>
          <w:color w:val="A9B7C6"/>
          <w:sz w:val="18"/>
          <w:szCs w:val="18"/>
        </w:rPr>
      </w:pPr>
      <w:r>
        <w:rPr>
          <w:color w:val="A9B7C6"/>
          <w:sz w:val="18"/>
          <w:szCs w:val="18"/>
        </w:rPr>
        <w:t xml:space="preserve">age = </w:t>
      </w:r>
      <w:r>
        <w:rPr>
          <w:color w:val="6897BB"/>
          <w:sz w:val="18"/>
          <w:szCs w:val="18"/>
        </w:rPr>
        <w:t>85</w:t>
      </w:r>
      <w:r>
        <w:rPr>
          <w:color w:val="CC7832"/>
          <w:sz w:val="18"/>
          <w:szCs w:val="18"/>
        </w:rPr>
        <w:t>;</w:t>
      </w:r>
    </w:p>
    <w:p w14:paraId="66A40042" w14:textId="77777777" w:rsidR="00AC3741" w:rsidRDefault="00AC3741" w:rsidP="00AC3741">
      <w:pPr>
        <w:ind w:left="576"/>
        <w:rPr>
          <w:lang w:bidi="he-IL"/>
        </w:rPr>
      </w:pPr>
      <w:r>
        <w:rPr>
          <w:lang w:bidi="he-IL"/>
        </w:rPr>
        <w:t>Um es einfacher zu machen, kann man auch alles in einer Zeile schreiben.</w:t>
      </w:r>
    </w:p>
    <w:p w14:paraId="3CAAC60F" w14:textId="77777777" w:rsidR="00AC3741" w:rsidRDefault="00AC3741" w:rsidP="00AC3741">
      <w:pPr>
        <w:pStyle w:val="HTMLVorformatiert"/>
        <w:shd w:val="clear" w:color="auto" w:fill="2B2B2B"/>
        <w:rPr>
          <w:color w:val="A9B7C6"/>
          <w:sz w:val="18"/>
          <w:szCs w:val="18"/>
        </w:rPr>
      </w:pPr>
      <w:r>
        <w:rPr>
          <w:color w:val="CC7832"/>
          <w:sz w:val="18"/>
          <w:szCs w:val="18"/>
        </w:rPr>
        <w:t>int</w:t>
      </w:r>
      <w:r>
        <w:rPr>
          <w:color w:val="CC7832"/>
          <w:sz w:val="18"/>
          <w:szCs w:val="18"/>
        </w:rPr>
        <w:fldChar w:fldCharType="begin"/>
      </w:r>
      <w:r>
        <w:instrText xml:space="preserve"> XE "</w:instrText>
      </w:r>
      <w:r w:rsidRPr="009607DE">
        <w:instrText>int</w:instrText>
      </w:r>
      <w:r>
        <w:instrText xml:space="preserve">" </w:instrText>
      </w:r>
      <w:r>
        <w:rPr>
          <w:color w:val="CC7832"/>
          <w:sz w:val="18"/>
          <w:szCs w:val="18"/>
        </w:rPr>
        <w:fldChar w:fldCharType="end"/>
      </w:r>
      <w:r>
        <w:rPr>
          <w:color w:val="CC7832"/>
          <w:sz w:val="18"/>
          <w:szCs w:val="18"/>
        </w:rPr>
        <w:t xml:space="preserve"> </w:t>
      </w:r>
      <w:r>
        <w:rPr>
          <w:color w:val="9876AA"/>
          <w:sz w:val="18"/>
          <w:szCs w:val="18"/>
        </w:rPr>
        <w:t xml:space="preserve">age </w:t>
      </w:r>
      <w:r>
        <w:rPr>
          <w:color w:val="A9B7C6"/>
          <w:sz w:val="18"/>
          <w:szCs w:val="18"/>
        </w:rPr>
        <w:t xml:space="preserve">= </w:t>
      </w:r>
      <w:r>
        <w:rPr>
          <w:color w:val="6897BB"/>
          <w:sz w:val="18"/>
          <w:szCs w:val="18"/>
        </w:rPr>
        <w:t>31</w:t>
      </w:r>
      <w:r>
        <w:rPr>
          <w:color w:val="CC7832"/>
          <w:sz w:val="18"/>
          <w:szCs w:val="18"/>
        </w:rPr>
        <w:t>;</w:t>
      </w:r>
    </w:p>
    <w:p w14:paraId="7E7CFE5E" w14:textId="343725C8" w:rsidR="00AC3741" w:rsidRDefault="00AC3741" w:rsidP="00AC3741">
      <w:pPr>
        <w:pStyle w:val="berschrift2"/>
      </w:pPr>
      <w:r>
        <w:t xml:space="preserve"> </w:t>
      </w:r>
      <w:bookmarkStart w:id="19" w:name="_Toc40879604"/>
      <w:r>
        <w:t>Class</w:t>
      </w:r>
      <w:bookmarkEnd w:id="19"/>
    </w:p>
    <w:p w14:paraId="1C3762F2" w14:textId="344316A7" w:rsidR="00AC3741" w:rsidRDefault="00AC3741" w:rsidP="00AC3741">
      <w:pPr>
        <w:ind w:left="576"/>
        <w:rPr>
          <w:lang w:bidi="he-IL"/>
        </w:rPr>
      </w:pPr>
      <w:r>
        <w:rPr>
          <w:lang w:bidi="he-IL"/>
        </w:rPr>
        <w:t>Ein</w:t>
      </w:r>
      <w:r w:rsidR="006F1C95">
        <w:rPr>
          <w:lang w:bidi="he-IL"/>
        </w:rPr>
        <w:t>e</w:t>
      </w:r>
      <w:r>
        <w:rPr>
          <w:lang w:bidi="he-IL"/>
        </w:rPr>
        <w:t xml:space="preserve"> Class ist wie eine Vorlage 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Darin kann man Objects erstellen</w:t>
      </w:r>
    </w:p>
    <w:p w14:paraId="13DBAF10" w14:textId="1FA43471" w:rsidR="00AC3741" w:rsidRDefault="00AC3741" w:rsidP="00AC3741">
      <w:pPr>
        <w:pStyle w:val="HTMLVorformatiert"/>
        <w:shd w:val="clear" w:color="auto" w:fill="2B2B2B"/>
        <w:rPr>
          <w:color w:val="A9B7C6"/>
          <w:sz w:val="18"/>
          <w:szCs w:val="18"/>
        </w:rPr>
      </w:pPr>
      <w:r w:rsidRPr="00B76A94">
        <w:rPr>
          <w:color w:val="CC7832"/>
          <w:sz w:val="18"/>
          <w:szCs w:val="18"/>
        </w:rPr>
        <w:t>public</w:t>
      </w:r>
      <w:r>
        <w:rPr>
          <w:color w:val="CC7832"/>
          <w:sz w:val="18"/>
          <w:szCs w:val="18"/>
          <w:lang w:val="en-GB"/>
        </w:rPr>
        <w:fldChar w:fldCharType="begin"/>
      </w:r>
      <w:r w:rsidRPr="00B76A94">
        <w:instrText xml:space="preserve"> XE "</w:instrText>
      </w:r>
      <w:r w:rsidRPr="00B76A94">
        <w:rPr>
          <w:lang w:bidi="he-IL"/>
        </w:rPr>
        <w:instrText>public</w:instrText>
      </w:r>
      <w:r w:rsidRPr="00B76A94">
        <w:instrText xml:space="preserve">" </w:instrText>
      </w:r>
      <w:r>
        <w:rPr>
          <w:color w:val="CC7832"/>
          <w:sz w:val="18"/>
          <w:szCs w:val="18"/>
          <w:lang w:val="en-GB"/>
        </w:rPr>
        <w:fldChar w:fldCharType="end"/>
      </w:r>
      <w:r w:rsidRPr="00B76A94">
        <w:rPr>
          <w:color w:val="CC7832"/>
          <w:sz w:val="18"/>
          <w:szCs w:val="18"/>
        </w:rPr>
        <w:t xml:space="preserve"> class </w:t>
      </w:r>
      <w:r w:rsidRPr="00B76A94">
        <w:rPr>
          <w:color w:val="A9B7C6"/>
          <w:sz w:val="18"/>
          <w:szCs w:val="18"/>
        </w:rPr>
        <w:t>Car {</w:t>
      </w:r>
      <w:r w:rsidRPr="00B76A94">
        <w:rPr>
          <w:color w:val="A9B7C6"/>
          <w:sz w:val="18"/>
          <w:szCs w:val="18"/>
        </w:rPr>
        <w:br/>
      </w:r>
      <w:r w:rsidRPr="00B76A94">
        <w:rPr>
          <w:color w:val="808080"/>
          <w:sz w:val="18"/>
          <w:szCs w:val="18"/>
        </w:rPr>
        <w:t>// Scope von der Class Car beginnt nach dem Curly Brace.</w:t>
      </w:r>
      <w:r w:rsidRPr="00B76A94">
        <w:rPr>
          <w:color w:val="808080"/>
          <w:sz w:val="18"/>
          <w:szCs w:val="18"/>
        </w:rPr>
        <w:br/>
      </w:r>
      <w:r w:rsidRPr="00B76A94">
        <w:rPr>
          <w:color w:val="808080"/>
          <w:sz w:val="18"/>
          <w:szCs w:val="18"/>
        </w:rPr>
        <w:br/>
        <w:t xml:space="preserve">    </w:t>
      </w:r>
      <w:r w:rsidRPr="00B76A94">
        <w:rPr>
          <w:color w:val="CC7832"/>
          <w:sz w:val="18"/>
          <w:szCs w:val="18"/>
        </w:rPr>
        <w:t xml:space="preserve">public static void </w:t>
      </w:r>
      <w:r w:rsidRPr="00B76A94">
        <w:rPr>
          <w:color w:val="FFC66D"/>
          <w:sz w:val="18"/>
          <w:szCs w:val="18"/>
        </w:rPr>
        <w:t>main</w:t>
      </w:r>
      <w:r w:rsidRPr="00B76A94">
        <w:rPr>
          <w:color w:val="A9B7C6"/>
          <w:sz w:val="18"/>
          <w:szCs w:val="18"/>
        </w:rPr>
        <w:t>(String</w:t>
      </w:r>
      <w:r>
        <w:rPr>
          <w:color w:val="A9B7C6"/>
          <w:sz w:val="18"/>
          <w:szCs w:val="18"/>
        </w:rPr>
        <w:fldChar w:fldCharType="begin"/>
      </w:r>
      <w:r w:rsidRPr="00B76A94">
        <w:instrText xml:space="preserve"> XE "String" </w:instrText>
      </w:r>
      <w:r>
        <w:rPr>
          <w:color w:val="A9B7C6"/>
          <w:sz w:val="18"/>
          <w:szCs w:val="18"/>
        </w:rPr>
        <w:fldChar w:fldCharType="end"/>
      </w:r>
      <w:r w:rsidRPr="00B76A94">
        <w:rPr>
          <w:color w:val="A9B7C6"/>
          <w:sz w:val="18"/>
          <w:szCs w:val="18"/>
        </w:rPr>
        <w:t>[] args) {</w:t>
      </w:r>
      <w:r w:rsidRPr="00B76A94">
        <w:rPr>
          <w:color w:val="A9B7C6"/>
          <w:sz w:val="18"/>
          <w:szCs w:val="18"/>
        </w:rPr>
        <w:br/>
        <w:t xml:space="preserve">        </w:t>
      </w:r>
      <w:r w:rsidRPr="00B76A94">
        <w:rPr>
          <w:color w:val="808080"/>
          <w:sz w:val="18"/>
          <w:szCs w:val="18"/>
        </w:rPr>
        <w:t>// Scope von main() beginnt nach Curly Brace.</w:t>
      </w:r>
      <w:r w:rsidRPr="00B76A94">
        <w:rPr>
          <w:color w:val="808080"/>
          <w:sz w:val="18"/>
          <w:szCs w:val="18"/>
        </w:rPr>
        <w:br/>
      </w:r>
      <w:r w:rsidRPr="00B76A94">
        <w:rPr>
          <w:color w:val="808080"/>
          <w:sz w:val="18"/>
          <w:szCs w:val="18"/>
        </w:rPr>
        <w:br/>
        <w:t xml:space="preserve">        </w:t>
      </w:r>
      <w:r>
        <w:rPr>
          <w:color w:val="808080"/>
          <w:sz w:val="18"/>
          <w:szCs w:val="18"/>
        </w:rPr>
        <w:t>// Befehle</w:t>
      </w:r>
      <w:r>
        <w:rPr>
          <w:color w:val="808080"/>
          <w:sz w:val="18"/>
          <w:szCs w:val="18"/>
        </w:rPr>
        <w:br/>
      </w:r>
      <w:r>
        <w:rPr>
          <w:color w:val="808080"/>
          <w:sz w:val="18"/>
          <w:szCs w:val="18"/>
        </w:rPr>
        <w:br/>
        <w:t xml:space="preserve">    </w:t>
      </w:r>
      <w:r>
        <w:rPr>
          <w:color w:val="A9B7C6"/>
          <w:sz w:val="18"/>
          <w:szCs w:val="18"/>
        </w:rPr>
        <w:t>}</w:t>
      </w:r>
      <w:r>
        <w:rPr>
          <w:color w:val="A9B7C6"/>
          <w:sz w:val="18"/>
          <w:szCs w:val="18"/>
        </w:rPr>
        <w:br/>
        <w:t xml:space="preserve">    </w:t>
      </w:r>
      <w:r>
        <w:rPr>
          <w:color w:val="808080"/>
          <w:sz w:val="18"/>
          <w:szCs w:val="18"/>
        </w:rPr>
        <w:t>// Scope von main() i</w:t>
      </w:r>
      <w:r w:rsidR="002D193A">
        <w:rPr>
          <w:color w:val="808080"/>
          <w:sz w:val="18"/>
          <w:szCs w:val="18"/>
        </w:rPr>
        <w:t>st nach dem Curly Brace zu Ende</w:t>
      </w:r>
      <w:r>
        <w:rPr>
          <w:color w:val="808080"/>
          <w:sz w:val="18"/>
          <w:szCs w:val="18"/>
        </w:rPr>
        <w:br/>
      </w:r>
      <w:r>
        <w:rPr>
          <w:color w:val="A9B7C6"/>
          <w:sz w:val="18"/>
          <w:szCs w:val="18"/>
        </w:rPr>
        <w:t>}</w:t>
      </w:r>
      <w:r>
        <w:rPr>
          <w:color w:val="A9B7C6"/>
          <w:sz w:val="18"/>
          <w:szCs w:val="18"/>
        </w:rPr>
        <w:br/>
      </w:r>
      <w:r>
        <w:rPr>
          <w:color w:val="808080"/>
          <w:sz w:val="18"/>
          <w:szCs w:val="18"/>
        </w:rPr>
        <w:t>// Scope von der Class Car ist nach dem Curly Brace zu Ende.</w:t>
      </w:r>
    </w:p>
    <w:p w14:paraId="6DD7C7C9" w14:textId="57CB5914" w:rsidR="00AC3741" w:rsidRDefault="00AC3741" w:rsidP="00AC3741">
      <w:pPr>
        <w:ind w:left="576"/>
        <w:rPr>
          <w:lang w:bidi="he-IL"/>
        </w:rPr>
      </w:pPr>
      <w:r>
        <w:rPr>
          <w:lang w:bidi="he-IL"/>
        </w:rPr>
        <w:t>Mit public</w:t>
      </w:r>
      <w:r>
        <w:rPr>
          <w:lang w:bidi="he-IL"/>
        </w:rPr>
        <w:fldChar w:fldCharType="begin"/>
      </w:r>
      <w:r>
        <w:instrText xml:space="preserve"> XE "</w:instrText>
      </w:r>
      <w:r w:rsidRPr="00177083">
        <w:rPr>
          <w:lang w:bidi="he-IL"/>
        </w:rPr>
        <w:instrText>public</w:instrText>
      </w:r>
      <w:r>
        <w:instrText xml:space="preserve">" </w:instrText>
      </w:r>
      <w:r>
        <w:rPr>
          <w:lang w:bidi="he-IL"/>
        </w:rPr>
        <w:fldChar w:fldCharType="end"/>
      </w:r>
      <w:r>
        <w:rPr>
          <w:lang w:bidi="he-IL"/>
        </w:rPr>
        <w:t xml:space="preserve"> wird definiert, dass andere Classes damit interagieren können.</w:t>
      </w:r>
      <w:r w:rsidR="006F1C95">
        <w:rPr>
          <w:lang w:bidi="he-IL"/>
        </w:rPr>
        <w:t xml:space="preserve"> Mit Class wird deklariert, dass dies eine Class ist.</w:t>
      </w:r>
    </w:p>
    <w:p w14:paraId="628542EC" w14:textId="38644C93" w:rsidR="00AC3741" w:rsidRDefault="00AC3741" w:rsidP="00AC3741">
      <w:pPr>
        <w:pStyle w:val="berschrift2"/>
      </w:pPr>
      <w:bookmarkStart w:id="20" w:name="_Toc40879605"/>
      <w:r>
        <w:t>Methoden</w:t>
      </w:r>
      <w:bookmarkEnd w:id="20"/>
      <w:r>
        <w:fldChar w:fldCharType="begin"/>
      </w:r>
      <w:r>
        <w:instrText xml:space="preserve"> XE "</w:instrText>
      </w:r>
      <w:r w:rsidRPr="004A2F69">
        <w:instrText>Methoden</w:instrText>
      </w:r>
      <w:r>
        <w:instrText xml:space="preserve">" </w:instrText>
      </w:r>
      <w:r>
        <w:fldChar w:fldCharType="end"/>
      </w:r>
    </w:p>
    <w:p w14:paraId="2D654355" w14:textId="77777777" w:rsidR="00AC3741" w:rsidRDefault="00AC3741" w:rsidP="00AC3741">
      <w:pPr>
        <w:ind w:left="576"/>
        <w:rPr>
          <w:lang w:bidi="he-IL"/>
        </w:rPr>
      </w:pPr>
      <w:r>
        <w:rPr>
          <w:lang w:bidi="he-IL"/>
        </w:rPr>
        <w:t>Mit Methoden</w:t>
      </w:r>
      <w:r>
        <w:rPr>
          <w:lang w:bidi="he-IL"/>
        </w:rPr>
        <w:fldChar w:fldCharType="begin"/>
      </w:r>
      <w:r>
        <w:instrText xml:space="preserve"> XE "</w:instrText>
      </w:r>
      <w:r w:rsidRPr="004A2F69">
        <w:rPr>
          <w:lang w:bidi="he-IL"/>
        </w:rPr>
        <w:instrText>Methoden</w:instrText>
      </w:r>
      <w:r>
        <w:instrText xml:space="preserve">" </w:instrText>
      </w:r>
      <w:r>
        <w:rPr>
          <w:lang w:bidi="he-IL"/>
        </w:rPr>
        <w:fldChar w:fldCharType="end"/>
      </w:r>
      <w:r>
        <w:rPr>
          <w:lang w:bidi="he-IL"/>
        </w:rPr>
        <w:t xml:space="preserve"> kann man Classes Sachen tun lassen. Damit kann man auch mehrere Befehle zusammenfassen, die oft gebraucht werden</w:t>
      </w:r>
    </w:p>
    <w:p w14:paraId="20D4E76D" w14:textId="5CE7F30C" w:rsidR="00AC3741" w:rsidRPr="008A579D" w:rsidRDefault="00AC3741" w:rsidP="00AC3741">
      <w:pPr>
        <w:pStyle w:val="HTMLVorformatiert"/>
        <w:shd w:val="clear" w:color="auto" w:fill="2B2B2B"/>
        <w:rPr>
          <w:color w:val="A9B7C6"/>
          <w:sz w:val="18"/>
          <w:szCs w:val="18"/>
          <w:lang w:val="en-GB"/>
        </w:rPr>
      </w:pPr>
      <w:proofErr w:type="gramStart"/>
      <w:r w:rsidRPr="008A579D">
        <w:rPr>
          <w:color w:val="CC7832"/>
          <w:sz w:val="18"/>
          <w:szCs w:val="18"/>
          <w:lang w:val="en-GB"/>
        </w:rPr>
        <w:t>public</w:t>
      </w:r>
      <w:proofErr w:type="gramEnd"/>
      <w:r>
        <w:rPr>
          <w:color w:val="CC7832"/>
          <w:sz w:val="18"/>
          <w:szCs w:val="18"/>
          <w:lang w:val="en-GB"/>
        </w:rPr>
        <w:fldChar w:fldCharType="begin"/>
      </w:r>
      <w:r w:rsidRPr="00366FAB">
        <w:rPr>
          <w:lang w:val="en-GB"/>
        </w:rPr>
        <w:instrText xml:space="preserve"> XE "</w:instrText>
      </w:r>
      <w:r w:rsidRPr="00366FAB">
        <w:rPr>
          <w:lang w:val="en-GB" w:bidi="he-IL"/>
        </w:rPr>
        <w:instrText>public</w:instrText>
      </w:r>
      <w:r w:rsidRPr="00366FAB">
        <w:rPr>
          <w:lang w:val="en-GB"/>
        </w:rPr>
        <w:instrText xml:space="preserve">" </w:instrText>
      </w:r>
      <w:r>
        <w:rPr>
          <w:color w:val="CC7832"/>
          <w:sz w:val="18"/>
          <w:szCs w:val="18"/>
          <w:lang w:val="en-GB"/>
        </w:rPr>
        <w:fldChar w:fldCharType="end"/>
      </w:r>
      <w:r w:rsidRPr="008A579D">
        <w:rPr>
          <w:color w:val="CC7832"/>
          <w:sz w:val="18"/>
          <w:szCs w:val="18"/>
          <w:lang w:val="en-GB"/>
        </w:rPr>
        <w:t xml:space="preserve"> class </w:t>
      </w:r>
      <w:r w:rsidRPr="008A579D">
        <w:rPr>
          <w:color w:val="A9B7C6"/>
          <w:sz w:val="18"/>
          <w:szCs w:val="18"/>
          <w:lang w:val="en-GB"/>
        </w:rPr>
        <w:t>MyClass {</w:t>
      </w:r>
      <w:r w:rsidRPr="008A579D">
        <w:rPr>
          <w:color w:val="A9B7C6"/>
          <w:sz w:val="18"/>
          <w:szCs w:val="18"/>
          <w:lang w:val="en-GB"/>
        </w:rPr>
        <w:br/>
        <w:t xml:space="preserve">    </w:t>
      </w:r>
      <w:r w:rsidRPr="008A579D">
        <w:rPr>
          <w:color w:val="CC7832"/>
          <w:sz w:val="18"/>
          <w:szCs w:val="18"/>
          <w:lang w:val="en-GB"/>
        </w:rPr>
        <w:t xml:space="preserve">static void </w:t>
      </w:r>
      <w:r w:rsidRPr="008A579D">
        <w:rPr>
          <w:color w:val="FFC66D"/>
          <w:sz w:val="18"/>
          <w:szCs w:val="18"/>
          <w:lang w:val="en-GB"/>
        </w:rPr>
        <w:t>myMethod</w:t>
      </w:r>
      <w:r w:rsidRPr="008A579D">
        <w:rPr>
          <w:color w:val="A9B7C6"/>
          <w:sz w:val="18"/>
          <w:szCs w:val="18"/>
          <w:lang w:val="en-GB"/>
        </w:rPr>
        <w:t>() {</w:t>
      </w:r>
      <w:r w:rsidRPr="008A579D">
        <w:rPr>
          <w:color w:val="A9B7C6"/>
          <w:sz w:val="18"/>
          <w:szCs w:val="18"/>
          <w:lang w:val="en-GB"/>
        </w:rPr>
        <w:br/>
        <w:t xml:space="preserve">        System.</w:t>
      </w:r>
      <w:r w:rsidRPr="008A579D">
        <w:rPr>
          <w:i/>
          <w:color w:val="9876AA"/>
          <w:sz w:val="18"/>
          <w:szCs w:val="18"/>
          <w:lang w:val="en-GB"/>
        </w:rPr>
        <w:t>out</w:t>
      </w:r>
      <w:r w:rsidRPr="008A579D">
        <w:rPr>
          <w:color w:val="A9B7C6"/>
          <w:sz w:val="18"/>
          <w:szCs w:val="18"/>
          <w:lang w:val="en-GB"/>
        </w:rPr>
        <w:t>.println(</w:t>
      </w:r>
      <w:r w:rsidRPr="008A579D">
        <w:rPr>
          <w:color w:val="6A8759"/>
          <w:sz w:val="18"/>
          <w:szCs w:val="18"/>
          <w:lang w:val="en-GB"/>
        </w:rPr>
        <w:t>"I just got executed!"</w:t>
      </w:r>
      <w:r w:rsidRPr="008A579D">
        <w:rPr>
          <w:color w:val="A9B7C6"/>
          <w:sz w:val="18"/>
          <w:szCs w:val="18"/>
          <w:lang w:val="en-GB"/>
        </w:rPr>
        <w:t>)</w:t>
      </w:r>
      <w:r w:rsidRPr="008A579D">
        <w:rPr>
          <w:color w:val="CC7832"/>
          <w:sz w:val="18"/>
          <w:szCs w:val="18"/>
          <w:lang w:val="en-GB"/>
        </w:rPr>
        <w:t>;</w:t>
      </w:r>
      <w:r w:rsidRPr="008A579D">
        <w:rPr>
          <w:color w:val="CC7832"/>
          <w:sz w:val="18"/>
          <w:szCs w:val="18"/>
          <w:lang w:val="en-GB"/>
        </w:rPr>
        <w:br/>
        <w:t xml:space="preserve">    </w:t>
      </w:r>
      <w:r w:rsidRPr="008A579D">
        <w:rPr>
          <w:color w:val="A9B7C6"/>
          <w:sz w:val="18"/>
          <w:szCs w:val="18"/>
          <w:lang w:val="en-GB"/>
        </w:rPr>
        <w:t>}</w:t>
      </w:r>
      <w:r w:rsidRPr="008A579D">
        <w:rPr>
          <w:color w:val="A9B7C6"/>
          <w:sz w:val="18"/>
          <w:szCs w:val="18"/>
          <w:lang w:val="en-GB"/>
        </w:rPr>
        <w:br/>
      </w:r>
      <w:r w:rsidRPr="008A579D">
        <w:rPr>
          <w:color w:val="A9B7C6"/>
          <w:sz w:val="18"/>
          <w:szCs w:val="18"/>
          <w:lang w:val="en-GB"/>
        </w:rPr>
        <w:br/>
        <w:t xml:space="preserve">    </w:t>
      </w:r>
      <w:r w:rsidRPr="008A579D">
        <w:rPr>
          <w:color w:val="CC7832"/>
          <w:sz w:val="18"/>
          <w:szCs w:val="18"/>
          <w:lang w:val="en-GB"/>
        </w:rPr>
        <w:t xml:space="preserve">public static void </w:t>
      </w:r>
      <w:r w:rsidRPr="008A579D">
        <w:rPr>
          <w:color w:val="FFC66D"/>
          <w:sz w:val="18"/>
          <w:szCs w:val="18"/>
          <w:lang w:val="en-GB"/>
        </w:rPr>
        <w:t>main</w:t>
      </w:r>
      <w:r w:rsidRPr="008A579D">
        <w:rPr>
          <w:color w:val="A9B7C6"/>
          <w:sz w:val="18"/>
          <w:szCs w:val="18"/>
          <w:lang w:val="en-GB"/>
        </w:rPr>
        <w:t>(String</w:t>
      </w:r>
      <w:r>
        <w:rPr>
          <w:color w:val="A9B7C6"/>
          <w:sz w:val="18"/>
          <w:szCs w:val="18"/>
          <w:lang w:val="en-GB"/>
        </w:rPr>
        <w:fldChar w:fldCharType="begin"/>
      </w:r>
      <w:r w:rsidRPr="00C0426A">
        <w:rPr>
          <w:lang w:val="en-GB"/>
        </w:rPr>
        <w:instrText xml:space="preserve"> XE "String" </w:instrText>
      </w:r>
      <w:r>
        <w:rPr>
          <w:color w:val="A9B7C6"/>
          <w:sz w:val="18"/>
          <w:szCs w:val="18"/>
          <w:lang w:val="en-GB"/>
        </w:rPr>
        <w:fldChar w:fldCharType="end"/>
      </w:r>
      <w:r w:rsidRPr="008A579D">
        <w:rPr>
          <w:color w:val="A9B7C6"/>
          <w:sz w:val="18"/>
          <w:szCs w:val="18"/>
          <w:lang w:val="en-GB"/>
        </w:rPr>
        <w:t>[] args) {</w:t>
      </w:r>
      <w:r w:rsidRPr="008A579D">
        <w:rPr>
          <w:color w:val="A9B7C6"/>
          <w:sz w:val="18"/>
          <w:szCs w:val="18"/>
          <w:lang w:val="en-GB"/>
        </w:rPr>
        <w:br/>
        <w:t xml:space="preserve">        </w:t>
      </w:r>
      <w:r w:rsidRPr="008A579D">
        <w:rPr>
          <w:i/>
          <w:color w:val="A9B7C6"/>
          <w:sz w:val="18"/>
          <w:szCs w:val="18"/>
          <w:lang w:val="en-GB"/>
        </w:rPr>
        <w:t>myMethod</w:t>
      </w:r>
      <w:r w:rsidRPr="008A579D">
        <w:rPr>
          <w:color w:val="A9B7C6"/>
          <w:sz w:val="18"/>
          <w:szCs w:val="18"/>
          <w:lang w:val="en-GB"/>
        </w:rPr>
        <w:t>()</w:t>
      </w:r>
      <w:r w:rsidRPr="008A579D">
        <w:rPr>
          <w:color w:val="CC7832"/>
          <w:sz w:val="18"/>
          <w:szCs w:val="18"/>
          <w:lang w:val="en-GB"/>
        </w:rPr>
        <w:t>;</w:t>
      </w:r>
      <w:r w:rsidRPr="008A579D">
        <w:rPr>
          <w:color w:val="CC7832"/>
          <w:sz w:val="18"/>
          <w:szCs w:val="18"/>
          <w:lang w:val="en-GB"/>
        </w:rPr>
        <w:br/>
        <w:t xml:space="preserve">    </w:t>
      </w:r>
      <w:r w:rsidR="006F1C95">
        <w:rPr>
          <w:color w:val="A9B7C6"/>
          <w:sz w:val="18"/>
          <w:szCs w:val="18"/>
          <w:lang w:val="en-GB"/>
        </w:rPr>
        <w:t>}</w:t>
      </w:r>
      <w:r w:rsidR="006F1C95">
        <w:rPr>
          <w:color w:val="A9B7C6"/>
          <w:sz w:val="18"/>
          <w:szCs w:val="18"/>
          <w:lang w:val="en-GB"/>
        </w:rPr>
        <w:br/>
        <w:t>}</w:t>
      </w:r>
      <w:r w:rsidRPr="008A579D">
        <w:rPr>
          <w:color w:val="A9B7C6"/>
          <w:sz w:val="18"/>
          <w:szCs w:val="18"/>
          <w:lang w:val="en-GB"/>
        </w:rPr>
        <w:br/>
      </w:r>
      <w:r w:rsidRPr="008A579D">
        <w:rPr>
          <w:color w:val="808080"/>
          <w:sz w:val="18"/>
          <w:szCs w:val="18"/>
          <w:lang w:val="en-GB"/>
        </w:rPr>
        <w:t>// Outputs "I just got executed!"</w:t>
      </w:r>
    </w:p>
    <w:p w14:paraId="22BF0862" w14:textId="579F483D" w:rsidR="00AC3741" w:rsidRDefault="00AC3741" w:rsidP="00AC3741">
      <w:pPr>
        <w:ind w:left="576"/>
        <w:rPr>
          <w:lang w:bidi="he-IL"/>
        </w:rPr>
      </w:pPr>
      <w:r>
        <w:rPr>
          <w:lang w:bidi="he-IL"/>
        </w:rPr>
        <w:t>Sie müssen in einer Class geschrieben werden.</w:t>
      </w:r>
    </w:p>
    <w:p w14:paraId="5A99B755" w14:textId="3A60DAD5" w:rsidR="006F1C95" w:rsidRDefault="006F1C95" w:rsidP="006F1C95">
      <w:pPr>
        <w:ind w:left="576"/>
        <w:rPr>
          <w:lang w:bidi="he-IL"/>
        </w:rPr>
      </w:pPr>
      <w:r>
        <w:rPr>
          <w:lang w:bidi="he-IL"/>
        </w:rPr>
        <w:t>In main befindet sich der Code, der ausgeführt wird. Static ist nötig, da sie aufgerufen wird, ohne dass vorher ein Objekt einer Klasse gebildet wurde. Void wird benutzt, da die Methode keinen Return-Wert besitzt. Der Parameter String</w:t>
      </w:r>
      <w:r>
        <w:rPr>
          <w:lang w:bidi="he-IL"/>
        </w:rPr>
        <w:fldChar w:fldCharType="begin"/>
      </w:r>
      <w:r>
        <w:instrText xml:space="preserve"> </w:instrText>
      </w:r>
      <w:r>
        <w:lastRenderedPageBreak/>
        <w:instrText>XE "</w:instrText>
      </w:r>
      <w:r w:rsidRPr="00715EFB">
        <w:instrText>String</w:instrText>
      </w:r>
      <w:r>
        <w:instrText xml:space="preserve">" </w:instrText>
      </w:r>
      <w:r>
        <w:rPr>
          <w:lang w:bidi="he-IL"/>
        </w:rPr>
        <w:fldChar w:fldCharType="end"/>
      </w:r>
      <w:r>
        <w:rPr>
          <w:lang w:bidi="he-IL"/>
        </w:rPr>
        <w:t>[] args ist ein Array, das die vom Aufruf entgegengenommenen Parameter enthält.</w:t>
      </w:r>
    </w:p>
    <w:p w14:paraId="15B14B88" w14:textId="77777777" w:rsidR="00AC3741" w:rsidRDefault="00AC3741" w:rsidP="00AC3741">
      <w:pPr>
        <w:pStyle w:val="berschrift2"/>
      </w:pPr>
      <w:r>
        <w:br w:type="page"/>
      </w:r>
      <w:bookmarkStart w:id="21" w:name="_Toc40879606"/>
      <w:r>
        <w:lastRenderedPageBreak/>
        <w:t>Loops</w:t>
      </w:r>
      <w:bookmarkEnd w:id="21"/>
    </w:p>
    <w:p w14:paraId="4DAB4F29" w14:textId="77777777" w:rsidR="00AC3741" w:rsidRDefault="00AC3741" w:rsidP="00AC3741">
      <w:r>
        <w:t>In Java</w:t>
      </w:r>
      <w:r>
        <w:fldChar w:fldCharType="begin"/>
      </w:r>
      <w:r>
        <w:instrText xml:space="preserve"> XE "</w:instrText>
      </w:r>
      <w:r w:rsidRPr="00404A71">
        <w:rPr>
          <w:lang w:bidi="he-IL"/>
        </w:rPr>
        <w:instrText>Java</w:instrText>
      </w:r>
      <w:r>
        <w:instrText xml:space="preserve">" </w:instrText>
      </w:r>
      <w:r>
        <w:fldChar w:fldCharType="end"/>
      </w:r>
      <w:r>
        <w:t xml:space="preserve"> gibt es auch wie in Java Script</w:t>
      </w:r>
      <w:r>
        <w:fldChar w:fldCharType="begin"/>
      </w:r>
      <w:r>
        <w:instrText xml:space="preserve"> XE "</w:instrText>
      </w:r>
      <w:r w:rsidRPr="00D518EA">
        <w:instrText>Java Script</w:instrText>
      </w:r>
      <w:r>
        <w:instrText xml:space="preserve">" </w:instrText>
      </w:r>
      <w:r>
        <w:fldChar w:fldCharType="end"/>
      </w:r>
      <w:r>
        <w:t xml:space="preserve"> drei verschiedenen Schleifen: For, While, Do-While</w:t>
      </w:r>
      <w:r>
        <w:fldChar w:fldCharType="begin"/>
      </w:r>
      <w:r>
        <w:instrText xml:space="preserve"> XE "</w:instrText>
      </w:r>
      <w:r w:rsidRPr="00303165">
        <w:instrText>Do-While</w:instrText>
      </w:r>
      <w:r>
        <w:instrText xml:space="preserve">" </w:instrText>
      </w:r>
      <w:r>
        <w:fldChar w:fldCharType="end"/>
      </w:r>
      <w:r>
        <w:t xml:space="preserve">. </w:t>
      </w:r>
    </w:p>
    <w:tbl>
      <w:tblPr>
        <w:tblStyle w:val="Tabellenraster"/>
        <w:tblW w:w="8505" w:type="dxa"/>
        <w:tblLayout w:type="fixed"/>
        <w:tblLook w:val="06A0" w:firstRow="1" w:lastRow="0" w:firstColumn="1" w:lastColumn="0" w:noHBand="1" w:noVBand="1"/>
      </w:tblPr>
      <w:tblGrid>
        <w:gridCol w:w="2835"/>
        <w:gridCol w:w="2835"/>
        <w:gridCol w:w="2835"/>
      </w:tblGrid>
      <w:tr w:rsidR="00AC3741" w14:paraId="739EB7F5" w14:textId="77777777" w:rsidTr="00AC3741">
        <w:tc>
          <w:tcPr>
            <w:tcW w:w="2835" w:type="dxa"/>
            <w:tcBorders>
              <w:bottom w:val="single" w:sz="4" w:space="0" w:color="auto"/>
            </w:tcBorders>
            <w:shd w:val="pct10" w:color="auto" w:fill="auto"/>
          </w:tcPr>
          <w:p w14:paraId="4008BEEC" w14:textId="77777777" w:rsidR="00AC3741" w:rsidRDefault="00AC3741" w:rsidP="00AC3741">
            <w:pPr>
              <w:pStyle w:val="Tabellentitel"/>
            </w:pPr>
            <w:r>
              <w:t>Schleife</w:t>
            </w:r>
          </w:p>
        </w:tc>
        <w:tc>
          <w:tcPr>
            <w:tcW w:w="2835" w:type="dxa"/>
            <w:tcBorders>
              <w:bottom w:val="single" w:sz="4" w:space="0" w:color="auto"/>
            </w:tcBorders>
            <w:shd w:val="pct10" w:color="auto" w:fill="auto"/>
          </w:tcPr>
          <w:p w14:paraId="2A913436" w14:textId="77777777" w:rsidR="00AC3741" w:rsidRDefault="00AC3741" w:rsidP="00AC3741">
            <w:pPr>
              <w:pStyle w:val="Tabellentitel"/>
            </w:pPr>
            <w:r>
              <w:t>Beschreibung</w:t>
            </w:r>
            <w:r>
              <w:fldChar w:fldCharType="begin"/>
            </w:r>
            <w:r>
              <w:instrText xml:space="preserve"> XE "</w:instrText>
            </w:r>
            <w:r w:rsidRPr="003B65F0">
              <w:instrText>Beschreibung</w:instrText>
            </w:r>
            <w:r>
              <w:instrText xml:space="preserve">" </w:instrText>
            </w:r>
            <w:r>
              <w:fldChar w:fldCharType="end"/>
            </w:r>
          </w:p>
        </w:tc>
        <w:tc>
          <w:tcPr>
            <w:tcW w:w="2835" w:type="dxa"/>
            <w:tcBorders>
              <w:bottom w:val="single" w:sz="4" w:space="0" w:color="auto"/>
            </w:tcBorders>
            <w:shd w:val="pct10" w:color="auto" w:fill="auto"/>
          </w:tcPr>
          <w:p w14:paraId="1F8CB23E" w14:textId="77777777" w:rsidR="00AC3741" w:rsidRDefault="00AC3741" w:rsidP="00AC3741">
            <w:pPr>
              <w:pStyle w:val="Tabellentitel"/>
            </w:pPr>
            <w:r>
              <w:t>Bild</w:t>
            </w:r>
          </w:p>
        </w:tc>
      </w:tr>
      <w:tr w:rsidR="00AC3741" w:rsidRPr="00957582" w14:paraId="083D18F0" w14:textId="77777777" w:rsidTr="00AC3741">
        <w:tc>
          <w:tcPr>
            <w:tcW w:w="2835" w:type="dxa"/>
            <w:tcBorders>
              <w:top w:val="single" w:sz="4" w:space="0" w:color="auto"/>
            </w:tcBorders>
          </w:tcPr>
          <w:p w14:paraId="2B041E21" w14:textId="77777777" w:rsidR="00AC3741" w:rsidRDefault="00AC3741" w:rsidP="00AC3741">
            <w:r>
              <w:t>For</w:t>
            </w:r>
          </w:p>
        </w:tc>
        <w:tc>
          <w:tcPr>
            <w:tcW w:w="2835" w:type="dxa"/>
            <w:tcBorders>
              <w:top w:val="single" w:sz="4" w:space="0" w:color="auto"/>
            </w:tcBorders>
          </w:tcPr>
          <w:p w14:paraId="58048FA9" w14:textId="77777777" w:rsidR="00AC3741" w:rsidRDefault="00AC3741" w:rsidP="00AC3741">
            <w:pPr>
              <w:rPr>
                <w:shd w:val="clear" w:color="auto" w:fill="FFFFFF"/>
                <w:lang w:eastAsia="de-CH" w:bidi="he-IL"/>
              </w:rPr>
            </w:pPr>
            <w:r w:rsidRPr="00B64B85">
              <w:rPr>
                <w:shd w:val="clear" w:color="auto" w:fill="FFFFFF"/>
                <w:lang w:eastAsia="de-CH" w:bidi="he-IL"/>
              </w:rPr>
              <w:t>Die For-Schleife</w:t>
            </w:r>
            <w:r>
              <w:rPr>
                <w:shd w:val="clear" w:color="auto" w:fill="FFFFFF"/>
                <w:lang w:eastAsia="de-CH" w:bidi="he-IL"/>
              </w:rPr>
              <w:fldChar w:fldCharType="begin"/>
            </w:r>
            <w:r>
              <w:instrText xml:space="preserve"> XE "</w:instrText>
            </w:r>
            <w:r w:rsidRPr="00727E9F">
              <w:rPr>
                <w:shd w:val="clear" w:color="auto" w:fill="FFFFFF"/>
                <w:lang w:eastAsia="de-CH" w:bidi="he-IL"/>
              </w:rPr>
              <w:instrText>For-Schleife</w:instrText>
            </w:r>
            <w:r>
              <w:instrText xml:space="preserve">" </w:instrText>
            </w:r>
            <w:r>
              <w:rPr>
                <w:shd w:val="clear" w:color="auto" w:fill="FFFFFF"/>
                <w:lang w:eastAsia="de-CH" w:bidi="he-IL"/>
              </w:rPr>
              <w:fldChar w:fldCharType="end"/>
            </w:r>
            <w:r w:rsidRPr="00B64B85">
              <w:rPr>
                <w:shd w:val="clear" w:color="auto" w:fill="FFFFFF"/>
                <w:lang w:eastAsia="de-CH" w:bidi="he-IL"/>
              </w:rPr>
              <w:t xml:space="preserve"> nimmt man immer dann, wenn man die Anzahl der benötigten Schleifen-Durchläufe schon im Vo</w:t>
            </w:r>
            <w:r>
              <w:rPr>
                <w:shd w:val="clear" w:color="auto" w:fill="FFFFFF"/>
                <w:lang w:eastAsia="de-CH" w:bidi="he-IL"/>
              </w:rPr>
              <w:t>rhinein</w:t>
            </w:r>
            <w:r w:rsidRPr="00B64B85">
              <w:rPr>
                <w:shd w:val="clear" w:color="auto" w:fill="FFFFFF"/>
                <w:lang w:eastAsia="de-CH" w:bidi="he-IL"/>
              </w:rPr>
              <w:t xml:space="preserve"> kennt. </w:t>
            </w:r>
          </w:p>
          <w:p w14:paraId="42081EA9" w14:textId="77777777" w:rsidR="00AC3741" w:rsidRPr="00B64B85" w:rsidRDefault="00AC3741" w:rsidP="00AC3741">
            <w:pPr>
              <w:rPr>
                <w:lang w:eastAsia="de-CH" w:bidi="he-IL"/>
              </w:rPr>
            </w:pPr>
            <w:r>
              <w:rPr>
                <w:lang w:eastAsia="de-CH" w:bidi="he-IL"/>
              </w:rPr>
              <w:t>Für die for-Schleife braucht man drei Parameter: Initialisierung, Zielwert, Schrittweite.</w:t>
            </w:r>
          </w:p>
          <w:p w14:paraId="4C8D122F" w14:textId="77777777" w:rsidR="00AC3741" w:rsidRDefault="00AC3741" w:rsidP="00AC3741"/>
        </w:tc>
        <w:tc>
          <w:tcPr>
            <w:tcW w:w="2835" w:type="dxa"/>
            <w:tcBorders>
              <w:top w:val="single" w:sz="4" w:space="0" w:color="auto"/>
            </w:tcBorders>
          </w:tcPr>
          <w:p w14:paraId="5AFF7847" w14:textId="77777777" w:rsidR="00AC3741" w:rsidRPr="00E0789B"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n-GB" w:eastAsia="de-CH"/>
              </w:rPr>
            </w:pPr>
            <w:r w:rsidRPr="00E0789B">
              <w:rPr>
                <w:rFonts w:ascii="Courier New" w:eastAsia="Times New Roman" w:hAnsi="Courier New" w:cs="Courier New"/>
                <w:color w:val="CC7832"/>
                <w:sz w:val="18"/>
                <w:szCs w:val="18"/>
                <w:lang w:val="en-GB" w:eastAsia="de-CH"/>
              </w:rPr>
              <w:t>for</w:t>
            </w:r>
            <w:r w:rsidRPr="00E0789B">
              <w:rPr>
                <w:rFonts w:ascii="Courier New" w:eastAsia="Times New Roman" w:hAnsi="Courier New" w:cs="Courier New"/>
                <w:color w:val="A9B7C6"/>
                <w:sz w:val="18"/>
                <w:szCs w:val="18"/>
                <w:lang w:val="en-GB" w:eastAsia="de-CH"/>
              </w:rPr>
              <w:t>(</w:t>
            </w:r>
            <w:r w:rsidRPr="00E0789B">
              <w:rPr>
                <w:rFonts w:ascii="Courier New" w:eastAsia="Times New Roman" w:hAnsi="Courier New" w:cs="Courier New"/>
                <w:color w:val="CC7832"/>
                <w:sz w:val="18"/>
                <w:szCs w:val="18"/>
                <w:lang w:val="en-GB" w:eastAsia="de-CH"/>
              </w:rPr>
              <w:t>int</w:t>
            </w:r>
            <w:r>
              <w:rPr>
                <w:rFonts w:ascii="Courier New" w:eastAsia="Times New Roman" w:hAnsi="Courier New" w:cs="Courier New"/>
                <w:color w:val="CC7832"/>
                <w:sz w:val="18"/>
                <w:szCs w:val="18"/>
                <w:lang w:eastAsia="de-CH"/>
              </w:rPr>
              <w:fldChar w:fldCharType="begin"/>
            </w:r>
            <w:r w:rsidRPr="00C0426A">
              <w:rPr>
                <w:lang w:val="en-GB"/>
              </w:rPr>
              <w:instrText xml:space="preserve"> XE "int" </w:instrText>
            </w:r>
            <w:r>
              <w:rPr>
                <w:rFonts w:ascii="Courier New" w:eastAsia="Times New Roman" w:hAnsi="Courier New" w:cs="Courier New"/>
                <w:color w:val="CC7832"/>
                <w:sz w:val="18"/>
                <w:szCs w:val="18"/>
                <w:lang w:eastAsia="de-CH"/>
              </w:rPr>
              <w:fldChar w:fldCharType="end"/>
            </w:r>
            <w:r w:rsidRPr="00E0789B">
              <w:rPr>
                <w:rFonts w:ascii="Courier New" w:eastAsia="Times New Roman" w:hAnsi="Courier New" w:cs="Courier New"/>
                <w:color w:val="CC7832"/>
                <w:sz w:val="18"/>
                <w:szCs w:val="18"/>
                <w:lang w:val="en-GB" w:eastAsia="de-CH"/>
              </w:rPr>
              <w:t xml:space="preserve"> </w:t>
            </w:r>
            <w:r w:rsidRPr="00E0789B">
              <w:rPr>
                <w:rFonts w:ascii="Courier New" w:eastAsia="Times New Roman" w:hAnsi="Courier New" w:cs="Courier New"/>
                <w:color w:val="A9B7C6"/>
                <w:sz w:val="18"/>
                <w:szCs w:val="18"/>
                <w:lang w:val="en-GB" w:eastAsia="de-CH"/>
              </w:rPr>
              <w:t>i=</w:t>
            </w:r>
            <w:r w:rsidRPr="00E0789B">
              <w:rPr>
                <w:rFonts w:ascii="Courier New" w:eastAsia="Times New Roman" w:hAnsi="Courier New" w:cs="Courier New"/>
                <w:color w:val="6897BB"/>
                <w:sz w:val="18"/>
                <w:szCs w:val="18"/>
                <w:lang w:val="en-GB" w:eastAsia="de-CH"/>
              </w:rPr>
              <w:t>0</w:t>
            </w:r>
            <w:r w:rsidRPr="00E0789B">
              <w:rPr>
                <w:rFonts w:ascii="Courier New" w:eastAsia="Times New Roman" w:hAnsi="Courier New" w:cs="Courier New"/>
                <w:color w:val="CC7832"/>
                <w:sz w:val="18"/>
                <w:szCs w:val="18"/>
                <w:lang w:val="en-GB" w:eastAsia="de-CH"/>
              </w:rPr>
              <w:t xml:space="preserve">; </w:t>
            </w:r>
            <w:r w:rsidRPr="00E0789B">
              <w:rPr>
                <w:rFonts w:ascii="Courier New" w:eastAsia="Times New Roman" w:hAnsi="Courier New" w:cs="Courier New"/>
                <w:color w:val="A9B7C6"/>
                <w:sz w:val="18"/>
                <w:szCs w:val="18"/>
                <w:lang w:val="en-GB" w:eastAsia="de-CH"/>
              </w:rPr>
              <w:t>i&lt;</w:t>
            </w:r>
            <w:r w:rsidRPr="00E0789B">
              <w:rPr>
                <w:rFonts w:ascii="Courier New" w:eastAsia="Times New Roman" w:hAnsi="Courier New" w:cs="Courier New"/>
                <w:color w:val="6897BB"/>
                <w:sz w:val="18"/>
                <w:szCs w:val="18"/>
                <w:lang w:val="en-GB" w:eastAsia="de-CH"/>
              </w:rPr>
              <w:t>10</w:t>
            </w:r>
            <w:r w:rsidRPr="00E0789B">
              <w:rPr>
                <w:rFonts w:ascii="Courier New" w:eastAsia="Times New Roman" w:hAnsi="Courier New" w:cs="Courier New"/>
                <w:color w:val="CC7832"/>
                <w:sz w:val="18"/>
                <w:szCs w:val="18"/>
                <w:lang w:val="en-GB" w:eastAsia="de-CH"/>
              </w:rPr>
              <w:t xml:space="preserve">; </w:t>
            </w:r>
            <w:r w:rsidRPr="00E0789B">
              <w:rPr>
                <w:rFonts w:ascii="Courier New" w:eastAsia="Times New Roman" w:hAnsi="Courier New" w:cs="Courier New"/>
                <w:color w:val="A9B7C6"/>
                <w:sz w:val="18"/>
                <w:szCs w:val="18"/>
                <w:lang w:val="en-GB" w:eastAsia="de-CH"/>
              </w:rPr>
              <w:t>i++)</w:t>
            </w:r>
            <w:r w:rsidRPr="00E0789B">
              <w:rPr>
                <w:rFonts w:ascii="Courier New" w:eastAsia="Times New Roman" w:hAnsi="Courier New" w:cs="Courier New"/>
                <w:color w:val="A9B7C6"/>
                <w:sz w:val="18"/>
                <w:szCs w:val="18"/>
                <w:lang w:val="en-GB" w:eastAsia="de-CH"/>
              </w:rPr>
              <w:br/>
              <w:t xml:space="preserve">    {</w:t>
            </w:r>
            <w:r w:rsidRPr="00E0789B">
              <w:rPr>
                <w:rFonts w:ascii="Courier New" w:eastAsia="Times New Roman" w:hAnsi="Courier New" w:cs="Courier New"/>
                <w:color w:val="A9B7C6"/>
                <w:sz w:val="18"/>
                <w:szCs w:val="18"/>
                <w:lang w:val="en-GB" w:eastAsia="de-CH"/>
              </w:rPr>
              <w:br/>
              <w:t xml:space="preserve">    System.out.println(</w:t>
            </w:r>
            <w:r w:rsidRPr="00E0789B">
              <w:rPr>
                <w:rFonts w:ascii="Courier New" w:eastAsia="Times New Roman" w:hAnsi="Courier New" w:cs="Courier New"/>
                <w:color w:val="6A8759"/>
                <w:sz w:val="18"/>
                <w:szCs w:val="18"/>
                <w:lang w:val="en-GB" w:eastAsia="de-CH"/>
              </w:rPr>
              <w:t xml:space="preserve">"Hello World " </w:t>
            </w:r>
            <w:r w:rsidRPr="00E0789B">
              <w:rPr>
                <w:rFonts w:ascii="Courier New" w:eastAsia="Times New Roman" w:hAnsi="Courier New" w:cs="Courier New"/>
                <w:color w:val="A9B7C6"/>
                <w:sz w:val="18"/>
                <w:szCs w:val="18"/>
                <w:lang w:val="en-GB" w:eastAsia="de-CH"/>
              </w:rPr>
              <w:t>+ i)</w:t>
            </w:r>
            <w:r w:rsidRPr="00E0789B">
              <w:rPr>
                <w:rFonts w:ascii="Courier New" w:eastAsia="Times New Roman" w:hAnsi="Courier New" w:cs="Courier New"/>
                <w:color w:val="CC7832"/>
                <w:sz w:val="18"/>
                <w:szCs w:val="18"/>
                <w:lang w:val="en-GB" w:eastAsia="de-CH"/>
              </w:rPr>
              <w:t>;</w:t>
            </w:r>
            <w:r w:rsidRPr="00E0789B">
              <w:rPr>
                <w:rFonts w:ascii="Courier New" w:eastAsia="Times New Roman" w:hAnsi="Courier New" w:cs="Courier New"/>
                <w:color w:val="CC7832"/>
                <w:sz w:val="18"/>
                <w:szCs w:val="18"/>
                <w:lang w:val="en-GB" w:eastAsia="de-CH"/>
              </w:rPr>
              <w:br/>
              <w:t xml:space="preserve">    </w:t>
            </w:r>
            <w:r w:rsidRPr="00E0789B">
              <w:rPr>
                <w:rFonts w:ascii="Courier New" w:eastAsia="Times New Roman" w:hAnsi="Courier New" w:cs="Courier New"/>
                <w:color w:val="A9B7C6"/>
                <w:sz w:val="18"/>
                <w:szCs w:val="18"/>
                <w:lang w:val="en-GB" w:eastAsia="de-CH"/>
              </w:rPr>
              <w:t>}</w:t>
            </w:r>
          </w:p>
          <w:p w14:paraId="15B62884" w14:textId="77777777" w:rsidR="00AC3741" w:rsidRPr="00C0426A" w:rsidRDefault="00AC3741" w:rsidP="00AC3741">
            <w:pPr>
              <w:rPr>
                <w:lang w:val="en-GB"/>
              </w:rPr>
            </w:pPr>
          </w:p>
        </w:tc>
      </w:tr>
      <w:tr w:rsidR="00AC3741" w:rsidRPr="00957582" w14:paraId="39C5EBFD" w14:textId="77777777" w:rsidTr="00AC3741">
        <w:tc>
          <w:tcPr>
            <w:tcW w:w="2835" w:type="dxa"/>
          </w:tcPr>
          <w:p w14:paraId="2AF25F85" w14:textId="77777777" w:rsidR="00AC3741" w:rsidRDefault="00AC3741" w:rsidP="00AC3741">
            <w:r>
              <w:t>While</w:t>
            </w:r>
          </w:p>
        </w:tc>
        <w:tc>
          <w:tcPr>
            <w:tcW w:w="2835" w:type="dxa"/>
          </w:tcPr>
          <w:p w14:paraId="2F472ADD" w14:textId="77777777" w:rsidR="00AC3741" w:rsidRDefault="00AC3741" w:rsidP="00AC3741">
            <w:r w:rsidRPr="00D42CD0">
              <w:t>Die while-Schleife</w:t>
            </w:r>
            <w:r>
              <w:fldChar w:fldCharType="begin"/>
            </w:r>
            <w:r>
              <w:instrText xml:space="preserve"> XE "</w:instrText>
            </w:r>
            <w:r w:rsidRPr="00E22AE0">
              <w:instrText>while-Schleife</w:instrText>
            </w:r>
            <w:r>
              <w:instrText xml:space="preserve">" </w:instrText>
            </w:r>
            <w:r>
              <w:fldChar w:fldCharType="end"/>
            </w:r>
            <w:r w:rsidRPr="00D42CD0">
              <w:t xml:space="preserve"> führt wiederholt Anweisungen nach Prüfung einer Bedingung aus.</w:t>
            </w:r>
            <w:r>
              <w:t xml:space="preserve"> </w:t>
            </w:r>
            <w:r w:rsidRPr="00B1731A">
              <w:t>Im Gegensatz zur for-Schleife muss bei der while-Schleife vorher eine Zählvariable deklariert werden.</w:t>
            </w:r>
          </w:p>
        </w:tc>
        <w:tc>
          <w:tcPr>
            <w:tcW w:w="2835" w:type="dxa"/>
          </w:tcPr>
          <w:p w14:paraId="584426F1" w14:textId="77777777" w:rsidR="00AC3741" w:rsidRPr="00755B34" w:rsidRDefault="00AC3741" w:rsidP="00AC3741">
            <w:pPr>
              <w:pStyle w:val="HTMLVorformatiert"/>
              <w:shd w:val="clear" w:color="auto" w:fill="2B2B2B"/>
              <w:rPr>
                <w:color w:val="A9B7C6"/>
                <w:sz w:val="18"/>
                <w:szCs w:val="18"/>
                <w:lang w:val="en-GB"/>
              </w:rPr>
            </w:pPr>
            <w:r w:rsidRPr="00C5163C">
              <w:rPr>
                <w:rFonts w:ascii="FreesiaUPC" w:hAnsi="FreesiaUPC" w:cs="FreesiaUPC"/>
              </w:rPr>
              <w:t xml:space="preserve"> </w:t>
            </w:r>
            <w:r w:rsidRPr="00755B34">
              <w:rPr>
                <w:color w:val="CC7832"/>
                <w:sz w:val="18"/>
                <w:szCs w:val="18"/>
                <w:lang w:val="en-GB"/>
              </w:rPr>
              <w:t>int</w:t>
            </w:r>
            <w:r>
              <w:rPr>
                <w:color w:val="CC7832"/>
                <w:sz w:val="18"/>
                <w:szCs w:val="18"/>
                <w:lang w:val="en-GB"/>
              </w:rPr>
              <w:fldChar w:fldCharType="begin"/>
            </w:r>
            <w:r w:rsidRPr="00C0426A">
              <w:rPr>
                <w:lang w:val="en-GB"/>
              </w:rPr>
              <w:instrText xml:space="preserve"> XE "int" </w:instrText>
            </w:r>
            <w:r>
              <w:rPr>
                <w:color w:val="CC7832"/>
                <w:sz w:val="18"/>
                <w:szCs w:val="18"/>
                <w:lang w:val="en-GB"/>
              </w:rPr>
              <w:fldChar w:fldCharType="end"/>
            </w:r>
            <w:r w:rsidRPr="00755B34">
              <w:rPr>
                <w:color w:val="CC7832"/>
                <w:sz w:val="18"/>
                <w:szCs w:val="18"/>
                <w:lang w:val="en-GB"/>
              </w:rPr>
              <w:t xml:space="preserve"> </w:t>
            </w:r>
            <w:r w:rsidRPr="00755B34">
              <w:rPr>
                <w:color w:val="9876AA"/>
                <w:sz w:val="18"/>
                <w:szCs w:val="18"/>
                <w:lang w:val="en-GB"/>
              </w:rPr>
              <w:t xml:space="preserve">i </w:t>
            </w:r>
            <w:r w:rsidRPr="00755B34">
              <w:rPr>
                <w:color w:val="A9B7C6"/>
                <w:sz w:val="18"/>
                <w:szCs w:val="18"/>
                <w:lang w:val="en-GB"/>
              </w:rPr>
              <w:t xml:space="preserve">= </w:t>
            </w:r>
            <w:r w:rsidRPr="00755B34">
              <w:rPr>
                <w:color w:val="6897BB"/>
                <w:sz w:val="18"/>
                <w:szCs w:val="18"/>
                <w:lang w:val="en-GB"/>
              </w:rPr>
              <w:t>0</w:t>
            </w:r>
            <w:r w:rsidRPr="00755B34">
              <w:rPr>
                <w:color w:val="CC7832"/>
                <w:sz w:val="18"/>
                <w:szCs w:val="18"/>
                <w:lang w:val="en-GB"/>
              </w:rPr>
              <w:t>;</w:t>
            </w:r>
            <w:r w:rsidRPr="00755B34">
              <w:rPr>
                <w:color w:val="CC7832"/>
                <w:sz w:val="18"/>
                <w:szCs w:val="18"/>
                <w:lang w:val="en-GB"/>
              </w:rPr>
              <w:br/>
              <w:t xml:space="preserve">while </w:t>
            </w:r>
            <w:r w:rsidRPr="00755B34">
              <w:rPr>
                <w:color w:val="A9B7C6"/>
                <w:sz w:val="18"/>
                <w:szCs w:val="18"/>
                <w:lang w:val="en-GB"/>
              </w:rPr>
              <w:t xml:space="preserve">(i &lt; </w:t>
            </w:r>
            <w:r w:rsidRPr="00755B34">
              <w:rPr>
                <w:color w:val="6897BB"/>
                <w:sz w:val="18"/>
                <w:szCs w:val="18"/>
                <w:lang w:val="en-GB"/>
              </w:rPr>
              <w:t>5</w:t>
            </w:r>
            <w:r w:rsidRPr="00755B34">
              <w:rPr>
                <w:color w:val="A9B7C6"/>
                <w:sz w:val="18"/>
                <w:szCs w:val="18"/>
                <w:lang w:val="en-GB"/>
              </w:rPr>
              <w:t>) {</w:t>
            </w:r>
            <w:r w:rsidRPr="00755B34">
              <w:rPr>
                <w:color w:val="A9B7C6"/>
                <w:sz w:val="18"/>
                <w:szCs w:val="18"/>
                <w:lang w:val="en-GB"/>
              </w:rPr>
              <w:br/>
              <w:t xml:space="preserve">    System.out.println(i)</w:t>
            </w:r>
            <w:r w:rsidRPr="00755B34">
              <w:rPr>
                <w:color w:val="CC7832"/>
                <w:sz w:val="18"/>
                <w:szCs w:val="18"/>
                <w:lang w:val="en-GB"/>
              </w:rPr>
              <w:t>;</w:t>
            </w:r>
            <w:r w:rsidRPr="00755B34">
              <w:rPr>
                <w:color w:val="CC7832"/>
                <w:sz w:val="18"/>
                <w:szCs w:val="18"/>
                <w:lang w:val="en-GB"/>
              </w:rPr>
              <w:br/>
              <w:t xml:space="preserve">    </w:t>
            </w:r>
            <w:r w:rsidRPr="00755B34">
              <w:rPr>
                <w:color w:val="A9B7C6"/>
                <w:sz w:val="18"/>
                <w:szCs w:val="18"/>
                <w:lang w:val="en-GB"/>
              </w:rPr>
              <w:t>i++</w:t>
            </w:r>
            <w:r w:rsidRPr="00755B34">
              <w:rPr>
                <w:color w:val="CC7832"/>
                <w:sz w:val="18"/>
                <w:szCs w:val="18"/>
                <w:lang w:val="en-GB"/>
              </w:rPr>
              <w:t>;</w:t>
            </w:r>
            <w:r w:rsidRPr="00755B34">
              <w:rPr>
                <w:color w:val="CC7832"/>
                <w:sz w:val="18"/>
                <w:szCs w:val="18"/>
                <w:lang w:val="en-GB"/>
              </w:rPr>
              <w:br/>
              <w:t xml:space="preserve">    </w:t>
            </w:r>
            <w:r w:rsidRPr="00755B34">
              <w:rPr>
                <w:color w:val="A9B7C6"/>
                <w:sz w:val="18"/>
                <w:szCs w:val="18"/>
                <w:lang w:val="en-GB"/>
              </w:rPr>
              <w:t xml:space="preserve">}  </w:t>
            </w:r>
          </w:p>
          <w:p w14:paraId="4996D067" w14:textId="77777777" w:rsidR="00AC3741" w:rsidRPr="00755B34" w:rsidRDefault="00AC3741" w:rsidP="00AC3741">
            <w:pPr>
              <w:rPr>
                <w:lang w:val="en-GB"/>
              </w:rPr>
            </w:pPr>
          </w:p>
        </w:tc>
      </w:tr>
      <w:tr w:rsidR="00AC3741" w:rsidRPr="00957582" w14:paraId="34124F9C" w14:textId="77777777" w:rsidTr="00AC3741">
        <w:tc>
          <w:tcPr>
            <w:tcW w:w="2835" w:type="dxa"/>
          </w:tcPr>
          <w:p w14:paraId="78FB2A50" w14:textId="77777777" w:rsidR="00AC3741" w:rsidRDefault="00AC3741" w:rsidP="00AC3741">
            <w:r>
              <w:t>Do-While</w:t>
            </w:r>
            <w:r>
              <w:fldChar w:fldCharType="begin"/>
            </w:r>
            <w:r>
              <w:instrText xml:space="preserve"> XE "</w:instrText>
            </w:r>
            <w:r w:rsidRPr="00303165">
              <w:instrText>Do-While</w:instrText>
            </w:r>
            <w:r>
              <w:instrText xml:space="preserve">" </w:instrText>
            </w:r>
            <w:r>
              <w:fldChar w:fldCharType="end"/>
            </w:r>
          </w:p>
        </w:tc>
        <w:tc>
          <w:tcPr>
            <w:tcW w:w="2835" w:type="dxa"/>
          </w:tcPr>
          <w:p w14:paraId="5693445C" w14:textId="77777777" w:rsidR="00AC3741" w:rsidRDefault="00AC3741" w:rsidP="00AC3741">
            <w:r w:rsidRPr="004135DB">
              <w:t>Die do-while-Schleife</w:t>
            </w:r>
            <w:r>
              <w:fldChar w:fldCharType="begin"/>
            </w:r>
            <w:r>
              <w:instrText xml:space="preserve"> XE "</w:instrText>
            </w:r>
            <w:r w:rsidRPr="00E22AE0">
              <w:instrText>while-Schleife</w:instrText>
            </w:r>
            <w:r>
              <w:instrText xml:space="preserve">" </w:instrText>
            </w:r>
            <w:r>
              <w:fldChar w:fldCharType="end"/>
            </w:r>
            <w:r w:rsidRPr="004135DB">
              <w:t xml:space="preserve"> führt wiederholt Anweisungen abhängig von der Prüfung einer Bedingung aus.</w:t>
            </w:r>
            <w:r>
              <w:t xml:space="preserve"> Auch anders als bei der for- Schleife ist dasselbe wie bei der while-Schleife. Es muss meist vorher eine Zählvariabel deklariert werden.</w:t>
            </w:r>
          </w:p>
        </w:tc>
        <w:tc>
          <w:tcPr>
            <w:tcW w:w="2835" w:type="dxa"/>
          </w:tcPr>
          <w:p w14:paraId="6AB25CA7" w14:textId="77777777" w:rsidR="00AC3741" w:rsidRPr="0043035E"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n-GB" w:eastAsia="de-CH"/>
              </w:rPr>
            </w:pPr>
            <w:r w:rsidRPr="0043035E">
              <w:rPr>
                <w:rFonts w:ascii="Courier New" w:eastAsia="Times New Roman" w:hAnsi="Courier New" w:cs="Courier New"/>
                <w:color w:val="A9B7C6"/>
                <w:sz w:val="18"/>
                <w:szCs w:val="18"/>
                <w:lang w:val="en-GB" w:eastAsia="de-CH"/>
              </w:rPr>
              <w:t xml:space="preserve">    </w:t>
            </w:r>
            <w:r w:rsidRPr="0043035E">
              <w:rPr>
                <w:rFonts w:ascii="Courier New" w:eastAsia="Times New Roman" w:hAnsi="Courier New" w:cs="Courier New"/>
                <w:color w:val="CC7832"/>
                <w:sz w:val="18"/>
                <w:szCs w:val="18"/>
                <w:lang w:val="en-GB" w:eastAsia="de-CH"/>
              </w:rPr>
              <w:t>int</w:t>
            </w:r>
            <w:r>
              <w:rPr>
                <w:rFonts w:ascii="Courier New" w:eastAsia="Times New Roman" w:hAnsi="Courier New" w:cs="Courier New"/>
                <w:color w:val="CC7832"/>
                <w:sz w:val="18"/>
                <w:szCs w:val="18"/>
                <w:lang w:val="en-GB" w:eastAsia="de-CH"/>
              </w:rPr>
              <w:fldChar w:fldCharType="begin"/>
            </w:r>
            <w:r w:rsidRPr="00C0426A">
              <w:rPr>
                <w:lang w:val="en-GB"/>
              </w:rPr>
              <w:instrText xml:space="preserve"> XE "int" </w:instrText>
            </w:r>
            <w:r>
              <w:rPr>
                <w:rFonts w:ascii="Courier New" w:eastAsia="Times New Roman" w:hAnsi="Courier New" w:cs="Courier New"/>
                <w:color w:val="CC7832"/>
                <w:sz w:val="18"/>
                <w:szCs w:val="18"/>
                <w:lang w:val="en-GB" w:eastAsia="de-CH"/>
              </w:rPr>
              <w:fldChar w:fldCharType="end"/>
            </w:r>
            <w:r w:rsidRPr="0043035E">
              <w:rPr>
                <w:rFonts w:ascii="Courier New" w:eastAsia="Times New Roman" w:hAnsi="Courier New" w:cs="Courier New"/>
                <w:color w:val="CC7832"/>
                <w:sz w:val="18"/>
                <w:szCs w:val="18"/>
                <w:lang w:val="en-GB" w:eastAsia="de-CH"/>
              </w:rPr>
              <w:t xml:space="preserve"> </w:t>
            </w:r>
            <w:r w:rsidRPr="0043035E">
              <w:rPr>
                <w:rFonts w:ascii="Courier New" w:eastAsia="Times New Roman" w:hAnsi="Courier New" w:cs="Courier New"/>
                <w:color w:val="9876AA"/>
                <w:sz w:val="18"/>
                <w:szCs w:val="18"/>
                <w:lang w:val="en-GB" w:eastAsia="de-CH"/>
              </w:rPr>
              <w:t xml:space="preserve">i </w:t>
            </w:r>
            <w:r w:rsidRPr="0043035E">
              <w:rPr>
                <w:rFonts w:ascii="Courier New" w:eastAsia="Times New Roman" w:hAnsi="Courier New" w:cs="Courier New"/>
                <w:color w:val="A9B7C6"/>
                <w:sz w:val="18"/>
                <w:szCs w:val="18"/>
                <w:lang w:val="en-GB" w:eastAsia="de-CH"/>
              </w:rPr>
              <w:t xml:space="preserve">= </w:t>
            </w:r>
            <w:r w:rsidRPr="0043035E">
              <w:rPr>
                <w:rFonts w:ascii="Courier New" w:eastAsia="Times New Roman" w:hAnsi="Courier New" w:cs="Courier New"/>
                <w:color w:val="6897BB"/>
                <w:sz w:val="18"/>
                <w:szCs w:val="18"/>
                <w:lang w:val="en-GB" w:eastAsia="de-CH"/>
              </w:rPr>
              <w:t>0</w:t>
            </w:r>
            <w:r w:rsidRPr="0043035E">
              <w:rPr>
                <w:rFonts w:ascii="Courier New" w:eastAsia="Times New Roman" w:hAnsi="Courier New" w:cs="Courier New"/>
                <w:color w:val="CC7832"/>
                <w:sz w:val="18"/>
                <w:szCs w:val="18"/>
                <w:lang w:val="en-GB" w:eastAsia="de-CH"/>
              </w:rPr>
              <w:t>;</w:t>
            </w:r>
            <w:r w:rsidRPr="0043035E">
              <w:rPr>
                <w:rFonts w:ascii="Courier New" w:eastAsia="Times New Roman" w:hAnsi="Courier New" w:cs="Courier New"/>
                <w:color w:val="CC7832"/>
                <w:sz w:val="18"/>
                <w:szCs w:val="18"/>
                <w:lang w:val="en-GB" w:eastAsia="de-CH"/>
              </w:rPr>
              <w:br/>
              <w:t xml:space="preserve">do </w:t>
            </w:r>
            <w:r w:rsidRPr="0043035E">
              <w:rPr>
                <w:rFonts w:ascii="Courier New" w:eastAsia="Times New Roman" w:hAnsi="Courier New" w:cs="Courier New"/>
                <w:color w:val="A9B7C6"/>
                <w:sz w:val="18"/>
                <w:szCs w:val="18"/>
                <w:lang w:val="en-GB" w:eastAsia="de-CH"/>
              </w:rPr>
              <w:t>{</w:t>
            </w:r>
            <w:r w:rsidRPr="0043035E">
              <w:rPr>
                <w:rFonts w:ascii="Courier New" w:eastAsia="Times New Roman" w:hAnsi="Courier New" w:cs="Courier New"/>
                <w:color w:val="A9B7C6"/>
                <w:sz w:val="18"/>
                <w:szCs w:val="18"/>
                <w:lang w:val="en-GB" w:eastAsia="de-CH"/>
              </w:rPr>
              <w:br/>
              <w:t xml:space="preserve">        System.out.println(i)</w:t>
            </w:r>
            <w:r w:rsidRPr="0043035E">
              <w:rPr>
                <w:rFonts w:ascii="Courier New" w:eastAsia="Times New Roman" w:hAnsi="Courier New" w:cs="Courier New"/>
                <w:color w:val="CC7832"/>
                <w:sz w:val="18"/>
                <w:szCs w:val="18"/>
                <w:lang w:val="en-GB" w:eastAsia="de-CH"/>
              </w:rPr>
              <w:t>;</w:t>
            </w:r>
            <w:r w:rsidRPr="0043035E">
              <w:rPr>
                <w:rFonts w:ascii="Courier New" w:eastAsia="Times New Roman" w:hAnsi="Courier New" w:cs="Courier New"/>
                <w:color w:val="CC7832"/>
                <w:sz w:val="18"/>
                <w:szCs w:val="18"/>
                <w:lang w:val="en-GB" w:eastAsia="de-CH"/>
              </w:rPr>
              <w:br/>
              <w:t xml:space="preserve">        </w:t>
            </w:r>
            <w:r w:rsidRPr="0043035E">
              <w:rPr>
                <w:rFonts w:ascii="Courier New" w:eastAsia="Times New Roman" w:hAnsi="Courier New" w:cs="Courier New"/>
                <w:color w:val="A9B7C6"/>
                <w:sz w:val="18"/>
                <w:szCs w:val="18"/>
                <w:lang w:val="en-GB" w:eastAsia="de-CH"/>
              </w:rPr>
              <w:t>i++</w:t>
            </w:r>
            <w:r w:rsidRPr="0043035E">
              <w:rPr>
                <w:rFonts w:ascii="Courier New" w:eastAsia="Times New Roman" w:hAnsi="Courier New" w:cs="Courier New"/>
                <w:color w:val="CC7832"/>
                <w:sz w:val="18"/>
                <w:szCs w:val="18"/>
                <w:lang w:val="en-GB" w:eastAsia="de-CH"/>
              </w:rPr>
              <w:t>;</w:t>
            </w:r>
            <w:r w:rsidRPr="0043035E">
              <w:rPr>
                <w:rFonts w:ascii="Courier New" w:eastAsia="Times New Roman" w:hAnsi="Courier New" w:cs="Courier New"/>
                <w:color w:val="CC7832"/>
                <w:sz w:val="18"/>
                <w:szCs w:val="18"/>
                <w:lang w:val="en-GB" w:eastAsia="de-CH"/>
              </w:rPr>
              <w:br/>
              <w:t xml:space="preserve">        </w:t>
            </w:r>
            <w:r w:rsidRPr="0043035E">
              <w:rPr>
                <w:rFonts w:ascii="Courier New" w:eastAsia="Times New Roman" w:hAnsi="Courier New" w:cs="Courier New"/>
                <w:color w:val="A9B7C6"/>
                <w:sz w:val="18"/>
                <w:szCs w:val="18"/>
                <w:lang w:val="en-GB" w:eastAsia="de-CH"/>
              </w:rPr>
              <w:t>}</w:t>
            </w:r>
            <w:r w:rsidRPr="0043035E">
              <w:rPr>
                <w:rFonts w:ascii="Courier New" w:eastAsia="Times New Roman" w:hAnsi="Courier New" w:cs="Courier New"/>
                <w:color w:val="A9B7C6"/>
                <w:sz w:val="18"/>
                <w:szCs w:val="18"/>
                <w:lang w:val="en-GB" w:eastAsia="de-CH"/>
              </w:rPr>
              <w:br/>
              <w:t xml:space="preserve">        </w:t>
            </w:r>
            <w:r w:rsidRPr="0043035E">
              <w:rPr>
                <w:rFonts w:ascii="Courier New" w:eastAsia="Times New Roman" w:hAnsi="Courier New" w:cs="Courier New"/>
                <w:color w:val="CC7832"/>
                <w:sz w:val="18"/>
                <w:szCs w:val="18"/>
                <w:lang w:val="en-GB" w:eastAsia="de-CH"/>
              </w:rPr>
              <w:t xml:space="preserve">while </w:t>
            </w:r>
            <w:r w:rsidRPr="0043035E">
              <w:rPr>
                <w:rFonts w:ascii="Courier New" w:eastAsia="Times New Roman" w:hAnsi="Courier New" w:cs="Courier New"/>
                <w:color w:val="A9B7C6"/>
                <w:sz w:val="18"/>
                <w:szCs w:val="18"/>
                <w:lang w:val="en-GB" w:eastAsia="de-CH"/>
              </w:rPr>
              <w:t xml:space="preserve">(i &lt; </w:t>
            </w:r>
            <w:r w:rsidRPr="0043035E">
              <w:rPr>
                <w:rFonts w:ascii="Courier New" w:eastAsia="Times New Roman" w:hAnsi="Courier New" w:cs="Courier New"/>
                <w:color w:val="6897BB"/>
                <w:sz w:val="18"/>
                <w:szCs w:val="18"/>
                <w:lang w:val="en-GB" w:eastAsia="de-CH"/>
              </w:rPr>
              <w:t>5</w:t>
            </w:r>
            <w:r w:rsidRPr="0043035E">
              <w:rPr>
                <w:rFonts w:ascii="Courier New" w:eastAsia="Times New Roman" w:hAnsi="Courier New" w:cs="Courier New"/>
                <w:color w:val="A9B7C6"/>
                <w:sz w:val="18"/>
                <w:szCs w:val="18"/>
                <w:lang w:val="en-GB" w:eastAsia="de-CH"/>
              </w:rPr>
              <w:t>)</w:t>
            </w:r>
            <w:r w:rsidRPr="0043035E">
              <w:rPr>
                <w:rFonts w:ascii="Courier New" w:eastAsia="Times New Roman" w:hAnsi="Courier New" w:cs="Courier New"/>
                <w:color w:val="CC7832"/>
                <w:sz w:val="18"/>
                <w:szCs w:val="18"/>
                <w:lang w:val="en-GB" w:eastAsia="de-CH"/>
              </w:rPr>
              <w:t>;</w:t>
            </w:r>
          </w:p>
          <w:p w14:paraId="57996DB3" w14:textId="77777777" w:rsidR="00AC3741" w:rsidRPr="00BA73FC" w:rsidRDefault="00AC3741" w:rsidP="00AC3741">
            <w:pPr>
              <w:keepNext/>
              <w:rPr>
                <w:lang w:val="en-GB"/>
              </w:rPr>
            </w:pPr>
          </w:p>
        </w:tc>
      </w:tr>
    </w:tbl>
    <w:p w14:paraId="3D84D682" w14:textId="618A403D" w:rsidR="00AC3741" w:rsidRPr="00BA73FC" w:rsidRDefault="00AC3741" w:rsidP="00AC3741">
      <w:pPr>
        <w:pStyle w:val="Beschriftung"/>
        <w:rPr>
          <w:lang w:val="en-GB" w:bidi="he-IL"/>
        </w:rPr>
      </w:pPr>
      <w:bookmarkStart w:id="22" w:name="_Toc40879813"/>
      <w:r>
        <w:t xml:space="preserve">Tabelle </w:t>
      </w:r>
      <w:fldSimple w:instr=" SEQ Tabelle \* ARABIC ">
        <w:r w:rsidR="002B7CD3">
          <w:rPr>
            <w:noProof/>
          </w:rPr>
          <w:t>3</w:t>
        </w:r>
      </w:fldSimple>
      <w:r>
        <w:t xml:space="preserve"> Loops</w:t>
      </w:r>
      <w:bookmarkEnd w:id="22"/>
    </w:p>
    <w:p w14:paraId="2C2613F7" w14:textId="77777777" w:rsidR="00AC3741" w:rsidRPr="00BA73FC" w:rsidRDefault="00AC3741" w:rsidP="00AC3741">
      <w:pPr>
        <w:rPr>
          <w:rFonts w:ascii="Calibri" w:eastAsia="Times New Roman" w:hAnsi="Calibri" w:cs="Times New Roman"/>
          <w:b/>
          <w:color w:val="000000"/>
          <w:sz w:val="32"/>
          <w:szCs w:val="26"/>
          <w:lang w:val="en-GB" w:bidi="he-IL"/>
        </w:rPr>
      </w:pPr>
      <w:r w:rsidRPr="00BA73FC">
        <w:rPr>
          <w:lang w:val="en-GB"/>
        </w:rPr>
        <w:br w:type="page"/>
      </w:r>
    </w:p>
    <w:p w14:paraId="4BD8C34C" w14:textId="77777777" w:rsidR="00AC3741" w:rsidRDefault="00AC3741" w:rsidP="00AC3741">
      <w:pPr>
        <w:pStyle w:val="berschrift2"/>
      </w:pPr>
      <w:r w:rsidRPr="00BA73FC">
        <w:rPr>
          <w:lang w:val="en-GB"/>
        </w:rPr>
        <w:lastRenderedPageBreak/>
        <w:t xml:space="preserve"> </w:t>
      </w:r>
      <w:bookmarkStart w:id="23" w:name="_Toc40879607"/>
      <w:r>
        <w:t>Operatoren</w:t>
      </w:r>
      <w:bookmarkEnd w:id="23"/>
      <w:r>
        <w:fldChar w:fldCharType="begin"/>
      </w:r>
      <w:r>
        <w:instrText xml:space="preserve"> XE "</w:instrText>
      </w:r>
      <w:r w:rsidRPr="00C113E1">
        <w:instrText>Operatoren</w:instrText>
      </w:r>
      <w:r>
        <w:instrText xml:space="preserve">" </w:instrText>
      </w:r>
      <w:r>
        <w:fldChar w:fldCharType="end"/>
      </w:r>
    </w:p>
    <w:p w14:paraId="55C908E9" w14:textId="77777777" w:rsidR="00AC3741" w:rsidRDefault="00AC3741" w:rsidP="00AC3741">
      <w:r>
        <w:t>Jede Programmiersprache enthält Operatoren</w:t>
      </w:r>
      <w:r>
        <w:fldChar w:fldCharType="begin"/>
      </w:r>
      <w:r>
        <w:instrText xml:space="preserve"> XE "</w:instrText>
      </w:r>
      <w:r w:rsidRPr="00C113E1">
        <w:instrText>Operatoren</w:instrText>
      </w:r>
      <w:r>
        <w:instrText xml:space="preserve">" </w:instrText>
      </w:r>
      <w:r>
        <w:fldChar w:fldCharType="end"/>
      </w:r>
      <w:r>
        <w:t>. So auch in Java</w:t>
      </w:r>
      <w:r>
        <w:fldChar w:fldCharType="begin"/>
      </w:r>
      <w:r>
        <w:instrText xml:space="preserve"> XE "</w:instrText>
      </w:r>
      <w:r w:rsidRPr="00404A71">
        <w:rPr>
          <w:lang w:bidi="he-IL"/>
        </w:rPr>
        <w:instrText>Java</w:instrText>
      </w:r>
      <w:r>
        <w:instrText xml:space="preserve">" </w:instrText>
      </w:r>
      <w:r>
        <w:fldChar w:fldCharType="end"/>
      </w:r>
      <w:r>
        <w:t>. Hier im Überblick die speziellen Operatoren von Java.</w:t>
      </w:r>
    </w:p>
    <w:tbl>
      <w:tblPr>
        <w:tblStyle w:val="Tabellenraster"/>
        <w:tblW w:w="0" w:type="auto"/>
        <w:tblLook w:val="04A0" w:firstRow="1" w:lastRow="0" w:firstColumn="1" w:lastColumn="0" w:noHBand="0" w:noVBand="1"/>
      </w:tblPr>
      <w:tblGrid>
        <w:gridCol w:w="4227"/>
        <w:gridCol w:w="4229"/>
        <w:gridCol w:w="38"/>
      </w:tblGrid>
      <w:tr w:rsidR="00AC3741" w14:paraId="5DF53A9E" w14:textId="77777777" w:rsidTr="00AC3741">
        <w:tc>
          <w:tcPr>
            <w:tcW w:w="4247" w:type="dxa"/>
            <w:shd w:val="pct10" w:color="auto" w:fill="auto"/>
          </w:tcPr>
          <w:p w14:paraId="1C67A55E" w14:textId="77777777" w:rsidR="00AC3741" w:rsidRDefault="00AC3741" w:rsidP="00AC3741">
            <w:r>
              <w:t>Operator</w:t>
            </w:r>
          </w:p>
        </w:tc>
        <w:tc>
          <w:tcPr>
            <w:tcW w:w="4247" w:type="dxa"/>
            <w:gridSpan w:val="2"/>
            <w:shd w:val="pct10" w:color="auto" w:fill="auto"/>
          </w:tcPr>
          <w:p w14:paraId="4F3FCF01" w14:textId="77777777" w:rsidR="00AC3741" w:rsidRDefault="00AC3741" w:rsidP="00AC3741">
            <w:r>
              <w:t>Beschreibung</w:t>
            </w:r>
            <w:r>
              <w:fldChar w:fldCharType="begin"/>
            </w:r>
            <w:r>
              <w:instrText xml:space="preserve"> XE "</w:instrText>
            </w:r>
            <w:r w:rsidRPr="003B65F0">
              <w:rPr>
                <w:lang w:bidi="he-IL"/>
              </w:rPr>
              <w:instrText>Beschreibung</w:instrText>
            </w:r>
            <w:r>
              <w:instrText xml:space="preserve">" </w:instrText>
            </w:r>
            <w:r>
              <w:fldChar w:fldCharType="end"/>
            </w:r>
          </w:p>
        </w:tc>
      </w:tr>
      <w:tr w:rsidR="00AC3741" w14:paraId="2656DFB1" w14:textId="77777777" w:rsidTr="00AC3741">
        <w:trPr>
          <w:gridAfter w:val="1"/>
          <w:wAfter w:w="38" w:type="dxa"/>
        </w:trPr>
        <w:tc>
          <w:tcPr>
            <w:tcW w:w="4247" w:type="dxa"/>
          </w:tcPr>
          <w:p w14:paraId="23D6B6C3" w14:textId="77777777" w:rsidR="00AC3741" w:rsidRDefault="00AC3741" w:rsidP="00AC3741">
            <w:r>
              <w:t>!</w:t>
            </w:r>
          </w:p>
        </w:tc>
        <w:tc>
          <w:tcPr>
            <w:tcW w:w="4247" w:type="dxa"/>
          </w:tcPr>
          <w:p w14:paraId="7F2E17E0" w14:textId="77777777" w:rsidR="00AC3741" w:rsidRDefault="00AC3741" w:rsidP="00AC3741">
            <w:r>
              <w:t>Bedeute nicht gleich wie die Bedingung. Kommt bei If Anweisung vor, wenn der Wert eben nicht gleich ist wie die Bedingung.</w:t>
            </w:r>
          </w:p>
        </w:tc>
      </w:tr>
      <w:tr w:rsidR="00AC3741" w14:paraId="23B001A8" w14:textId="77777777" w:rsidTr="00AC3741">
        <w:trPr>
          <w:gridAfter w:val="1"/>
          <w:wAfter w:w="38" w:type="dxa"/>
        </w:trPr>
        <w:tc>
          <w:tcPr>
            <w:tcW w:w="4247" w:type="dxa"/>
          </w:tcPr>
          <w:p w14:paraId="6DD051C1" w14:textId="77777777" w:rsidR="00AC3741" w:rsidRDefault="00AC3741" w:rsidP="00AC3741">
            <w:r>
              <w:t>&amp;&amp;</w:t>
            </w:r>
          </w:p>
        </w:tc>
        <w:tc>
          <w:tcPr>
            <w:tcW w:w="4247" w:type="dxa"/>
          </w:tcPr>
          <w:p w14:paraId="6BDD4BC0" w14:textId="77777777" w:rsidR="00AC3741" w:rsidRDefault="00AC3741" w:rsidP="00AC3741">
            <w:r>
              <w:t xml:space="preserve">&amp;&amp; wird benutzt, um mehrere Bedingungen aufzuzählen die, allerdings dass alle true, also </w:t>
            </w:r>
            <w:r w:rsidRPr="00FF7199">
              <w:t>sprich</w:t>
            </w:r>
            <w:r>
              <w:t xml:space="preserve"> korrekt sein müssen.</w:t>
            </w:r>
          </w:p>
        </w:tc>
      </w:tr>
      <w:tr w:rsidR="00AC3741" w14:paraId="6EC09555" w14:textId="77777777" w:rsidTr="00AC3741">
        <w:trPr>
          <w:gridAfter w:val="1"/>
          <w:wAfter w:w="38" w:type="dxa"/>
        </w:trPr>
        <w:tc>
          <w:tcPr>
            <w:tcW w:w="4247" w:type="dxa"/>
          </w:tcPr>
          <w:p w14:paraId="323C5C14" w14:textId="77777777" w:rsidR="00AC3741" w:rsidRDefault="00AC3741" w:rsidP="00AC3741">
            <w:r>
              <w:t>||</w:t>
            </w:r>
          </w:p>
        </w:tc>
        <w:tc>
          <w:tcPr>
            <w:tcW w:w="4247" w:type="dxa"/>
          </w:tcPr>
          <w:p w14:paraId="50A54122" w14:textId="77777777" w:rsidR="00AC3741" w:rsidRDefault="00AC3741" w:rsidP="00AC3741">
            <w:pPr>
              <w:keepNext/>
            </w:pPr>
            <w:r>
              <w:t>Der || Operator bedeutet nichts mehr als oder und wir bei If Statements gebraucht wo Zwei werte drin sind und nur 1 davon true sein muss</w:t>
            </w:r>
          </w:p>
        </w:tc>
      </w:tr>
    </w:tbl>
    <w:p w14:paraId="6D2DD1DE" w14:textId="0EF84D55" w:rsidR="00AC3741" w:rsidRDefault="00AC3741" w:rsidP="00AC3741">
      <w:pPr>
        <w:pStyle w:val="Beschriftung"/>
      </w:pPr>
      <w:bookmarkStart w:id="24" w:name="_Toc40879814"/>
      <w:r>
        <w:t xml:space="preserve">Tabelle </w:t>
      </w:r>
      <w:fldSimple w:instr=" SEQ Tabelle \* ARABIC ">
        <w:r w:rsidR="002B7CD3">
          <w:rPr>
            <w:noProof/>
          </w:rPr>
          <w:t>4</w:t>
        </w:r>
      </w:fldSimple>
      <w:r>
        <w:t xml:space="preserve"> Operatoren</w:t>
      </w:r>
      <w:bookmarkEnd w:id="24"/>
      <w:r>
        <w:fldChar w:fldCharType="begin"/>
      </w:r>
      <w:r>
        <w:instrText xml:space="preserve"> XE "</w:instrText>
      </w:r>
      <w:r w:rsidRPr="00C113E1">
        <w:instrText>Operatoren</w:instrText>
      </w:r>
      <w:r>
        <w:instrText xml:space="preserve">" </w:instrText>
      </w:r>
      <w:r>
        <w:fldChar w:fldCharType="end"/>
      </w:r>
    </w:p>
    <w:p w14:paraId="11D91262" w14:textId="0E86E0D7" w:rsidR="00AC3741" w:rsidRDefault="00AC3741" w:rsidP="00AC3741">
      <w:pPr>
        <w:pStyle w:val="berschrift2"/>
        <w:rPr>
          <w:lang w:bidi="ar-SA"/>
        </w:rPr>
      </w:pPr>
      <w:bookmarkStart w:id="25" w:name="_Toc40879608"/>
      <w:r>
        <w:t>Arrays</w:t>
      </w:r>
      <w:bookmarkEnd w:id="25"/>
      <w:r>
        <w:fldChar w:fldCharType="begin"/>
      </w:r>
      <w:r>
        <w:instrText xml:space="preserve"> XE "</w:instrText>
      </w:r>
      <w:r w:rsidRPr="00620F70">
        <w:instrText>Arrays</w:instrText>
      </w:r>
      <w:r>
        <w:instrText xml:space="preserve">" </w:instrText>
      </w:r>
      <w:r>
        <w:fldChar w:fldCharType="end"/>
      </w:r>
    </w:p>
    <w:p w14:paraId="4FA30042" w14:textId="77777777" w:rsidR="00AC3741" w:rsidRDefault="00AC3741" w:rsidP="00AC3741">
      <w:r>
        <w:t>Arrays</w:t>
      </w:r>
      <w:r>
        <w:fldChar w:fldCharType="begin"/>
      </w:r>
      <w:r>
        <w:instrText xml:space="preserve"> XE "</w:instrText>
      </w:r>
      <w:r w:rsidRPr="00620F70">
        <w:instrText>Arrays</w:instrText>
      </w:r>
      <w:r>
        <w:instrText xml:space="preserve">" </w:instrText>
      </w:r>
      <w:r>
        <w:fldChar w:fldCharType="end"/>
      </w:r>
      <w:r>
        <w:t xml:space="preserve"> werden verwendet, um mehrere Werte in einer einzelnen Variablen</w:t>
      </w:r>
      <w:r>
        <w:fldChar w:fldCharType="begin"/>
      </w:r>
      <w:r>
        <w:instrText xml:space="preserve"> XE "</w:instrText>
      </w:r>
      <w:r w:rsidRPr="0083370D">
        <w:rPr>
          <w:lang w:bidi="he-IL"/>
        </w:rPr>
        <w:instrText>Variablen</w:instrText>
      </w:r>
      <w:r>
        <w:instrText xml:space="preserve">" </w:instrText>
      </w:r>
      <w:r>
        <w:fldChar w:fldCharType="end"/>
      </w:r>
      <w:r>
        <w:t xml:space="preserve"> zu speichern, anstatt für jeden Wert separate Variablen zu deklarieren. Um ein Array zu deklarieren, definiert man den Variablentyp in eckigen Klammern:</w:t>
      </w:r>
    </w:p>
    <w:p w14:paraId="3B4DC8D5" w14:textId="77777777" w:rsidR="00AC3741"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proofErr w:type="gramStart"/>
      <w:r w:rsidRPr="00E30405">
        <w:rPr>
          <w:rFonts w:ascii="Courier New" w:eastAsia="Times New Roman" w:hAnsi="Courier New" w:cs="Courier New"/>
          <w:color w:val="CC7832"/>
          <w:sz w:val="18"/>
          <w:szCs w:val="18"/>
          <w:lang w:val="en-GB" w:eastAsia="de-CH"/>
        </w:rPr>
        <w:t>public</w:t>
      </w:r>
      <w:proofErr w:type="gramEnd"/>
      <w:r>
        <w:rPr>
          <w:rFonts w:ascii="Courier New" w:eastAsia="Times New Roman" w:hAnsi="Courier New" w:cs="Courier New"/>
          <w:color w:val="CC7832"/>
          <w:sz w:val="18"/>
          <w:szCs w:val="18"/>
          <w:lang w:val="en-GB" w:eastAsia="de-CH"/>
        </w:rPr>
        <w:fldChar w:fldCharType="begin"/>
      </w:r>
      <w:r w:rsidRPr="00366FAB">
        <w:rPr>
          <w:lang w:val="en-GB"/>
        </w:rPr>
        <w:instrText xml:space="preserve"> XE "</w:instrText>
      </w:r>
      <w:r w:rsidRPr="00366FAB">
        <w:rPr>
          <w:lang w:val="en-GB" w:bidi="he-IL"/>
        </w:rPr>
        <w:instrText>public</w:instrText>
      </w:r>
      <w:r w:rsidRPr="00366FAB">
        <w:rPr>
          <w:lang w:val="en-GB"/>
        </w:rPr>
        <w:instrText xml:space="preserve">" </w:instrText>
      </w:r>
      <w:r>
        <w:rPr>
          <w:rFonts w:ascii="Courier New" w:eastAsia="Times New Roman" w:hAnsi="Courier New" w:cs="Courier New"/>
          <w:color w:val="CC7832"/>
          <w:sz w:val="18"/>
          <w:szCs w:val="18"/>
          <w:lang w:val="en-GB" w:eastAsia="de-CH"/>
        </w:rPr>
        <w:fldChar w:fldCharType="end"/>
      </w:r>
      <w:r w:rsidRPr="00E30405">
        <w:rPr>
          <w:rFonts w:ascii="Courier New" w:eastAsia="Times New Roman" w:hAnsi="Courier New" w:cs="Courier New"/>
          <w:color w:val="CC7832"/>
          <w:sz w:val="18"/>
          <w:szCs w:val="18"/>
          <w:lang w:val="en-GB" w:eastAsia="de-CH"/>
        </w:rPr>
        <w:t xml:space="preserve"> static void </w:t>
      </w:r>
      <w:r w:rsidRPr="00E30405">
        <w:rPr>
          <w:rFonts w:ascii="Courier New" w:eastAsia="Times New Roman" w:hAnsi="Courier New" w:cs="Courier New"/>
          <w:color w:val="FFC66D"/>
          <w:sz w:val="18"/>
          <w:szCs w:val="18"/>
          <w:lang w:val="en-GB" w:eastAsia="de-CH"/>
        </w:rPr>
        <w:t>main</w:t>
      </w:r>
      <w:r w:rsidRPr="00E30405">
        <w:rPr>
          <w:rFonts w:ascii="Courier New" w:eastAsia="Times New Roman" w:hAnsi="Courier New" w:cs="Courier New"/>
          <w:color w:val="A9B7C6"/>
          <w:sz w:val="18"/>
          <w:szCs w:val="18"/>
          <w:lang w:val="en-GB" w:eastAsia="de-CH"/>
        </w:rPr>
        <w:t>(String</w:t>
      </w:r>
      <w:r>
        <w:rPr>
          <w:rFonts w:ascii="Courier New" w:eastAsia="Times New Roman" w:hAnsi="Courier New" w:cs="Courier New"/>
          <w:color w:val="A9B7C6"/>
          <w:sz w:val="18"/>
          <w:szCs w:val="18"/>
          <w:lang w:val="en-GB" w:eastAsia="de-CH"/>
        </w:rPr>
        <w:fldChar w:fldCharType="begin"/>
      </w:r>
      <w:r w:rsidRPr="00C0426A">
        <w:rPr>
          <w:lang w:val="en-GB"/>
        </w:rPr>
        <w:instrText xml:space="preserve"> XE "String" </w:instrText>
      </w:r>
      <w:r>
        <w:rPr>
          <w:rFonts w:ascii="Courier New" w:eastAsia="Times New Roman" w:hAnsi="Courier New" w:cs="Courier New"/>
          <w:color w:val="A9B7C6"/>
          <w:sz w:val="18"/>
          <w:szCs w:val="18"/>
          <w:lang w:val="en-GB" w:eastAsia="de-CH"/>
        </w:rPr>
        <w:fldChar w:fldCharType="end"/>
      </w:r>
      <w:r w:rsidRPr="007D056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A9B7C6"/>
          <w:sz w:val="18"/>
          <w:szCs w:val="18"/>
          <w:lang w:val="en-GB" w:eastAsia="de-CH"/>
        </w:rPr>
        <w:t xml:space="preserve"> args) {</w:t>
      </w:r>
    </w:p>
    <w:p w14:paraId="321E5997" w14:textId="77777777" w:rsidR="00AC3741"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en-GB" w:eastAsia="de-CH"/>
        </w:rPr>
      </w:pPr>
      <w:r w:rsidRPr="00E30405">
        <w:rPr>
          <w:rFonts w:ascii="Courier New" w:eastAsia="Times New Roman" w:hAnsi="Courier New" w:cs="Courier New"/>
          <w:color w:val="A9B7C6"/>
          <w:sz w:val="18"/>
          <w:szCs w:val="18"/>
          <w:lang w:val="en-GB" w:eastAsia="de-CH"/>
        </w:rPr>
        <w:br/>
        <w:t xml:space="preserve">    </w:t>
      </w:r>
      <w:proofErr w:type="gramStart"/>
      <w:r w:rsidRPr="00E30405">
        <w:rPr>
          <w:rFonts w:ascii="Courier New" w:eastAsia="Times New Roman" w:hAnsi="Courier New" w:cs="Courier New"/>
          <w:color w:val="A9B7C6"/>
          <w:sz w:val="18"/>
          <w:szCs w:val="18"/>
          <w:lang w:val="en-GB" w:eastAsia="de-CH"/>
        </w:rPr>
        <w:t>String</w:t>
      </w:r>
      <w:proofErr w:type="gramEnd"/>
      <w:r>
        <w:rPr>
          <w:rFonts w:ascii="Courier New" w:eastAsia="Times New Roman" w:hAnsi="Courier New" w:cs="Courier New"/>
          <w:color w:val="A9B7C6"/>
          <w:sz w:val="18"/>
          <w:szCs w:val="18"/>
          <w:lang w:val="en-GB" w:eastAsia="de-CH"/>
        </w:rPr>
        <w:fldChar w:fldCharType="begin"/>
      </w:r>
      <w:r w:rsidRPr="00C0426A">
        <w:rPr>
          <w:lang w:val="en-GB"/>
        </w:rPr>
        <w:instrText xml:space="preserve"> XE "String" </w:instrText>
      </w:r>
      <w:r>
        <w:rPr>
          <w:rFonts w:ascii="Courier New" w:eastAsia="Times New Roman" w:hAnsi="Courier New" w:cs="Courier New"/>
          <w:color w:val="A9B7C6"/>
          <w:sz w:val="18"/>
          <w:szCs w:val="18"/>
          <w:lang w:val="en-GB" w:eastAsia="de-CH"/>
        </w:rPr>
        <w:fldChar w:fldCharType="end"/>
      </w:r>
      <w:r w:rsidRPr="007D056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A9B7C6"/>
          <w:sz w:val="18"/>
          <w:szCs w:val="18"/>
          <w:lang w:val="en-GB" w:eastAsia="de-CH"/>
        </w:rPr>
        <w:t xml:space="preserve"> months ={</w:t>
      </w:r>
      <w:r w:rsidRPr="00E30405">
        <w:rPr>
          <w:rFonts w:ascii="Courier New" w:eastAsia="Times New Roman" w:hAnsi="Courier New" w:cs="Courier New"/>
          <w:color w:val="6A8759"/>
          <w:sz w:val="18"/>
          <w:szCs w:val="18"/>
          <w:lang w:val="en-GB" w:eastAsia="de-CH"/>
        </w:rPr>
        <w:t>"January"</w:t>
      </w:r>
      <w:r w:rsidRPr="00E30405">
        <w:rPr>
          <w:rFonts w:ascii="Courier New" w:eastAsia="Times New Roman" w:hAnsi="Courier New" w:cs="Courier New"/>
          <w:color w:val="CC7832"/>
          <w:sz w:val="18"/>
          <w:szCs w:val="18"/>
          <w:lang w:val="en-GB" w:eastAsia="de-CH"/>
        </w:rPr>
        <w:t xml:space="preserve">, </w:t>
      </w:r>
      <w:r w:rsidRPr="00E30405">
        <w:rPr>
          <w:rFonts w:ascii="Courier New" w:eastAsia="Times New Roman" w:hAnsi="Courier New" w:cs="Courier New"/>
          <w:color w:val="6A8759"/>
          <w:sz w:val="18"/>
          <w:szCs w:val="18"/>
          <w:lang w:val="en-GB" w:eastAsia="de-CH"/>
        </w:rPr>
        <w:t>"February"</w:t>
      </w:r>
      <w:r w:rsidRPr="00E30405">
        <w:rPr>
          <w:rFonts w:ascii="Courier New" w:eastAsia="Times New Roman" w:hAnsi="Courier New" w:cs="Courier New"/>
          <w:color w:val="CC7832"/>
          <w:sz w:val="18"/>
          <w:szCs w:val="18"/>
          <w:lang w:val="en-GB" w:eastAsia="de-CH"/>
        </w:rPr>
        <w:t xml:space="preserve">, </w:t>
      </w:r>
      <w:r w:rsidRPr="00E30405">
        <w:rPr>
          <w:rFonts w:ascii="Courier New" w:eastAsia="Times New Roman" w:hAnsi="Courier New" w:cs="Courier New"/>
          <w:color w:val="6A8759"/>
          <w:sz w:val="18"/>
          <w:szCs w:val="18"/>
          <w:lang w:val="en-GB" w:eastAsia="de-CH"/>
        </w:rPr>
        <w:t>"March"</w:t>
      </w:r>
      <w:r w:rsidRPr="00E30405">
        <w:rPr>
          <w:rFonts w:ascii="Courier New" w:eastAsia="Times New Roman" w:hAnsi="Courier New" w:cs="Courier New"/>
          <w:color w:val="CC7832"/>
          <w:sz w:val="18"/>
          <w:szCs w:val="18"/>
          <w:lang w:val="en-GB" w:eastAsia="de-CH"/>
        </w:rPr>
        <w:t xml:space="preserve">, </w:t>
      </w:r>
      <w:r w:rsidRPr="00E30405">
        <w:rPr>
          <w:rFonts w:ascii="Courier New" w:eastAsia="Times New Roman" w:hAnsi="Courier New" w:cs="Courier New"/>
          <w:color w:val="6A8759"/>
          <w:sz w:val="18"/>
          <w:szCs w:val="18"/>
          <w:lang w:val="en-GB" w:eastAsia="de-CH"/>
        </w:rPr>
        <w:t>"April"</w:t>
      </w:r>
      <w:r w:rsidRPr="00E3040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CC7832"/>
          <w:sz w:val="18"/>
          <w:szCs w:val="18"/>
          <w:lang w:val="en-GB" w:eastAsia="de-CH"/>
        </w:rPr>
        <w:t>;</w:t>
      </w:r>
    </w:p>
    <w:p w14:paraId="515FB0E6" w14:textId="77777777" w:rsidR="00AC3741"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en-GB" w:eastAsia="de-CH"/>
        </w:rPr>
      </w:pPr>
      <w:r w:rsidRPr="00E30405">
        <w:rPr>
          <w:rFonts w:ascii="Courier New" w:eastAsia="Times New Roman" w:hAnsi="Courier New" w:cs="Courier New"/>
          <w:color w:val="CC7832"/>
          <w:sz w:val="18"/>
          <w:szCs w:val="18"/>
          <w:lang w:val="en-GB" w:eastAsia="de-CH"/>
        </w:rPr>
        <w:br/>
        <w:t xml:space="preserve">    </w:t>
      </w:r>
      <w:proofErr w:type="gramStart"/>
      <w:r w:rsidRPr="00E30405">
        <w:rPr>
          <w:rFonts w:ascii="Courier New" w:eastAsia="Times New Roman" w:hAnsi="Courier New" w:cs="Courier New"/>
          <w:color w:val="A9B7C6"/>
          <w:sz w:val="18"/>
          <w:szCs w:val="18"/>
          <w:lang w:val="en-GB" w:eastAsia="de-CH"/>
        </w:rPr>
        <w:t>System.</w:t>
      </w:r>
      <w:r w:rsidRPr="00E30405">
        <w:rPr>
          <w:rFonts w:ascii="Courier New" w:eastAsia="Times New Roman" w:hAnsi="Courier New" w:cs="Courier New"/>
          <w:i/>
          <w:color w:val="9876AA"/>
          <w:sz w:val="18"/>
          <w:szCs w:val="18"/>
          <w:lang w:val="en-GB" w:eastAsia="de-CH"/>
        </w:rPr>
        <w:t>out</w:t>
      </w:r>
      <w:r w:rsidRPr="00E30405">
        <w:rPr>
          <w:rFonts w:ascii="Courier New" w:eastAsia="Times New Roman" w:hAnsi="Courier New" w:cs="Courier New"/>
          <w:color w:val="A9B7C6"/>
          <w:sz w:val="18"/>
          <w:szCs w:val="18"/>
          <w:lang w:val="en-GB" w:eastAsia="de-CH"/>
        </w:rPr>
        <w:t>.println(</w:t>
      </w:r>
      <w:proofErr w:type="gramEnd"/>
      <w:r w:rsidRPr="00E30405">
        <w:rPr>
          <w:rFonts w:ascii="Courier New" w:eastAsia="Times New Roman" w:hAnsi="Courier New" w:cs="Courier New"/>
          <w:color w:val="A9B7C6"/>
          <w:sz w:val="18"/>
          <w:szCs w:val="18"/>
          <w:lang w:val="en-GB" w:eastAsia="de-CH"/>
        </w:rPr>
        <w:t>months[</w:t>
      </w:r>
      <w:r w:rsidRPr="00E30405">
        <w:rPr>
          <w:rFonts w:ascii="Courier New" w:eastAsia="Times New Roman" w:hAnsi="Courier New" w:cs="Courier New"/>
          <w:color w:val="6897BB"/>
          <w:sz w:val="18"/>
          <w:szCs w:val="18"/>
          <w:lang w:val="en-GB" w:eastAsia="de-CH"/>
        </w:rPr>
        <w:t>2</w:t>
      </w:r>
      <w:r w:rsidRPr="00E3040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CC7832"/>
          <w:sz w:val="18"/>
          <w:szCs w:val="18"/>
          <w:lang w:val="en-GB" w:eastAsia="de-CH"/>
        </w:rPr>
        <w:t>;</w:t>
      </w:r>
    </w:p>
    <w:p w14:paraId="5F12467D" w14:textId="77777777" w:rsidR="00AC3741" w:rsidRPr="00E30405"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E30405">
        <w:rPr>
          <w:rFonts w:ascii="Courier New" w:eastAsia="Times New Roman" w:hAnsi="Courier New" w:cs="Courier New"/>
          <w:color w:val="CC7832"/>
          <w:sz w:val="18"/>
          <w:szCs w:val="18"/>
          <w:lang w:val="en-GB" w:eastAsia="de-CH"/>
        </w:rPr>
        <w:br/>
        <w:t xml:space="preserve">    </w:t>
      </w:r>
      <w:r w:rsidRPr="00E30405">
        <w:rPr>
          <w:rFonts w:ascii="Courier New" w:eastAsia="Times New Roman" w:hAnsi="Courier New" w:cs="Courier New"/>
          <w:color w:val="808080"/>
          <w:sz w:val="18"/>
          <w:szCs w:val="18"/>
          <w:lang w:val="en-GB" w:eastAsia="de-CH"/>
        </w:rPr>
        <w:t>//Gibt February heraus</w:t>
      </w:r>
      <w:r w:rsidRPr="00E30405">
        <w:rPr>
          <w:rFonts w:ascii="Courier New" w:eastAsia="Times New Roman" w:hAnsi="Courier New" w:cs="Courier New"/>
          <w:color w:val="808080"/>
          <w:sz w:val="18"/>
          <w:szCs w:val="18"/>
          <w:lang w:val="en-GB" w:eastAsia="de-CH"/>
        </w:rPr>
        <w:br/>
      </w:r>
      <w:r w:rsidRPr="00E30405">
        <w:rPr>
          <w:rFonts w:ascii="Courier New" w:eastAsia="Times New Roman" w:hAnsi="Courier New" w:cs="Courier New"/>
          <w:color w:val="808080"/>
          <w:sz w:val="18"/>
          <w:szCs w:val="18"/>
          <w:lang w:val="en-GB" w:eastAsia="de-CH"/>
        </w:rPr>
        <w:br/>
      </w:r>
      <w:r w:rsidRPr="00E30405">
        <w:rPr>
          <w:rFonts w:ascii="Courier New" w:eastAsia="Times New Roman" w:hAnsi="Courier New" w:cs="Courier New"/>
          <w:color w:val="A9B7C6"/>
          <w:sz w:val="18"/>
          <w:szCs w:val="18"/>
          <w:lang w:val="en-GB" w:eastAsia="de-CH"/>
        </w:rPr>
        <w:t>}</w:t>
      </w:r>
    </w:p>
    <w:p w14:paraId="5B270891" w14:textId="77777777" w:rsidR="00AC3741" w:rsidRDefault="00AC3741" w:rsidP="00AC3741">
      <w:pPr>
        <w:rPr>
          <w:lang w:val="en-GB"/>
        </w:rPr>
      </w:pPr>
    </w:p>
    <w:p w14:paraId="038096BE" w14:textId="18908686" w:rsidR="00AC3741" w:rsidRPr="00395952" w:rsidRDefault="00395952" w:rsidP="00395952">
      <w:pPr>
        <w:pStyle w:val="berschrift2"/>
      </w:pPr>
      <w:r>
        <w:t xml:space="preserve"> </w:t>
      </w:r>
      <w:bookmarkStart w:id="26" w:name="_Toc40879609"/>
      <w:r w:rsidR="00AC3741" w:rsidRPr="00395952">
        <w:t>Comments</w:t>
      </w:r>
      <w:bookmarkEnd w:id="26"/>
    </w:p>
    <w:p w14:paraId="35881D9C" w14:textId="022A1C61" w:rsidR="002D193A" w:rsidRDefault="00AC3741" w:rsidP="00AC3741">
      <w:pPr>
        <w:rPr>
          <w:lang w:bidi="he-IL"/>
        </w:rPr>
      </w:pPr>
      <w:r w:rsidRPr="00987D23">
        <w:rPr>
          <w:lang w:bidi="he-IL"/>
        </w:rPr>
        <w:t>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sidR="002D193A">
        <w:rPr>
          <w:lang w:bidi="he-IL"/>
        </w:rPr>
        <w:t xml:space="preserve"> hat man zwei Möglichkeiten, Sachen</w:t>
      </w:r>
      <w:r w:rsidR="00B823B0">
        <w:rPr>
          <w:lang w:bidi="he-IL"/>
        </w:rPr>
        <w:t xml:space="preserve"> zu kommentieren</w:t>
      </w:r>
      <w:r w:rsidR="002D193A">
        <w:rPr>
          <w:lang w:bidi="he-IL"/>
        </w:rPr>
        <w:t>:</w:t>
      </w:r>
    </w:p>
    <w:p w14:paraId="2B56BD09" w14:textId="1F0B3521" w:rsidR="002D193A" w:rsidRDefault="006C0603" w:rsidP="00AC3741">
      <w:pPr>
        <w:rPr>
          <w:lang w:bidi="he-IL"/>
        </w:rPr>
      </w:pPr>
      <w:r>
        <w:rPr>
          <w:lang w:bidi="he-IL"/>
        </w:rPr>
        <w:t>Mit // kann man eine</w:t>
      </w:r>
      <w:r w:rsidR="002D193A">
        <w:rPr>
          <w:lang w:bidi="he-IL"/>
        </w:rPr>
        <w:t xml:space="preserve"> Zeile auskommentieren</w:t>
      </w:r>
    </w:p>
    <w:p w14:paraId="5515AD4D" w14:textId="3A57D9B6" w:rsidR="002D193A" w:rsidRPr="00395952" w:rsidRDefault="002D193A" w:rsidP="002D19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395952">
        <w:rPr>
          <w:rFonts w:ascii="Courier New" w:eastAsia="Times New Roman" w:hAnsi="Courier New" w:cs="Courier New"/>
          <w:color w:val="CC7832"/>
          <w:sz w:val="18"/>
          <w:szCs w:val="18"/>
          <w:lang w:eastAsia="de-CH"/>
        </w:rPr>
        <w:t xml:space="preserve">    </w:t>
      </w:r>
      <w:r w:rsidRPr="00395952">
        <w:rPr>
          <w:rFonts w:ascii="Courier New" w:eastAsia="Times New Roman" w:hAnsi="Courier New" w:cs="Courier New"/>
          <w:color w:val="808080"/>
          <w:sz w:val="18"/>
          <w:szCs w:val="18"/>
          <w:lang w:eastAsia="de-CH"/>
        </w:rPr>
        <w:t>// Gibt February heraus</w:t>
      </w:r>
    </w:p>
    <w:p w14:paraId="766920FE" w14:textId="77777777" w:rsidR="002D193A" w:rsidRPr="00395952" w:rsidRDefault="002D193A" w:rsidP="00AC3741">
      <w:pPr>
        <w:rPr>
          <w:lang w:bidi="he-IL"/>
        </w:rPr>
      </w:pPr>
    </w:p>
    <w:p w14:paraId="5114BCDB" w14:textId="7FD04E92" w:rsidR="002D193A" w:rsidRDefault="002D193A" w:rsidP="00AC3741">
      <w:pPr>
        <w:rPr>
          <w:lang w:bidi="he-IL"/>
        </w:rPr>
      </w:pPr>
      <w:r>
        <w:rPr>
          <w:lang w:bidi="he-IL"/>
        </w:rPr>
        <w:t>Mit */ /* kann man mehrere Zeilen auskommentieren</w:t>
      </w:r>
    </w:p>
    <w:p w14:paraId="034AC677" w14:textId="359E79C4" w:rsidR="002D193A" w:rsidRDefault="002D193A" w:rsidP="002D19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18"/>
          <w:szCs w:val="18"/>
          <w:lang w:val="en-GB" w:eastAsia="de-CH"/>
        </w:rPr>
      </w:pPr>
      <w:r w:rsidRPr="00395952">
        <w:rPr>
          <w:rFonts w:ascii="Courier New" w:eastAsia="Times New Roman" w:hAnsi="Courier New" w:cs="Courier New"/>
          <w:color w:val="CC7832"/>
          <w:sz w:val="18"/>
          <w:szCs w:val="18"/>
          <w:lang w:eastAsia="de-CH"/>
        </w:rPr>
        <w:t xml:space="preserve">    </w:t>
      </w:r>
      <w:r>
        <w:rPr>
          <w:rFonts w:ascii="Courier New" w:eastAsia="Times New Roman" w:hAnsi="Courier New" w:cs="Courier New"/>
          <w:color w:val="808080"/>
          <w:sz w:val="18"/>
          <w:szCs w:val="18"/>
          <w:lang w:val="en-GB" w:eastAsia="de-CH"/>
        </w:rPr>
        <w:t>*/ Gibt February</w:t>
      </w:r>
    </w:p>
    <w:p w14:paraId="0307BCA3" w14:textId="33837365" w:rsidR="002D193A" w:rsidRPr="00B823B0" w:rsidRDefault="002D193A" w:rsidP="002D19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Pr>
          <w:rFonts w:ascii="Courier New" w:eastAsia="Times New Roman" w:hAnsi="Courier New" w:cs="Courier New"/>
          <w:color w:val="808080"/>
          <w:sz w:val="18"/>
          <w:szCs w:val="18"/>
          <w:lang w:val="en-GB" w:eastAsia="de-CH"/>
        </w:rPr>
        <w:tab/>
      </w:r>
      <w:r w:rsidRPr="00B823B0">
        <w:rPr>
          <w:rFonts w:ascii="Courier New" w:eastAsia="Times New Roman" w:hAnsi="Courier New" w:cs="Courier New"/>
          <w:color w:val="808080"/>
          <w:sz w:val="18"/>
          <w:szCs w:val="18"/>
          <w:lang w:eastAsia="de-CH"/>
        </w:rPr>
        <w:t>heraus /*</w:t>
      </w:r>
    </w:p>
    <w:p w14:paraId="4EB92FBD" w14:textId="77777777" w:rsidR="00742E27" w:rsidRPr="005F657F" w:rsidRDefault="00742E27" w:rsidP="005F3397">
      <w:pPr>
        <w:pStyle w:val="berschrift1"/>
      </w:pPr>
      <w:bookmarkStart w:id="27" w:name="_Toc40879610"/>
      <w:r w:rsidRPr="005F657F">
        <w:lastRenderedPageBreak/>
        <w:t>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rsidRPr="005F657F">
        <w:t xml:space="preserve"> Studio</w:t>
      </w:r>
      <w:bookmarkEnd w:id="27"/>
      <w:r w:rsidR="00B51B52">
        <w:fldChar w:fldCharType="begin"/>
      </w:r>
      <w:r w:rsidR="00B51B52">
        <w:instrText xml:space="preserve"> XE "</w:instrText>
      </w:r>
      <w:r w:rsidR="00B51B52" w:rsidRPr="009D264E">
        <w:instrText>Android Studio</w:instrText>
      </w:r>
      <w:r w:rsidR="00B51B52">
        <w:instrText xml:space="preserve">" </w:instrText>
      </w:r>
      <w:r w:rsidR="00B51B52">
        <w:fldChar w:fldCharType="end"/>
      </w:r>
    </w:p>
    <w:p w14:paraId="31694DBD" w14:textId="1AD5F8B4" w:rsidR="00742E27" w:rsidRDefault="0093736B" w:rsidP="00742E27">
      <w:pPr>
        <w:ind w:left="432"/>
        <w:rPr>
          <w:lang w:bidi="he-IL"/>
        </w:rPr>
      </w:pPr>
      <w:r>
        <w:rPr>
          <w:lang w:bidi="he-IL"/>
        </w:rPr>
        <w:t>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Pr>
          <w:lang w:bidi="he-IL"/>
        </w:rPr>
        <w:t xml:space="preserve"> ist eine Software</w:t>
      </w:r>
      <w:r w:rsidR="00B51B52">
        <w:rPr>
          <w:lang w:bidi="he-IL"/>
        </w:rPr>
        <w:fldChar w:fldCharType="begin"/>
      </w:r>
      <w:r w:rsidR="00B51B52">
        <w:instrText xml:space="preserve"> XE "</w:instrText>
      </w:r>
      <w:r w:rsidR="00B51B52" w:rsidRPr="00A05959">
        <w:rPr>
          <w:lang w:bidi="he-IL"/>
        </w:rPr>
        <w:instrText>Software</w:instrText>
      </w:r>
      <w:r w:rsidR="00B51B52">
        <w:instrText xml:space="preserve">" </w:instrText>
      </w:r>
      <w:r w:rsidR="00B51B52">
        <w:rPr>
          <w:lang w:bidi="he-IL"/>
        </w:rPr>
        <w:fldChar w:fldCharType="end"/>
      </w:r>
      <w:r>
        <w:rPr>
          <w:lang w:bidi="he-IL"/>
        </w:rPr>
        <w:t xml:space="preserve"> die gebraucht werden kann um Apps für Android herzustellen</w:t>
      </w:r>
      <w:r w:rsidR="00862877">
        <w:rPr>
          <w:lang w:bidi="he-IL"/>
        </w:rPr>
        <w:t>. Diese Software wurde im Jahr 2013 veröffentlicht. Zu</w:t>
      </w:r>
      <w:r w:rsidR="002E1E80">
        <w:rPr>
          <w:lang w:bidi="he-IL"/>
        </w:rPr>
        <w:t xml:space="preserve"> diesem Zeitpunkt ist die Version 3.6.3</w:t>
      </w:r>
      <w:r w:rsidR="00862877">
        <w:rPr>
          <w:lang w:bidi="he-IL"/>
        </w:rPr>
        <w:t xml:space="preserve"> die neu</w:t>
      </w:r>
      <w:r w:rsidR="00CD1FF3">
        <w:rPr>
          <w:lang w:bidi="he-IL"/>
        </w:rPr>
        <w:t>ste Version. Android Studio wurde</w:t>
      </w:r>
      <w:r w:rsidR="00862877">
        <w:rPr>
          <w:lang w:bidi="he-IL"/>
        </w:rPr>
        <w:t xml:space="preserve"> mit Java</w:t>
      </w:r>
      <w:r w:rsidR="00C0426A">
        <w:rPr>
          <w:lang w:bidi="he-IL"/>
        </w:rPr>
        <w:fldChar w:fldCharType="begin"/>
      </w:r>
      <w:r w:rsidR="00C0426A">
        <w:instrText xml:space="preserve"> XE "</w:instrText>
      </w:r>
      <w:r w:rsidR="00C0426A" w:rsidRPr="00404A71">
        <w:rPr>
          <w:lang w:bidi="he-IL"/>
        </w:rPr>
        <w:instrText>Java</w:instrText>
      </w:r>
      <w:r w:rsidR="00C0426A">
        <w:instrText xml:space="preserve">" </w:instrText>
      </w:r>
      <w:r w:rsidR="00C0426A">
        <w:rPr>
          <w:lang w:bidi="he-IL"/>
        </w:rPr>
        <w:fldChar w:fldCharType="end"/>
      </w:r>
      <w:r w:rsidR="00862877">
        <w:rPr>
          <w:lang w:bidi="he-IL"/>
        </w:rPr>
        <w:t>, Kotlin,</w:t>
      </w:r>
      <w:r w:rsidR="00CD1FF3">
        <w:rPr>
          <w:lang w:bidi="he-IL"/>
        </w:rPr>
        <w:t xml:space="preserve"> </w:t>
      </w:r>
      <w:r w:rsidR="00862877">
        <w:rPr>
          <w:lang w:bidi="he-IL"/>
        </w:rPr>
        <w:t>C und C++</w:t>
      </w:r>
      <w:r w:rsidR="00CD1FF3">
        <w:rPr>
          <w:lang w:bidi="he-IL"/>
        </w:rPr>
        <w:t xml:space="preserve"> programmiert</w:t>
      </w:r>
      <w:r w:rsidR="00862877">
        <w:rPr>
          <w:lang w:bidi="he-IL"/>
        </w:rPr>
        <w:t>.</w:t>
      </w:r>
      <w:r w:rsidR="00CD1FF3">
        <w:rPr>
          <w:lang w:bidi="he-IL"/>
        </w:rPr>
        <w:t xml:space="preserve"> Ausserdem wird die Java-IDE von JetBrains (IntelliJ IDEA) verwendet.</w:t>
      </w:r>
    </w:p>
    <w:p w14:paraId="2FD80A9A" w14:textId="77777777" w:rsidR="00A361C2" w:rsidRPr="00742E27" w:rsidRDefault="00A361C2" w:rsidP="00742E27">
      <w:pPr>
        <w:ind w:left="432"/>
        <w:rPr>
          <w:lang w:bidi="he-IL"/>
        </w:rPr>
      </w:pPr>
    </w:p>
    <w:p w14:paraId="0E1B7F9A" w14:textId="77777777" w:rsidR="00755BA1" w:rsidRDefault="005F657F" w:rsidP="00CD65D1">
      <w:pPr>
        <w:pStyle w:val="berschrift2"/>
        <w:ind w:hanging="796"/>
      </w:pPr>
      <w:bookmarkStart w:id="28" w:name="_Toc40879611"/>
      <w:r>
        <w:t>Neues Projekt erstellen</w:t>
      </w:r>
      <w:bookmarkEnd w:id="28"/>
    </w:p>
    <w:tbl>
      <w:tblPr>
        <w:tblStyle w:val="Tabellenraster"/>
        <w:tblW w:w="8582" w:type="dxa"/>
        <w:tblLook w:val="04A0" w:firstRow="1" w:lastRow="0" w:firstColumn="1" w:lastColumn="0" w:noHBand="0" w:noVBand="1"/>
      </w:tblPr>
      <w:tblGrid>
        <w:gridCol w:w="4291"/>
        <w:gridCol w:w="4291"/>
      </w:tblGrid>
      <w:tr w:rsidR="005F657F" w14:paraId="4B5366BA" w14:textId="77777777" w:rsidTr="00B85879">
        <w:trPr>
          <w:trHeight w:val="260"/>
          <w:tblHeader/>
        </w:trPr>
        <w:tc>
          <w:tcPr>
            <w:tcW w:w="4291" w:type="dxa"/>
            <w:shd w:val="pct10" w:color="auto" w:fill="auto"/>
          </w:tcPr>
          <w:p w14:paraId="4FFAFFA0" w14:textId="0F2E3E50" w:rsidR="005F657F" w:rsidRDefault="005F657F" w:rsidP="00B85879">
            <w:r>
              <w:t>Erklärung</w:t>
            </w:r>
            <w:r w:rsidR="00EB6792">
              <w:fldChar w:fldCharType="begin"/>
            </w:r>
            <w:r w:rsidR="00EB6792">
              <w:instrText xml:space="preserve"> XE "</w:instrText>
            </w:r>
            <w:r w:rsidR="00EB6792" w:rsidRPr="002D63DB">
              <w:instrText>Erklärung</w:instrText>
            </w:r>
            <w:r w:rsidR="00EB6792">
              <w:instrText xml:space="preserve">" </w:instrText>
            </w:r>
            <w:r w:rsidR="00EB6792">
              <w:fldChar w:fldCharType="end"/>
            </w:r>
          </w:p>
        </w:tc>
        <w:tc>
          <w:tcPr>
            <w:tcW w:w="4291" w:type="dxa"/>
            <w:shd w:val="pct10" w:color="auto" w:fill="auto"/>
          </w:tcPr>
          <w:p w14:paraId="6B2D7E4E" w14:textId="77777777" w:rsidR="005F657F" w:rsidRDefault="005F657F" w:rsidP="00B85879">
            <w:r>
              <w:t>Bild</w:t>
            </w:r>
          </w:p>
        </w:tc>
      </w:tr>
      <w:tr w:rsidR="00A361C2" w14:paraId="43D81881" w14:textId="77777777" w:rsidTr="0039294F">
        <w:trPr>
          <w:trHeight w:val="1143"/>
        </w:trPr>
        <w:tc>
          <w:tcPr>
            <w:tcW w:w="4291" w:type="dxa"/>
          </w:tcPr>
          <w:p w14:paraId="5998D917" w14:textId="77777777" w:rsidR="005F657F" w:rsidRDefault="005F657F" w:rsidP="005F657F">
            <w:pPr>
              <w:rPr>
                <w:lang w:bidi="he-IL"/>
              </w:rPr>
            </w:pPr>
            <w:r>
              <w:rPr>
                <w:lang w:bidi="he-IL"/>
              </w:rPr>
              <w:t>Um ein neues Projekt auf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Studios zu erstellen muss man oben Links auf das Feld File.</w:t>
            </w:r>
          </w:p>
        </w:tc>
        <w:tc>
          <w:tcPr>
            <w:tcW w:w="4291" w:type="dxa"/>
          </w:tcPr>
          <w:p w14:paraId="57CD3A4B" w14:textId="77777777" w:rsidR="003B3146" w:rsidRDefault="005F657F" w:rsidP="003B3146">
            <w:pPr>
              <w:keepNext/>
            </w:pPr>
            <w:r>
              <w:rPr>
                <w:noProof/>
                <w:lang w:eastAsia="de-CH"/>
              </w:rPr>
              <w:drawing>
                <wp:inline distT="0" distB="0" distL="0" distR="0" wp14:anchorId="42160FA3" wp14:editId="12EBC160">
                  <wp:extent cx="2533650" cy="764264"/>
                  <wp:effectExtent l="0" t="0" r="0" b="0"/>
                  <wp:docPr id="30300122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21" cstate="screen">
                            <a:extLst>
                              <a:ext uri="{28A0092B-C50C-407E-A947-70E740481C1C}">
                                <a14:useLocalDpi xmlns:a14="http://schemas.microsoft.com/office/drawing/2010/main"/>
                              </a:ext>
                            </a:extLst>
                          </a:blip>
                          <a:stretch>
                            <a:fillRect/>
                          </a:stretch>
                        </pic:blipFill>
                        <pic:spPr>
                          <a:xfrm>
                            <a:off x="0" y="0"/>
                            <a:ext cx="2533650" cy="764264"/>
                          </a:xfrm>
                          <a:prstGeom prst="rect">
                            <a:avLst/>
                          </a:prstGeom>
                        </pic:spPr>
                      </pic:pic>
                    </a:graphicData>
                  </a:graphic>
                </wp:inline>
              </w:drawing>
            </w:r>
          </w:p>
          <w:p w14:paraId="77424182" w14:textId="2B7CEEE0" w:rsidR="005F657F" w:rsidRDefault="003B3146" w:rsidP="003B3146">
            <w:pPr>
              <w:pStyle w:val="Beschriftung"/>
              <w:rPr>
                <w:lang w:bidi="he-IL"/>
              </w:rPr>
            </w:pPr>
            <w:bookmarkStart w:id="29" w:name="_Toc40879727"/>
            <w:r>
              <w:t xml:space="preserve">Abbildung </w:t>
            </w:r>
            <w:fldSimple w:instr=" SEQ Abbildung \* ARABIC ">
              <w:r w:rsidR="002B7CD3">
                <w:rPr>
                  <w:noProof/>
                </w:rPr>
                <w:t>10</w:t>
              </w:r>
            </w:fldSimple>
            <w:r>
              <w:t xml:space="preserve"> Neues Projekt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bookmarkEnd w:id="29"/>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p>
        </w:tc>
      </w:tr>
      <w:tr w:rsidR="00A361C2" w14:paraId="10F559F3" w14:textId="77777777" w:rsidTr="0039294F">
        <w:trPr>
          <w:trHeight w:val="3111"/>
        </w:trPr>
        <w:tc>
          <w:tcPr>
            <w:tcW w:w="4291" w:type="dxa"/>
          </w:tcPr>
          <w:p w14:paraId="5430E581" w14:textId="77777777" w:rsidR="005F657F" w:rsidRDefault="005F657F" w:rsidP="005F657F">
            <w:pPr>
              <w:rPr>
                <w:lang w:bidi="he-IL"/>
              </w:rPr>
            </w:pPr>
            <w:r>
              <w:rPr>
                <w:lang w:bidi="he-IL"/>
              </w:rPr>
              <w:t>Dann erscheint dieses Fenster</w:t>
            </w:r>
            <w:r w:rsidR="00A361C2">
              <w:rPr>
                <w:lang w:bidi="he-IL"/>
              </w:rPr>
              <w:t>, wo man ein Projekt auswählen kann. Bei der frischen Installation</w:t>
            </w:r>
            <w:r w:rsidR="00B51B52">
              <w:rPr>
                <w:lang w:bidi="he-IL"/>
              </w:rPr>
              <w:fldChar w:fldCharType="begin"/>
            </w:r>
            <w:r w:rsidR="00B51B52">
              <w:instrText xml:space="preserve"> XE "</w:instrText>
            </w:r>
            <w:r w:rsidR="00B51B52" w:rsidRPr="00A35CB4">
              <w:rPr>
                <w:lang w:bidi="he-IL"/>
              </w:rPr>
              <w:instrText>Installation</w:instrText>
            </w:r>
            <w:r w:rsidR="00B51B52">
              <w:instrText xml:space="preserve">" </w:instrText>
            </w:r>
            <w:r w:rsidR="00B51B52">
              <w:rPr>
                <w:lang w:bidi="he-IL"/>
              </w:rPr>
              <w:fldChar w:fldCharType="end"/>
            </w:r>
            <w:r w:rsidR="00A361C2">
              <w:rPr>
                <w:lang w:bidi="he-IL"/>
              </w:rPr>
              <w:t xml:space="preserve"> kommt dieses Fenster automatisch direkt nach der Installation.</w:t>
            </w:r>
          </w:p>
        </w:tc>
        <w:tc>
          <w:tcPr>
            <w:tcW w:w="4291" w:type="dxa"/>
          </w:tcPr>
          <w:p w14:paraId="72E15B21" w14:textId="77777777" w:rsidR="003B3146" w:rsidRDefault="55B1B317" w:rsidP="003B3146">
            <w:pPr>
              <w:keepNext/>
            </w:pPr>
            <w:r>
              <w:rPr>
                <w:noProof/>
                <w:lang w:eastAsia="de-CH"/>
              </w:rPr>
              <w:drawing>
                <wp:inline distT="0" distB="0" distL="0" distR="0" wp14:anchorId="5CCAC54B" wp14:editId="6BF2E377">
                  <wp:extent cx="2514600" cy="2042965"/>
                  <wp:effectExtent l="0" t="0" r="0" b="0"/>
                  <wp:docPr id="82402667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22" cstate="print">
                            <a:extLst>
                              <a:ext uri="{28A0092B-C50C-407E-A947-70E740481C1C}">
                                <a14:useLocalDpi xmlns:a14="http://schemas.microsoft.com/office/drawing/2010/main"/>
                              </a:ext>
                            </a:extLst>
                          </a:blip>
                          <a:stretch>
                            <a:fillRect/>
                          </a:stretch>
                        </pic:blipFill>
                        <pic:spPr>
                          <a:xfrm>
                            <a:off x="0" y="0"/>
                            <a:ext cx="2514600" cy="2042965"/>
                          </a:xfrm>
                          <a:prstGeom prst="rect">
                            <a:avLst/>
                          </a:prstGeom>
                        </pic:spPr>
                      </pic:pic>
                    </a:graphicData>
                  </a:graphic>
                </wp:inline>
              </w:drawing>
            </w:r>
          </w:p>
          <w:p w14:paraId="4A71F5F3" w14:textId="563DAAAC" w:rsidR="005F657F" w:rsidRDefault="003B3146" w:rsidP="003B3146">
            <w:pPr>
              <w:pStyle w:val="Beschriftung"/>
              <w:rPr>
                <w:lang w:bidi="he-IL"/>
              </w:rPr>
            </w:pPr>
            <w:bookmarkStart w:id="30" w:name="_Toc40879728"/>
            <w:r>
              <w:t xml:space="preserve">Abbildung </w:t>
            </w:r>
            <w:fldSimple w:instr=" SEQ Abbildung \* ARABIC ">
              <w:r w:rsidR="002B7CD3">
                <w:rPr>
                  <w:noProof/>
                </w:rPr>
                <w:t>11</w:t>
              </w:r>
            </w:fldSimple>
            <w:r>
              <w:t xml:space="preserve"> Projekt auswählen</w:t>
            </w:r>
            <w:bookmarkEnd w:id="30"/>
          </w:p>
        </w:tc>
      </w:tr>
      <w:tr w:rsidR="00A361C2" w14:paraId="5CCAAEC5" w14:textId="77777777" w:rsidTr="0039294F">
        <w:trPr>
          <w:trHeight w:val="3068"/>
        </w:trPr>
        <w:tc>
          <w:tcPr>
            <w:tcW w:w="4291" w:type="dxa"/>
          </w:tcPr>
          <w:p w14:paraId="2F887D9E" w14:textId="77777777" w:rsidR="005F657F" w:rsidRDefault="00A361C2" w:rsidP="005F657F">
            <w:pPr>
              <w:rPr>
                <w:lang w:bidi="he-IL"/>
              </w:rPr>
            </w:pPr>
            <w:r>
              <w:rPr>
                <w:lang w:bidi="he-IL"/>
              </w:rPr>
              <w:t>Hat man ein Projekt gewählt kann man dem Projekt einen Namen geben, entscheiden wo man das Projekt abspeichern will und die Sprache wählen.</w:t>
            </w:r>
          </w:p>
        </w:tc>
        <w:tc>
          <w:tcPr>
            <w:tcW w:w="4291" w:type="dxa"/>
          </w:tcPr>
          <w:p w14:paraId="2247F509" w14:textId="77777777" w:rsidR="003B3146" w:rsidRDefault="00A361C2" w:rsidP="003B3146">
            <w:pPr>
              <w:keepNext/>
            </w:pPr>
            <w:r>
              <w:rPr>
                <w:noProof/>
                <w:lang w:eastAsia="de-CH"/>
              </w:rPr>
              <w:drawing>
                <wp:inline distT="0" distB="0" distL="0" distR="0" wp14:anchorId="1053207F" wp14:editId="757DCEAF">
                  <wp:extent cx="2495550" cy="2026314"/>
                  <wp:effectExtent l="0" t="0" r="0" b="0"/>
                  <wp:docPr id="12530564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23" cstate="print">
                            <a:extLst>
                              <a:ext uri="{28A0092B-C50C-407E-A947-70E740481C1C}">
                                <a14:useLocalDpi xmlns:a14="http://schemas.microsoft.com/office/drawing/2010/main"/>
                              </a:ext>
                            </a:extLst>
                          </a:blip>
                          <a:stretch>
                            <a:fillRect/>
                          </a:stretch>
                        </pic:blipFill>
                        <pic:spPr>
                          <a:xfrm>
                            <a:off x="0" y="0"/>
                            <a:ext cx="2495550" cy="2026314"/>
                          </a:xfrm>
                          <a:prstGeom prst="rect">
                            <a:avLst/>
                          </a:prstGeom>
                        </pic:spPr>
                      </pic:pic>
                    </a:graphicData>
                  </a:graphic>
                </wp:inline>
              </w:drawing>
            </w:r>
          </w:p>
          <w:p w14:paraId="3D901D8E" w14:textId="6FAE0991" w:rsidR="005F657F" w:rsidRDefault="003B3146" w:rsidP="003B3146">
            <w:pPr>
              <w:pStyle w:val="Beschriftung"/>
              <w:rPr>
                <w:lang w:bidi="he-IL"/>
              </w:rPr>
            </w:pPr>
            <w:bookmarkStart w:id="31" w:name="_Toc40879729"/>
            <w:r>
              <w:t xml:space="preserve">Abbildung </w:t>
            </w:r>
            <w:fldSimple w:instr=" SEQ Abbildung \* ARABIC ">
              <w:r w:rsidR="002B7CD3">
                <w:rPr>
                  <w:noProof/>
                </w:rPr>
                <w:t>12</w:t>
              </w:r>
            </w:fldSimple>
            <w:r>
              <w:t xml:space="preserve"> Konfiguration des Projekts</w:t>
            </w:r>
            <w:bookmarkEnd w:id="31"/>
          </w:p>
        </w:tc>
      </w:tr>
      <w:tr w:rsidR="00A361C2" w14:paraId="28EC1817" w14:textId="77777777" w:rsidTr="0039294F">
        <w:trPr>
          <w:trHeight w:val="3212"/>
        </w:trPr>
        <w:tc>
          <w:tcPr>
            <w:tcW w:w="4291" w:type="dxa"/>
          </w:tcPr>
          <w:p w14:paraId="669FA1C4" w14:textId="77777777" w:rsidR="005F657F" w:rsidRDefault="00A361C2" w:rsidP="005F657F">
            <w:pPr>
              <w:rPr>
                <w:lang w:bidi="he-IL"/>
              </w:rPr>
            </w:pPr>
            <w:r>
              <w:rPr>
                <w:lang w:bidi="he-IL"/>
              </w:rPr>
              <w:lastRenderedPageBreak/>
              <w:t>Nun wird das Projekt erstellt dies dauert meistens maximal eine Minute.</w:t>
            </w:r>
          </w:p>
        </w:tc>
        <w:tc>
          <w:tcPr>
            <w:tcW w:w="4291" w:type="dxa"/>
          </w:tcPr>
          <w:p w14:paraId="150DD31E" w14:textId="77777777" w:rsidR="003B3146" w:rsidRDefault="00A361C2" w:rsidP="003B3146">
            <w:pPr>
              <w:keepNext/>
            </w:pPr>
            <w:r>
              <w:rPr>
                <w:noProof/>
                <w:lang w:eastAsia="de-CH"/>
              </w:rPr>
              <w:drawing>
                <wp:inline distT="0" distB="0" distL="0" distR="0" wp14:anchorId="398B3C24" wp14:editId="5C6CA1DC">
                  <wp:extent cx="2486656" cy="2121408"/>
                  <wp:effectExtent l="0" t="0" r="9525" b="0"/>
                  <wp:docPr id="101142502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24" cstate="print">
                            <a:extLst>
                              <a:ext uri="{28A0092B-C50C-407E-A947-70E740481C1C}">
                                <a14:useLocalDpi xmlns:a14="http://schemas.microsoft.com/office/drawing/2010/main"/>
                              </a:ext>
                            </a:extLst>
                          </a:blip>
                          <a:stretch>
                            <a:fillRect/>
                          </a:stretch>
                        </pic:blipFill>
                        <pic:spPr>
                          <a:xfrm>
                            <a:off x="0" y="0"/>
                            <a:ext cx="2486656" cy="2121408"/>
                          </a:xfrm>
                          <a:prstGeom prst="rect">
                            <a:avLst/>
                          </a:prstGeom>
                        </pic:spPr>
                      </pic:pic>
                    </a:graphicData>
                  </a:graphic>
                </wp:inline>
              </w:drawing>
            </w:r>
          </w:p>
          <w:p w14:paraId="4E68E37D" w14:textId="65A0FC6A" w:rsidR="005F657F" w:rsidRDefault="003B3146" w:rsidP="002802B8">
            <w:pPr>
              <w:pStyle w:val="Beschriftung"/>
              <w:keepNext/>
              <w:rPr>
                <w:lang w:bidi="he-IL"/>
              </w:rPr>
            </w:pPr>
            <w:bookmarkStart w:id="32" w:name="_Toc40879730"/>
            <w:r>
              <w:t xml:space="preserve">Abbildung </w:t>
            </w:r>
            <w:fldSimple w:instr=" SEQ Abbildung \* ARABIC ">
              <w:r w:rsidR="002B7CD3">
                <w:rPr>
                  <w:noProof/>
                </w:rPr>
                <w:t>13</w:t>
              </w:r>
            </w:fldSimple>
            <w:r>
              <w:t xml:space="preserve"> Projekt wird erstellt</w:t>
            </w:r>
            <w:bookmarkEnd w:id="32"/>
          </w:p>
        </w:tc>
      </w:tr>
    </w:tbl>
    <w:p w14:paraId="0464F07E" w14:textId="0EEEE8A5" w:rsidR="005F657F" w:rsidRPr="005F657F" w:rsidRDefault="002802B8" w:rsidP="002802B8">
      <w:pPr>
        <w:pStyle w:val="Beschriftung"/>
        <w:rPr>
          <w:lang w:bidi="he-IL"/>
        </w:rPr>
      </w:pPr>
      <w:bookmarkStart w:id="33" w:name="_Toc40879815"/>
      <w:r>
        <w:t xml:space="preserve">Tabelle </w:t>
      </w:r>
      <w:fldSimple w:instr=" SEQ Tabelle \* ARABIC ">
        <w:r w:rsidR="002B7CD3">
          <w:rPr>
            <w:noProof/>
          </w:rPr>
          <w:t>5</w:t>
        </w:r>
      </w:fldSimple>
      <w:r>
        <w:t xml:space="preserve"> Neues Projekt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bookmarkEnd w:id="33"/>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p>
    <w:p w14:paraId="2F6AC5DA" w14:textId="77777777" w:rsidR="003B3146" w:rsidRDefault="00430AF2" w:rsidP="005F3397">
      <w:pPr>
        <w:pStyle w:val="berschrift1"/>
      </w:pPr>
      <w:bookmarkStart w:id="34" w:name="_Toc40879612"/>
      <w:r>
        <w:lastRenderedPageBreak/>
        <w:t>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App</w:t>
      </w:r>
      <w:r w:rsidR="00B51B52">
        <w:fldChar w:fldCharType="begin"/>
      </w:r>
      <w:r w:rsidR="00B51B52">
        <w:instrText xml:space="preserve"> XE "</w:instrText>
      </w:r>
      <w:r w:rsidR="00B51B52" w:rsidRPr="00455968">
        <w:instrText>App</w:instrText>
      </w:r>
      <w:r w:rsidR="00B51B52">
        <w:instrText xml:space="preserve">" </w:instrText>
      </w:r>
      <w:r w:rsidR="00B51B52">
        <w:fldChar w:fldCharType="end"/>
      </w:r>
      <w:r>
        <w:t xml:space="preserve"> Aufbau</w:t>
      </w:r>
      <w:bookmarkEnd w:id="34"/>
    </w:p>
    <w:p w14:paraId="2E34F8E3" w14:textId="77777777" w:rsidR="00430AF2" w:rsidRDefault="00430AF2" w:rsidP="00430AF2">
      <w:pPr>
        <w:ind w:left="431"/>
        <w:rPr>
          <w:lang w:bidi="he-IL"/>
        </w:rPr>
      </w:pPr>
      <w:r>
        <w:rPr>
          <w:lang w:bidi="he-IL"/>
        </w:rPr>
        <w:t>Eine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App</w:t>
      </w:r>
      <w:r w:rsidR="00B51B52">
        <w:rPr>
          <w:lang w:bidi="he-IL"/>
        </w:rPr>
        <w:fldChar w:fldCharType="begin"/>
      </w:r>
      <w:r w:rsidR="00B51B52">
        <w:instrText xml:space="preserve"> XE "</w:instrText>
      </w:r>
      <w:r w:rsidR="00B51B52" w:rsidRPr="00455968">
        <w:rPr>
          <w:lang w:bidi="he-IL"/>
        </w:rPr>
        <w:instrText>App</w:instrText>
      </w:r>
      <w:r w:rsidR="00B51B52">
        <w:instrText xml:space="preserve">" </w:instrText>
      </w:r>
      <w:r w:rsidR="00B51B52">
        <w:rPr>
          <w:lang w:bidi="he-IL"/>
        </w:rPr>
        <w:fldChar w:fldCharType="end"/>
      </w:r>
      <w:r>
        <w:rPr>
          <w:lang w:bidi="he-IL"/>
        </w:rPr>
        <w:t xml:space="preserve"> ist in Android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Pr>
          <w:lang w:bidi="he-IL"/>
        </w:rPr>
        <w:t xml:space="preserve"> so aufgebaut.</w:t>
      </w:r>
    </w:p>
    <w:p w14:paraId="413CFB40" w14:textId="6AAD56C3" w:rsidR="002802B8" w:rsidRDefault="00F26BB1" w:rsidP="002802B8">
      <w:pPr>
        <w:keepNext/>
        <w:ind w:left="431"/>
        <w:jc w:val="center"/>
      </w:pPr>
      <w:r>
        <w:rPr>
          <w:noProof/>
          <w:lang w:eastAsia="de-CH"/>
        </w:rPr>
        <mc:AlternateContent>
          <mc:Choice Requires="wps">
            <w:drawing>
              <wp:anchor distT="0" distB="0" distL="114300" distR="114300" simplePos="0" relativeHeight="251658260" behindDoc="0" locked="0" layoutInCell="1" allowOverlap="1" wp14:anchorId="1A91B849" wp14:editId="7BE87B92">
                <wp:simplePos x="0" y="0"/>
                <wp:positionH relativeFrom="column">
                  <wp:posOffset>-229870</wp:posOffset>
                </wp:positionH>
                <wp:positionV relativeFrom="paragraph">
                  <wp:posOffset>3028950</wp:posOffset>
                </wp:positionV>
                <wp:extent cx="1237937" cy="1317009"/>
                <wp:effectExtent l="0" t="0" r="19685" b="16510"/>
                <wp:wrapNone/>
                <wp:docPr id="32" name="Textfeld 32"/>
                <wp:cNvGraphicFramePr/>
                <a:graphic xmlns:a="http://schemas.openxmlformats.org/drawingml/2006/main">
                  <a:graphicData uri="http://schemas.microsoft.com/office/word/2010/wordprocessingShape">
                    <wps:wsp>
                      <wps:cNvSpPr txBox="1"/>
                      <wps:spPr>
                        <a:xfrm>
                          <a:off x="0" y="0"/>
                          <a:ext cx="1237937" cy="1317009"/>
                        </a:xfrm>
                        <a:prstGeom prst="rect">
                          <a:avLst/>
                        </a:prstGeom>
                        <a:solidFill>
                          <a:schemeClr val="lt1"/>
                        </a:solidFill>
                        <a:ln w="6350">
                          <a:solidFill>
                            <a:prstClr val="black"/>
                          </a:solidFill>
                        </a:ln>
                      </wps:spPr>
                      <wps:txbx>
                        <w:txbxContent>
                          <w:p w14:paraId="6F6A0B02" w14:textId="77777777" w:rsidR="002B7CD3" w:rsidRDefault="002B7CD3" w:rsidP="004B6ED3">
                            <w:r>
                              <w:t>Hier werden die Einträge der Menüs bestimmt. (z.B. Navigationsmenü)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1B849" id="_x0000_t202" coordsize="21600,21600" o:spt="202" path="m,l,21600r21600,l21600,xe">
                <v:stroke joinstyle="miter"/>
                <v:path gradientshapeok="t" o:connecttype="rect"/>
              </v:shapetype>
              <v:shape id="Textfeld 32" o:spid="_x0000_s1026" type="#_x0000_t202" style="position:absolute;left:0;text-align:left;margin-left:-18.1pt;margin-top:238.5pt;width:97.5pt;height:103.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" fillcolor="white [3201]" strokeweight=".5pt">
                <v:textbox>
                  <w:txbxContent>
                    <w:p w14:paraId="6F6A0B02" w14:textId="77777777" w:rsidR="002B7CD3" w:rsidRDefault="002B7CD3" w:rsidP="004B6ED3">
                      <w:r>
                        <w:t>Hier werden die Einträge der Menüs bestimmt. (z.B. Navigationsmenü)</w:t>
                      </w:r>
                    </w:p>
                  </w:txbxContent>
                </v:textbox>
              </v:shape>
            </w:pict>
          </mc:Fallback>
        </mc:AlternateContent>
      </w:r>
      <w:r w:rsidR="00136C72">
        <w:rPr>
          <w:noProof/>
          <w:lang w:eastAsia="de-CH"/>
        </w:rPr>
        <mc:AlternateContent>
          <mc:Choice Requires="wps">
            <w:drawing>
              <wp:anchor distT="0" distB="0" distL="114300" distR="114300" simplePos="0" relativeHeight="251658256" behindDoc="0" locked="0" layoutInCell="1" allowOverlap="1" wp14:anchorId="00570597" wp14:editId="221D8866">
                <wp:simplePos x="0" y="0"/>
                <wp:positionH relativeFrom="column">
                  <wp:posOffset>-158911</wp:posOffset>
                </wp:positionH>
                <wp:positionV relativeFrom="paragraph">
                  <wp:posOffset>1170569</wp:posOffset>
                </wp:positionV>
                <wp:extent cx="1251898" cy="1692323"/>
                <wp:effectExtent l="0" t="0" r="24765" b="22225"/>
                <wp:wrapNone/>
                <wp:docPr id="30" name="Textfeld 30"/>
                <wp:cNvGraphicFramePr/>
                <a:graphic xmlns:a="http://schemas.openxmlformats.org/drawingml/2006/main">
                  <a:graphicData uri="http://schemas.microsoft.com/office/word/2010/wordprocessingShape">
                    <wps:wsp>
                      <wps:cNvSpPr txBox="1"/>
                      <wps:spPr>
                        <a:xfrm>
                          <a:off x="0" y="0"/>
                          <a:ext cx="1251898" cy="1692323"/>
                        </a:xfrm>
                        <a:prstGeom prst="rect">
                          <a:avLst/>
                        </a:prstGeom>
                        <a:solidFill>
                          <a:schemeClr val="lt1"/>
                        </a:solidFill>
                        <a:ln w="6350">
                          <a:solidFill>
                            <a:prstClr val="black"/>
                          </a:solidFill>
                        </a:ln>
                      </wps:spPr>
                      <wps:txbx>
                        <w:txbxContent>
                          <w:p w14:paraId="33D1643B" w14:textId="3721874C" w:rsidR="002B7CD3" w:rsidRDefault="002B7CD3" w:rsidP="0013361C">
                            <w:r>
                              <w:t>Im Layout-Ordner befinden sich die ganzen XML-Dateien, die bestimmen, wie eine Seite der App auszusehen 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70597" id="Textfeld 30" o:spid="_x0000_s1027" type="#_x0000_t202" style="position:absolute;left:0;text-align:left;margin-left:-12.5pt;margin-top:92.15pt;width:98.55pt;height:13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" fillcolor="white [3201]" strokeweight=".5pt">
                <v:textbox>
                  <w:txbxContent>
                    <w:p w14:paraId="33D1643B" w14:textId="3721874C" w:rsidR="002B7CD3" w:rsidRDefault="002B7CD3" w:rsidP="0013361C">
                      <w:r>
                        <w:t>Im Layout-Ordner befinden sich die ganzen XML-Dateien, die bestimmen, wie eine Seite der App auszusehen hat.</w:t>
                      </w:r>
                    </w:p>
                  </w:txbxContent>
                </v:textbox>
              </v:shape>
            </w:pict>
          </mc:Fallback>
        </mc:AlternateContent>
      </w:r>
      <w:r>
        <w:rPr>
          <w:noProof/>
          <w:lang w:eastAsia="de-CH"/>
        </w:rPr>
        <mc:AlternateContent>
          <mc:Choice Requires="wps">
            <w:drawing>
              <wp:anchor distT="0" distB="0" distL="114300" distR="114300" simplePos="0" relativeHeight="251658254" behindDoc="0" locked="0" layoutInCell="1" allowOverlap="1" wp14:anchorId="1C75C129" wp14:editId="29FAD180">
                <wp:simplePos x="0" y="0"/>
                <wp:positionH relativeFrom="column">
                  <wp:posOffset>4440384</wp:posOffset>
                </wp:positionH>
                <wp:positionV relativeFrom="paragraph">
                  <wp:posOffset>1832487</wp:posOffset>
                </wp:positionV>
                <wp:extent cx="1221105" cy="1479218"/>
                <wp:effectExtent l="0" t="0" r="17145" b="26035"/>
                <wp:wrapNone/>
                <wp:docPr id="63" name="Textfeld 63"/>
                <wp:cNvGraphicFramePr/>
                <a:graphic xmlns:a="http://schemas.openxmlformats.org/drawingml/2006/main">
                  <a:graphicData uri="http://schemas.microsoft.com/office/word/2010/wordprocessingShape">
                    <wps:wsp>
                      <wps:cNvSpPr txBox="1"/>
                      <wps:spPr>
                        <a:xfrm>
                          <a:off x="0" y="0"/>
                          <a:ext cx="1221105" cy="1479218"/>
                        </a:xfrm>
                        <a:prstGeom prst="rect">
                          <a:avLst/>
                        </a:prstGeom>
                        <a:solidFill>
                          <a:schemeClr val="lt1"/>
                        </a:solidFill>
                        <a:ln w="6350">
                          <a:solidFill>
                            <a:prstClr val="black"/>
                          </a:solidFill>
                        </a:ln>
                      </wps:spPr>
                      <wps:txbx>
                        <w:txbxContent>
                          <w:p w14:paraId="009EEA36" w14:textId="039A9302" w:rsidR="002B7CD3" w:rsidRDefault="002B7CD3" w:rsidP="0013361C">
                            <w:r>
                              <w:t>Im Drawable-Ordner werden alle Grafiken, die in der App gebraucht werden, abgelegt.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C129" id="Textfeld 63" o:spid="_x0000_s1028" type="#_x0000_t202" style="position:absolute;left:0;text-align:left;margin-left:349.65pt;margin-top:144.3pt;width:96.15pt;height:116.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" fillcolor="white [3201]" strokeweight=".5pt">
                <v:textbox>
                  <w:txbxContent>
                    <w:p w14:paraId="009EEA36" w14:textId="039A9302" w:rsidR="002B7CD3" w:rsidRDefault="002B7CD3" w:rsidP="0013361C">
                      <w:r>
                        <w:t>Im Drawable-Ordner werden alle Grafiken, die in der App gebraucht werden, abgelegt.</w:t>
                      </w:r>
                    </w:p>
                  </w:txbxContent>
                </v:textbox>
              </v:shape>
            </w:pict>
          </mc:Fallback>
        </mc:AlternateContent>
      </w:r>
      <w:r>
        <w:rPr>
          <w:noProof/>
          <w:lang w:eastAsia="de-CH"/>
        </w:rPr>
        <mc:AlternateContent>
          <mc:Choice Requires="wps">
            <w:drawing>
              <wp:anchor distT="0" distB="0" distL="114300" distR="114300" simplePos="0" relativeHeight="251658253" behindDoc="0" locked="0" layoutInCell="1" allowOverlap="1" wp14:anchorId="7613ABFF" wp14:editId="66598EA9">
                <wp:simplePos x="0" y="0"/>
                <wp:positionH relativeFrom="column">
                  <wp:posOffset>2717922</wp:posOffset>
                </wp:positionH>
                <wp:positionV relativeFrom="paragraph">
                  <wp:posOffset>2228272</wp:posOffset>
                </wp:positionV>
                <wp:extent cx="1722461" cy="228600"/>
                <wp:effectExtent l="38100" t="0" r="11430" b="76200"/>
                <wp:wrapNone/>
                <wp:docPr id="27" name="Gerade Verbindung mit Pfeil 27"/>
                <wp:cNvGraphicFramePr/>
                <a:graphic xmlns:a="http://schemas.openxmlformats.org/drawingml/2006/main">
                  <a:graphicData uri="http://schemas.microsoft.com/office/word/2010/wordprocessingShape">
                    <wps:wsp>
                      <wps:cNvCnPr/>
                      <wps:spPr>
                        <a:xfrm flipH="1">
                          <a:off x="0" y="0"/>
                          <a:ext cx="1722461"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B983818" id="_x0000_t32" coordsize="21600,21600" o:spt="32" o:oned="t" path="m,l21600,21600e" filled="f">
                <v:path arrowok="t" fillok="f" o:connecttype="none"/>
                <o:lock v:ext="edit" shapetype="t"/>
              </v:shapetype>
              <v:shape id="Gerade Verbindung mit Pfeil 27" o:spid="_x0000_s1026" type="#_x0000_t32" style="position:absolute;margin-left:214pt;margin-top:175.45pt;width:135.65pt;height:18pt;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" strokecolor="#5b9bd5 [3204]" strokeweight=".5pt">
                <v:stroke endarrow="block" joinstyle="miter"/>
              </v:shape>
            </w:pict>
          </mc:Fallback>
        </mc:AlternateContent>
      </w:r>
      <w:r>
        <w:rPr>
          <w:noProof/>
          <w:lang w:eastAsia="de-CH"/>
        </w:rPr>
        <mc:AlternateContent>
          <mc:Choice Requires="wps">
            <w:drawing>
              <wp:anchor distT="0" distB="0" distL="114300" distR="114300" simplePos="0" relativeHeight="251658261" behindDoc="0" locked="0" layoutInCell="1" allowOverlap="1" wp14:anchorId="266109BD" wp14:editId="05B4FF93">
                <wp:simplePos x="0" y="0"/>
                <wp:positionH relativeFrom="margin">
                  <wp:posOffset>2704274</wp:posOffset>
                </wp:positionH>
                <wp:positionV relativeFrom="paragraph">
                  <wp:posOffset>3008753</wp:posOffset>
                </wp:positionV>
                <wp:extent cx="1777053" cy="509232"/>
                <wp:effectExtent l="38100" t="57150" r="13970" b="24765"/>
                <wp:wrapNone/>
                <wp:docPr id="33" name="Gerade Verbindung mit Pfeil 33"/>
                <wp:cNvGraphicFramePr/>
                <a:graphic xmlns:a="http://schemas.openxmlformats.org/drawingml/2006/main">
                  <a:graphicData uri="http://schemas.microsoft.com/office/word/2010/wordprocessingShape">
                    <wps:wsp>
                      <wps:cNvCnPr/>
                      <wps:spPr>
                        <a:xfrm flipH="1" flipV="1">
                          <a:off x="0" y="0"/>
                          <a:ext cx="1777053" cy="5092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550F3F" id="_x0000_t32" coordsize="21600,21600" o:spt="32" o:oned="t" path="m,l21600,21600e" filled="f">
                <v:path arrowok="t" fillok="f" o:connecttype="none"/>
                <o:lock v:ext="edit" shapetype="t"/>
              </v:shapetype>
              <v:shape id="Gerade Verbindung mit Pfeil 33" o:spid="_x0000_s1026" type="#_x0000_t32" style="position:absolute;margin-left:212.95pt;margin-top:236.9pt;width:139.95pt;height:40.1pt;flip:x y;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" strokecolor="#5b9bd5 [3204]" strokeweight=".5pt">
                <v:stroke endarrow="block" joinstyle="miter"/>
                <w10:wrap anchorx="margin"/>
              </v:shape>
            </w:pict>
          </mc:Fallback>
        </mc:AlternateContent>
      </w:r>
      <w:r w:rsidR="002E26EE">
        <w:rPr>
          <w:noProof/>
          <w:lang w:eastAsia="de-CH"/>
        </w:rPr>
        <mc:AlternateContent>
          <mc:Choice Requires="wps">
            <w:drawing>
              <wp:anchor distT="0" distB="0" distL="114300" distR="114300" simplePos="0" relativeHeight="251658262" behindDoc="0" locked="0" layoutInCell="1" allowOverlap="1" wp14:anchorId="558DE868" wp14:editId="35E0BA41">
                <wp:simplePos x="0" y="0"/>
                <wp:positionH relativeFrom="column">
                  <wp:posOffset>4482513</wp:posOffset>
                </wp:positionH>
                <wp:positionV relativeFrom="paragraph">
                  <wp:posOffset>3404330</wp:posOffset>
                </wp:positionV>
                <wp:extent cx="1400175" cy="1114425"/>
                <wp:effectExtent l="0" t="0" r="28575" b="28575"/>
                <wp:wrapNone/>
                <wp:docPr id="34" name="Textfeld 34"/>
                <wp:cNvGraphicFramePr/>
                <a:graphic xmlns:a="http://schemas.openxmlformats.org/drawingml/2006/main">
                  <a:graphicData uri="http://schemas.microsoft.com/office/word/2010/wordprocessingShape">
                    <wps:wsp>
                      <wps:cNvSpPr txBox="1"/>
                      <wps:spPr>
                        <a:xfrm>
                          <a:off x="0" y="0"/>
                          <a:ext cx="1400175" cy="1114425"/>
                        </a:xfrm>
                        <a:prstGeom prst="rect">
                          <a:avLst/>
                        </a:prstGeom>
                        <a:solidFill>
                          <a:schemeClr val="lt1"/>
                        </a:solidFill>
                        <a:ln w="6350">
                          <a:solidFill>
                            <a:prstClr val="black"/>
                          </a:solidFill>
                        </a:ln>
                      </wps:spPr>
                      <wps:txbx>
                        <w:txbxContent>
                          <w:p w14:paraId="34ECEF23" w14:textId="77777777" w:rsidR="002B7CD3" w:rsidRDefault="002B7CD3" w:rsidP="004B6ED3">
                            <w:r>
                              <w:t>Im Mipmap-Ordner werden die App-Logos in verschiedenen Grössen gespeichert.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DE868" id="Textfeld 34" o:spid="_x0000_s1029" type="#_x0000_t202" style="position:absolute;left:0;text-align:left;margin-left:352.95pt;margin-top:268.05pt;width:110.25pt;height:87.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" fillcolor="white [3201]" strokeweight=".5pt">
                <v:textbox>
                  <w:txbxContent>
                    <w:p w14:paraId="34ECEF23" w14:textId="77777777" w:rsidR="002B7CD3" w:rsidRDefault="002B7CD3" w:rsidP="004B6ED3">
                      <w:r>
                        <w:t>Im Mipmap-Ordner werden die App-Logos in verschiedenen Grössen gespeichert.</w:t>
                      </w:r>
                    </w:p>
                  </w:txbxContent>
                </v:textbox>
              </v:shape>
            </w:pict>
          </mc:Fallback>
        </mc:AlternateContent>
      </w:r>
      <w:r w:rsidR="0068045D">
        <w:rPr>
          <w:noProof/>
          <w:lang w:eastAsia="de-CH"/>
        </w:rPr>
        <mc:AlternateContent>
          <mc:Choice Requires="wps">
            <w:drawing>
              <wp:anchor distT="0" distB="0" distL="114300" distR="114300" simplePos="0" relativeHeight="251658264" behindDoc="0" locked="0" layoutInCell="1" allowOverlap="1" wp14:anchorId="67EED0D2" wp14:editId="5E02E10E">
                <wp:simplePos x="0" y="0"/>
                <wp:positionH relativeFrom="margin">
                  <wp:posOffset>939288</wp:posOffset>
                </wp:positionH>
                <wp:positionV relativeFrom="paragraph">
                  <wp:posOffset>3208066</wp:posOffset>
                </wp:positionV>
                <wp:extent cx="973986" cy="1388091"/>
                <wp:effectExtent l="0" t="38100" r="55245" b="22225"/>
                <wp:wrapNone/>
                <wp:docPr id="35" name="Gerade Verbindung mit Pfeil 35"/>
                <wp:cNvGraphicFramePr/>
                <a:graphic xmlns:a="http://schemas.openxmlformats.org/drawingml/2006/main">
                  <a:graphicData uri="http://schemas.microsoft.com/office/word/2010/wordprocessingShape">
                    <wps:wsp>
                      <wps:cNvCnPr/>
                      <wps:spPr>
                        <a:xfrm flipV="1">
                          <a:off x="0" y="0"/>
                          <a:ext cx="973986" cy="1388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C00BB12" id="Gerade Verbindung mit Pfeil 35" o:spid="_x0000_s1026" type="#_x0000_t32" style="position:absolute;margin-left:73.95pt;margin-top:252.6pt;width:76.7pt;height:109.3pt;flip:y;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" strokecolor="#5b9bd5 [3204]" strokeweight=".5pt">
                <v:stroke endarrow="block" joinstyle="miter"/>
                <w10:wrap anchorx="margin"/>
              </v:shape>
            </w:pict>
          </mc:Fallback>
        </mc:AlternateContent>
      </w:r>
      <w:r w:rsidR="00223C33">
        <w:rPr>
          <w:noProof/>
          <w:lang w:eastAsia="de-CH"/>
        </w:rPr>
        <mc:AlternateContent>
          <mc:Choice Requires="wps">
            <w:drawing>
              <wp:anchor distT="0" distB="0" distL="114300" distR="114300" simplePos="0" relativeHeight="251658251" behindDoc="0" locked="0" layoutInCell="1" allowOverlap="1" wp14:anchorId="695EEE75" wp14:editId="36CCD037">
                <wp:simplePos x="0" y="0"/>
                <wp:positionH relativeFrom="column">
                  <wp:posOffset>-375285</wp:posOffset>
                </wp:positionH>
                <wp:positionV relativeFrom="paragraph">
                  <wp:posOffset>267970</wp:posOffset>
                </wp:positionV>
                <wp:extent cx="1362075" cy="819150"/>
                <wp:effectExtent l="0" t="0" r="28575" b="19050"/>
                <wp:wrapNone/>
                <wp:docPr id="25" name="Textfeld 25"/>
                <wp:cNvGraphicFramePr/>
                <a:graphic xmlns:a="http://schemas.openxmlformats.org/drawingml/2006/main">
                  <a:graphicData uri="http://schemas.microsoft.com/office/word/2010/wordprocessingShape">
                    <wps:wsp>
                      <wps:cNvSpPr txBox="1"/>
                      <wps:spPr>
                        <a:xfrm>
                          <a:off x="0" y="0"/>
                          <a:ext cx="1362075" cy="819150"/>
                        </a:xfrm>
                        <a:prstGeom prst="rect">
                          <a:avLst/>
                        </a:prstGeom>
                        <a:solidFill>
                          <a:schemeClr val="lt1"/>
                        </a:solidFill>
                        <a:ln w="6350">
                          <a:solidFill>
                            <a:prstClr val="black"/>
                          </a:solidFill>
                        </a:ln>
                      </wps:spPr>
                      <wps:txbx>
                        <w:txbxContent>
                          <w:p w14:paraId="7DD7B683" w14:textId="77777777" w:rsidR="002B7CD3" w:rsidRDefault="002B7CD3" w:rsidP="0013361C">
                            <w:r>
                              <w:t>Im Java-Ordner werden alle Java-Dateien abgelegt.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EEE75" id="Textfeld 25" o:spid="_x0000_s1030" type="#_x0000_t202" style="position:absolute;left:0;text-align:left;margin-left:-29.55pt;margin-top:21.1pt;width:107.25pt;height:6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" fillcolor="white [3201]" strokeweight=".5pt">
                <v:textbox>
                  <w:txbxContent>
                    <w:p w14:paraId="7DD7B683" w14:textId="77777777" w:rsidR="002B7CD3" w:rsidRDefault="002B7CD3" w:rsidP="0013361C">
                      <w:r>
                        <w:t>Im Java-Ordner werden alle Java-Dateien abgelegt.</w:t>
                      </w:r>
                    </w:p>
                  </w:txbxContent>
                </v:textbox>
              </v:shape>
            </w:pict>
          </mc:Fallback>
        </mc:AlternateContent>
      </w:r>
      <w:r w:rsidR="0068045D">
        <w:rPr>
          <w:noProof/>
          <w:lang w:eastAsia="de-CH"/>
        </w:rPr>
        <mc:AlternateContent>
          <mc:Choice Requires="wps">
            <w:drawing>
              <wp:anchor distT="0" distB="0" distL="114300" distR="114300" simplePos="0" relativeHeight="251658249" behindDoc="0" locked="0" layoutInCell="1" allowOverlap="1" wp14:anchorId="3C3AC623" wp14:editId="3ACA5383">
                <wp:simplePos x="0" y="0"/>
                <wp:positionH relativeFrom="column">
                  <wp:posOffset>4501799</wp:posOffset>
                </wp:positionH>
                <wp:positionV relativeFrom="paragraph">
                  <wp:posOffset>10511</wp:posOffset>
                </wp:positionV>
                <wp:extent cx="1289714" cy="1760561"/>
                <wp:effectExtent l="0" t="0" r="24765" b="11430"/>
                <wp:wrapNone/>
                <wp:docPr id="58" name="Textfeld 58"/>
                <wp:cNvGraphicFramePr/>
                <a:graphic xmlns:a="http://schemas.openxmlformats.org/drawingml/2006/main">
                  <a:graphicData uri="http://schemas.microsoft.com/office/word/2010/wordprocessingShape">
                    <wps:wsp>
                      <wps:cNvSpPr txBox="1"/>
                      <wps:spPr>
                        <a:xfrm>
                          <a:off x="0" y="0"/>
                          <a:ext cx="1289714" cy="1760561"/>
                        </a:xfrm>
                        <a:prstGeom prst="rect">
                          <a:avLst/>
                        </a:prstGeom>
                        <a:solidFill>
                          <a:schemeClr val="lt1"/>
                        </a:solidFill>
                        <a:ln w="6350">
                          <a:solidFill>
                            <a:prstClr val="black"/>
                          </a:solidFill>
                        </a:ln>
                      </wps:spPr>
                      <wps:txbx>
                        <w:txbxContent>
                          <w:p w14:paraId="5384E094" w14:textId="77777777" w:rsidR="002B7CD3" w:rsidRDefault="002B7CD3">
                            <w:r>
                              <w:t>In der Manifest-Datei werden allgemeine Informationen hinterlegt, wie z.B. Name der App, Berechtigungen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C623" id="Textfeld 58" o:spid="_x0000_s1031" type="#_x0000_t202" style="position:absolute;left:0;text-align:left;margin-left:354.45pt;margin-top:.85pt;width:101.55pt;height:138.6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" fillcolor="white [3201]" strokeweight=".5pt">
                <v:textbox>
                  <w:txbxContent>
                    <w:p w14:paraId="5384E094" w14:textId="77777777" w:rsidR="002B7CD3" w:rsidRDefault="002B7CD3">
                      <w:r>
                        <w:t>In der Manifest-Datei werden allgemeine Informationen hinterlegt, wie z.B. Name der App, Berechtigungen</w:t>
                      </w:r>
                    </w:p>
                  </w:txbxContent>
                </v:textbox>
              </v:shape>
            </w:pict>
          </mc:Fallback>
        </mc:AlternateContent>
      </w:r>
      <w:r w:rsidR="0068045D">
        <w:rPr>
          <w:noProof/>
          <w:lang w:eastAsia="de-CH"/>
        </w:rPr>
        <mc:AlternateContent>
          <mc:Choice Requires="wps">
            <w:drawing>
              <wp:anchor distT="0" distB="0" distL="114300" distR="114300" simplePos="0" relativeHeight="251658265" behindDoc="0" locked="0" layoutInCell="1" allowOverlap="1" wp14:anchorId="205E2DDE" wp14:editId="20E10F66">
                <wp:simplePos x="0" y="0"/>
                <wp:positionH relativeFrom="margin">
                  <wp:posOffset>2608740</wp:posOffset>
                </wp:positionH>
                <wp:positionV relativeFrom="paragraph">
                  <wp:posOffset>3412783</wp:posOffset>
                </wp:positionV>
                <wp:extent cx="1981769" cy="1422210"/>
                <wp:effectExtent l="38100" t="38100" r="19050" b="26035"/>
                <wp:wrapNone/>
                <wp:docPr id="37" name="Gerade Verbindung mit Pfeil 37"/>
                <wp:cNvGraphicFramePr/>
                <a:graphic xmlns:a="http://schemas.openxmlformats.org/drawingml/2006/main">
                  <a:graphicData uri="http://schemas.microsoft.com/office/word/2010/wordprocessingShape">
                    <wps:wsp>
                      <wps:cNvCnPr/>
                      <wps:spPr>
                        <a:xfrm flipH="1" flipV="1">
                          <a:off x="0" y="0"/>
                          <a:ext cx="1981769" cy="1422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84F826" id="Gerade Verbindung mit Pfeil 37" o:spid="_x0000_s1026" type="#_x0000_t32" style="position:absolute;margin-left:205.4pt;margin-top:268.7pt;width:156.05pt;height:112pt;flip:x y;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" strokecolor="#5b9bd5 [3204]" strokeweight=".5pt">
                <v:stroke endarrow="block" joinstyle="miter"/>
                <w10:wrap anchorx="margin"/>
              </v:shape>
            </w:pict>
          </mc:Fallback>
        </mc:AlternateContent>
      </w:r>
      <w:del w:id="35" w:author="Ian Hild">
        <w:r w:rsidR="00223C33">
          <w:rPr>
            <w:noProof/>
            <w:lang w:eastAsia="de-CH"/>
          </w:rPr>
          <mc:AlternateContent>
            <mc:Choice Requires="wps">
              <w:drawing>
                <wp:anchor distT="0" distB="0" distL="114300" distR="114300" simplePos="0" relativeHeight="251658252" behindDoc="0" locked="0" layoutInCell="1" allowOverlap="1" wp14:anchorId="1C75C129" wp14:editId="0CD64EE2">
                  <wp:simplePos x="0" y="0"/>
                  <wp:positionH relativeFrom="column">
                    <wp:posOffset>4349114</wp:posOffset>
                  </wp:positionH>
                  <wp:positionV relativeFrom="paragraph">
                    <wp:posOffset>1858645</wp:posOffset>
                  </wp:positionV>
                  <wp:extent cx="1438275" cy="1247775"/>
                  <wp:effectExtent l="0" t="0" r="28575" b="28575"/>
                  <wp:wrapNone/>
                  <wp:docPr id="28" name="Textfeld 28"/>
                  <wp:cNvGraphicFramePr/>
                  <a:graphic xmlns:a="http://schemas.openxmlformats.org/drawingml/2006/main">
                    <a:graphicData uri="http://schemas.microsoft.com/office/word/2010/wordprocessingShape">
                      <wps:wsp>
                        <wps:cNvSpPr txBox="1"/>
                        <wps:spPr>
                          <a:xfrm>
                            <a:off x="0" y="0"/>
                            <a:ext cx="1438275" cy="1247775"/>
                          </a:xfrm>
                          <a:prstGeom prst="rect">
                            <a:avLst/>
                          </a:prstGeom>
                          <a:solidFill>
                            <a:schemeClr val="lt1"/>
                          </a:solidFill>
                          <a:ln w="6350">
                            <a:solidFill>
                              <a:prstClr val="black"/>
                            </a:solidFill>
                          </a:ln>
                        </wps:spPr>
                        <wps:txbx>
                          <w:txbxContent>
                            <w:p w14:paraId="48ED0108" w14:textId="77777777" w:rsidR="002B7CD3" w:rsidRDefault="002B7CD3" w:rsidP="0013361C">
                              <w:r>
                                <w:t>Im Drawable-Ordner werden alle Grafiken, die in der App gebraucht werden, abgelegt.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C129" id="Textfeld 28" o:spid="_x0000_s1032" type="#_x0000_t202" style="position:absolute;left:0;text-align:left;margin-left:342.45pt;margin-top:146.35pt;width:113.25pt;height:98.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" fillcolor="white [3201]" strokeweight=".5pt">
                  <v:textbox>
                    <w:txbxContent>
                      <w:p w14:paraId="48ED0108" w14:textId="77777777" w:rsidR="002B7CD3" w:rsidRDefault="002B7CD3" w:rsidP="0013361C">
                        <w:r>
                          <w:t>Im Drawable-Ordner werden alle Grafiken, die in der App gebraucht werden, abgelegt.</w:t>
                        </w:r>
                      </w:p>
                    </w:txbxContent>
                  </v:textbox>
                </v:shape>
              </w:pict>
            </mc:Fallback>
          </mc:AlternateContent>
        </w:r>
      </w:del>
      <w:r w:rsidR="00805E30">
        <w:rPr>
          <w:noProof/>
          <w:lang w:eastAsia="de-CH"/>
        </w:rPr>
        <mc:AlternateContent>
          <mc:Choice Requires="wps">
            <w:drawing>
              <wp:anchor distT="0" distB="0" distL="114300" distR="114300" simplePos="0" relativeHeight="251658266" behindDoc="0" locked="0" layoutInCell="1" allowOverlap="1" wp14:anchorId="37A969E8" wp14:editId="0E6C2BC5">
                <wp:simplePos x="0" y="0"/>
                <wp:positionH relativeFrom="column">
                  <wp:posOffset>4406265</wp:posOffset>
                </wp:positionH>
                <wp:positionV relativeFrom="paragraph">
                  <wp:posOffset>4411344</wp:posOffset>
                </wp:positionV>
                <wp:extent cx="1333500" cy="1114425"/>
                <wp:effectExtent l="0" t="0" r="19050" b="28575"/>
                <wp:wrapNone/>
                <wp:docPr id="39" name="Textfeld 39"/>
                <wp:cNvGraphicFramePr/>
                <a:graphic xmlns:a="http://schemas.openxmlformats.org/drawingml/2006/main">
                  <a:graphicData uri="http://schemas.microsoft.com/office/word/2010/wordprocessingShape">
                    <wps:wsp>
                      <wps:cNvSpPr txBox="1"/>
                      <wps:spPr>
                        <a:xfrm>
                          <a:off x="0" y="0"/>
                          <a:ext cx="1333500" cy="1114425"/>
                        </a:xfrm>
                        <a:prstGeom prst="rect">
                          <a:avLst/>
                        </a:prstGeom>
                        <a:solidFill>
                          <a:schemeClr val="lt1"/>
                        </a:solidFill>
                        <a:ln w="6350">
                          <a:solidFill>
                            <a:prstClr val="black"/>
                          </a:solidFill>
                        </a:ln>
                      </wps:spPr>
                      <wps:txbx>
                        <w:txbxContent>
                          <w:p w14:paraId="6CC6000E" w14:textId="77777777" w:rsidR="002B7CD3" w:rsidRDefault="002B7CD3" w:rsidP="002146C5">
                            <w:r>
                              <w:t>In values werden alle Werte (Texte, styles etc.) gespeichert.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969E8" id="Textfeld 39" o:spid="_x0000_s1033" type="#_x0000_t202" style="position:absolute;left:0;text-align:left;margin-left:346.95pt;margin-top:347.35pt;width:105pt;height:87.7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" fillcolor="white [3201]" strokeweight=".5pt">
                <v:textbox>
                  <w:txbxContent>
                    <w:p w14:paraId="6CC6000E" w14:textId="77777777" w:rsidR="002B7CD3" w:rsidRDefault="002B7CD3" w:rsidP="002146C5">
                      <w:r>
                        <w:t>In values werden alle Werte (Texte, styles etc.) gespeichert.</w:t>
                      </w:r>
                    </w:p>
                  </w:txbxContent>
                </v:textbox>
              </v:shape>
            </w:pict>
          </mc:Fallback>
        </mc:AlternateContent>
      </w:r>
      <w:r w:rsidR="00805E30">
        <w:rPr>
          <w:noProof/>
          <w:lang w:eastAsia="de-CH"/>
        </w:rPr>
        <mc:AlternateContent>
          <mc:Choice Requires="wps">
            <w:drawing>
              <wp:anchor distT="0" distB="0" distL="114300" distR="114300" simplePos="0" relativeHeight="251658248" behindDoc="0" locked="0" layoutInCell="1" allowOverlap="1" wp14:anchorId="3C3AC623" wp14:editId="301FED31">
                <wp:simplePos x="0" y="0"/>
                <wp:positionH relativeFrom="column">
                  <wp:posOffset>4501515</wp:posOffset>
                </wp:positionH>
                <wp:positionV relativeFrom="paragraph">
                  <wp:posOffset>10795</wp:posOffset>
                </wp:positionV>
                <wp:extent cx="1219200" cy="1714500"/>
                <wp:effectExtent l="0" t="0" r="19050" b="19050"/>
                <wp:wrapNone/>
                <wp:docPr id="23" name="Textfeld 23"/>
                <wp:cNvGraphicFramePr/>
                <a:graphic xmlns:a="http://schemas.openxmlformats.org/drawingml/2006/main">
                  <a:graphicData uri="http://schemas.microsoft.com/office/word/2010/wordprocessingShape">
                    <wps:wsp>
                      <wps:cNvSpPr txBox="1"/>
                      <wps:spPr>
                        <a:xfrm>
                          <a:off x="0" y="0"/>
                          <a:ext cx="1219200" cy="1714500"/>
                        </a:xfrm>
                        <a:prstGeom prst="rect">
                          <a:avLst/>
                        </a:prstGeom>
                        <a:solidFill>
                          <a:schemeClr val="lt1"/>
                        </a:solidFill>
                        <a:ln w="6350">
                          <a:solidFill>
                            <a:prstClr val="black"/>
                          </a:solidFill>
                        </a:ln>
                      </wps:spPr>
                      <wps:txbx>
                        <w:txbxContent>
                          <w:p w14:paraId="6B8BBA95" w14:textId="77777777" w:rsidR="002B7CD3" w:rsidRDefault="002B7CD3">
                            <w:r>
                              <w:t>In der Manifest-Datei werden allgemeine Informationen hinterlegt, wie z.B. Name der App, Berechtigungen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C623" id="Textfeld 23" o:spid="_x0000_s1034" type="#_x0000_t202" style="position:absolute;left:0;text-align:left;margin-left:354.45pt;margin-top:.85pt;width:96pt;height:1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" fillcolor="white [3201]" strokeweight=".5pt">
                <v:textbox>
                  <w:txbxContent>
                    <w:p w14:paraId="6B8BBA95" w14:textId="77777777" w:rsidR="002B7CD3" w:rsidRDefault="002B7CD3">
                      <w:r>
                        <w:t>In der Manifest-Datei werden allgemeine Informationen hinterlegt, wie z.B. Name der App, Berechtigungen</w:t>
                      </w:r>
                    </w:p>
                  </w:txbxContent>
                </v:textbox>
              </v:shape>
            </w:pict>
          </mc:Fallback>
        </mc:AlternateContent>
      </w:r>
      <w:r w:rsidR="00A855C2">
        <w:rPr>
          <w:noProof/>
          <w:lang w:eastAsia="de-CH"/>
        </w:rPr>
        <mc:AlternateContent>
          <mc:Choice Requires="wps">
            <w:drawing>
              <wp:anchor distT="0" distB="0" distL="114300" distR="114300" simplePos="0" relativeHeight="251658263" behindDoc="0" locked="0" layoutInCell="1" allowOverlap="1" wp14:anchorId="32E87E78" wp14:editId="79C1150B">
                <wp:simplePos x="0" y="0"/>
                <wp:positionH relativeFrom="column">
                  <wp:posOffset>-63377</wp:posOffset>
                </wp:positionH>
                <wp:positionV relativeFrom="paragraph">
                  <wp:posOffset>4343675</wp:posOffset>
                </wp:positionV>
                <wp:extent cx="1003111" cy="1494430"/>
                <wp:effectExtent l="0" t="0" r="26035" b="10795"/>
                <wp:wrapNone/>
                <wp:docPr id="36" name="Textfeld 36"/>
                <wp:cNvGraphicFramePr/>
                <a:graphic xmlns:a="http://schemas.openxmlformats.org/drawingml/2006/main">
                  <a:graphicData uri="http://schemas.microsoft.com/office/word/2010/wordprocessingShape">
                    <wps:wsp>
                      <wps:cNvSpPr txBox="1"/>
                      <wps:spPr>
                        <a:xfrm>
                          <a:off x="0" y="0"/>
                          <a:ext cx="1003111" cy="1494430"/>
                        </a:xfrm>
                        <a:prstGeom prst="rect">
                          <a:avLst/>
                        </a:prstGeom>
                        <a:solidFill>
                          <a:schemeClr val="lt1"/>
                        </a:solidFill>
                        <a:ln w="6350">
                          <a:solidFill>
                            <a:prstClr val="black"/>
                          </a:solidFill>
                        </a:ln>
                      </wps:spPr>
                      <wps:txbx>
                        <w:txbxContent>
                          <w:p w14:paraId="14657D2D" w14:textId="77777777" w:rsidR="002B7CD3" w:rsidRDefault="002B7CD3" w:rsidP="002146C5">
                            <w:r>
                              <w:t>Hier werden die Einträge der Menüs bestimmt. (z.B. Navigationsmenü)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87E78" id="Textfeld 36" o:spid="_x0000_s1035" type="#_x0000_t202" style="position:absolute;left:0;text-align:left;margin-left:-5pt;margin-top:342pt;width:79pt;height:117.6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" fillcolor="white [3201]" strokeweight=".5pt">
                <v:textbox>
                  <w:txbxContent>
                    <w:p w14:paraId="14657D2D" w14:textId="77777777" w:rsidR="002B7CD3" w:rsidRDefault="002B7CD3" w:rsidP="002146C5">
                      <w:r>
                        <w:t>Hier werden die Einträge der Menüs bestimmt. (z.B. Navigationsmenü)</w:t>
                      </w:r>
                    </w:p>
                  </w:txbxContent>
                </v:textbox>
              </v:shape>
            </w:pict>
          </mc:Fallback>
        </mc:AlternateContent>
      </w:r>
      <w:r w:rsidR="002146C5">
        <w:rPr>
          <w:noProof/>
          <w:lang w:eastAsia="de-CH"/>
        </w:rPr>
        <mc:AlternateContent>
          <mc:Choice Requires="wps">
            <w:drawing>
              <wp:anchor distT="0" distB="0" distL="114300" distR="114300" simplePos="0" relativeHeight="251658267" behindDoc="0" locked="0" layoutInCell="1" allowOverlap="1" wp14:anchorId="364C6C4A" wp14:editId="525520DF">
                <wp:simplePos x="0" y="0"/>
                <wp:positionH relativeFrom="margin">
                  <wp:posOffset>1758315</wp:posOffset>
                </wp:positionH>
                <wp:positionV relativeFrom="paragraph">
                  <wp:posOffset>3819525</wp:posOffset>
                </wp:positionV>
                <wp:extent cx="114300" cy="2019300"/>
                <wp:effectExtent l="0" t="38100" r="76200" b="19050"/>
                <wp:wrapNone/>
                <wp:docPr id="40" name="Gerade Verbindung mit Pfeil 40"/>
                <wp:cNvGraphicFramePr/>
                <a:graphic xmlns:a="http://schemas.openxmlformats.org/drawingml/2006/main">
                  <a:graphicData uri="http://schemas.microsoft.com/office/word/2010/wordprocessingShape">
                    <wps:wsp>
                      <wps:cNvCnPr/>
                      <wps:spPr>
                        <a:xfrm flipV="1">
                          <a:off x="0" y="0"/>
                          <a:ext cx="114300"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2187A5E" id="Gerade Verbindung mit Pfeil 40" o:spid="_x0000_s1026" type="#_x0000_t32" style="position:absolute;margin-left:138.45pt;margin-top:300.75pt;width:9pt;height:159pt;flip:y;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" strokecolor="#5b9bd5 [3204]" strokeweight=".5pt">
                <v:stroke endarrow="block" joinstyle="miter"/>
                <w10:wrap anchorx="margin"/>
              </v:shape>
            </w:pict>
          </mc:Fallback>
        </mc:AlternateContent>
      </w:r>
      <w:r w:rsidR="002146C5">
        <w:rPr>
          <w:noProof/>
          <w:lang w:eastAsia="de-CH"/>
        </w:rPr>
        <mc:AlternateContent>
          <mc:Choice Requires="wps">
            <w:drawing>
              <wp:anchor distT="0" distB="0" distL="114300" distR="114300" simplePos="0" relativeHeight="251658247" behindDoc="0" locked="0" layoutInCell="1" allowOverlap="1" wp14:anchorId="63692DA1" wp14:editId="55085892">
                <wp:simplePos x="0" y="0"/>
                <wp:positionH relativeFrom="column">
                  <wp:posOffset>3348989</wp:posOffset>
                </wp:positionH>
                <wp:positionV relativeFrom="paragraph">
                  <wp:posOffset>523875</wp:posOffset>
                </wp:positionV>
                <wp:extent cx="1162050" cy="219075"/>
                <wp:effectExtent l="38100" t="0" r="19050" b="85725"/>
                <wp:wrapNone/>
                <wp:docPr id="22" name="Gerade Verbindung mit Pfeil 22"/>
                <wp:cNvGraphicFramePr/>
                <a:graphic xmlns:a="http://schemas.openxmlformats.org/drawingml/2006/main">
                  <a:graphicData uri="http://schemas.microsoft.com/office/word/2010/wordprocessingShape">
                    <wps:wsp>
                      <wps:cNvCnPr/>
                      <wps:spPr>
                        <a:xfrm flipH="1">
                          <a:off x="0" y="0"/>
                          <a:ext cx="116205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FF4DB16" id="Gerade Verbindung mit Pfeil 22" o:spid="_x0000_s1026" type="#_x0000_t32" style="position:absolute;margin-left:263.7pt;margin-top:41.25pt;width:91.5pt;height:17.25pt;flip:x;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" strokecolor="#5b9bd5 [3204]" strokeweight=".5pt">
                <v:stroke endarrow="block" joinstyle="miter"/>
              </v:shape>
            </w:pict>
          </mc:Fallback>
        </mc:AlternateContent>
      </w:r>
      <w:r w:rsidR="002146C5">
        <w:rPr>
          <w:noProof/>
          <w:lang w:eastAsia="de-CH"/>
        </w:rPr>
        <mc:AlternateContent>
          <mc:Choice Requires="wps">
            <w:drawing>
              <wp:anchor distT="0" distB="0" distL="114300" distR="114300" simplePos="0" relativeHeight="251658250" behindDoc="0" locked="0" layoutInCell="1" allowOverlap="1" wp14:anchorId="205E044D" wp14:editId="1741E837">
                <wp:simplePos x="0" y="0"/>
                <wp:positionH relativeFrom="column">
                  <wp:posOffset>939165</wp:posOffset>
                </wp:positionH>
                <wp:positionV relativeFrom="paragraph">
                  <wp:posOffset>809625</wp:posOffset>
                </wp:positionV>
                <wp:extent cx="847725" cy="142875"/>
                <wp:effectExtent l="0" t="0" r="66675" b="85725"/>
                <wp:wrapNone/>
                <wp:docPr id="24" name="Gerade Verbindung mit Pfeil 24"/>
                <wp:cNvGraphicFramePr/>
                <a:graphic xmlns:a="http://schemas.openxmlformats.org/drawingml/2006/main">
                  <a:graphicData uri="http://schemas.microsoft.com/office/word/2010/wordprocessingShape">
                    <wps:wsp>
                      <wps:cNvCnPr/>
                      <wps:spPr>
                        <a:xfrm>
                          <a:off x="0" y="0"/>
                          <a:ext cx="8477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A4CACC" id="Gerade Verbindung mit Pfeil 24" o:spid="_x0000_s1026" type="#_x0000_t32" style="position:absolute;margin-left:73.95pt;margin-top:63.75pt;width:66.75pt;height:11.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" strokecolor="#5b9bd5 [3204]" strokeweight=".5pt">
                <v:stroke endarrow="block" joinstyle="miter"/>
              </v:shape>
            </w:pict>
          </mc:Fallback>
        </mc:AlternateContent>
      </w:r>
      <w:r w:rsidR="004B6ED3">
        <w:rPr>
          <w:noProof/>
          <w:lang w:eastAsia="de-CH"/>
        </w:rPr>
        <mc:AlternateContent>
          <mc:Choice Requires="wps">
            <w:drawing>
              <wp:anchor distT="0" distB="0" distL="114300" distR="114300" simplePos="0" relativeHeight="251658258" behindDoc="0" locked="0" layoutInCell="1" allowOverlap="1" wp14:anchorId="77BC68F5" wp14:editId="69142158">
                <wp:simplePos x="0" y="0"/>
                <wp:positionH relativeFrom="margin">
                  <wp:posOffset>1005840</wp:posOffset>
                </wp:positionH>
                <wp:positionV relativeFrom="paragraph">
                  <wp:posOffset>2828924</wp:posOffset>
                </wp:positionV>
                <wp:extent cx="914400" cy="485775"/>
                <wp:effectExtent l="0" t="38100" r="57150" b="28575"/>
                <wp:wrapNone/>
                <wp:docPr id="31" name="Gerade Verbindung mit Pfeil 31"/>
                <wp:cNvGraphicFramePr/>
                <a:graphic xmlns:a="http://schemas.openxmlformats.org/drawingml/2006/main">
                  <a:graphicData uri="http://schemas.microsoft.com/office/word/2010/wordprocessingShape">
                    <wps:wsp>
                      <wps:cNvCnPr/>
                      <wps:spPr>
                        <a:xfrm flipV="1">
                          <a:off x="0" y="0"/>
                          <a:ext cx="9144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A9F0BB1" id="Gerade Verbindung mit Pfeil 31" o:spid="_x0000_s1026" type="#_x0000_t32" style="position:absolute;margin-left:79.2pt;margin-top:222.75pt;width:1in;height:38.25pt;flip:y;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" strokecolor="#5b9bd5 [3204]" strokeweight=".5pt">
                <v:stroke endarrow="block" joinstyle="miter"/>
                <w10:wrap anchorx="margin"/>
              </v:shape>
            </w:pict>
          </mc:Fallback>
        </mc:AlternateContent>
      </w:r>
      <w:r w:rsidR="004B6ED3">
        <w:rPr>
          <w:noProof/>
          <w:lang w:eastAsia="de-CH"/>
        </w:rPr>
        <mc:AlternateContent>
          <mc:Choice Requires="wps">
            <w:drawing>
              <wp:anchor distT="0" distB="0" distL="114300" distR="114300" simplePos="0" relativeHeight="251658255" behindDoc="0" locked="0" layoutInCell="1" allowOverlap="1" wp14:anchorId="6F1219CE" wp14:editId="19D0BD7B">
                <wp:simplePos x="0" y="0"/>
                <wp:positionH relativeFrom="margin">
                  <wp:posOffset>1005841</wp:posOffset>
                </wp:positionH>
                <wp:positionV relativeFrom="paragraph">
                  <wp:posOffset>1771650</wp:posOffset>
                </wp:positionV>
                <wp:extent cx="876300" cy="876300"/>
                <wp:effectExtent l="0" t="0" r="76200" b="57150"/>
                <wp:wrapNone/>
                <wp:docPr id="29" name="Gerade Verbindung mit Pfeil 29"/>
                <wp:cNvGraphicFramePr/>
                <a:graphic xmlns:a="http://schemas.openxmlformats.org/drawingml/2006/main">
                  <a:graphicData uri="http://schemas.microsoft.com/office/word/2010/wordprocessingShape">
                    <wps:wsp>
                      <wps:cNvCnPr/>
                      <wps:spPr>
                        <a:xfrm>
                          <a:off x="0" y="0"/>
                          <a:ext cx="87630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950B26" id="Gerade Verbindung mit Pfeil 29" o:spid="_x0000_s1026" type="#_x0000_t32" style="position:absolute;margin-left:79.2pt;margin-top:139.5pt;width:69pt;height:69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" strokecolor="#5b9bd5 [3204]" strokeweight=".5pt">
                <v:stroke endarrow="block" joinstyle="miter"/>
                <w10:wrap anchorx="margin"/>
              </v:shape>
            </w:pict>
          </mc:Fallback>
        </mc:AlternateContent>
      </w:r>
      <w:r w:rsidR="00957582">
        <w:rPr>
          <w:lang w:bidi="he-IL"/>
        </w:rPr>
        <w:pict w14:anchorId="7B549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65pt;height:421.15pt">
            <v:imagedata r:id="rId25" o:title="appaufbau"/>
          </v:shape>
        </w:pict>
      </w:r>
    </w:p>
    <w:p w14:paraId="451E70E0" w14:textId="245DA428" w:rsidR="00430AF2" w:rsidRPr="00430AF2" w:rsidRDefault="00F26BB1" w:rsidP="002802B8">
      <w:pPr>
        <w:pStyle w:val="Beschriftung"/>
        <w:jc w:val="center"/>
        <w:rPr>
          <w:lang w:bidi="he-IL"/>
        </w:rPr>
      </w:pPr>
      <w:bookmarkStart w:id="36" w:name="_Toc40879731"/>
      <w:r>
        <w:rPr>
          <w:noProof/>
          <w:lang w:eastAsia="de-CH"/>
        </w:rPr>
        <mc:AlternateContent>
          <mc:Choice Requires="wps">
            <w:drawing>
              <wp:anchor distT="0" distB="0" distL="114300" distR="114300" simplePos="0" relativeHeight="251658268" behindDoc="0" locked="0" layoutInCell="1" allowOverlap="1" wp14:anchorId="33EDDE09" wp14:editId="42562FD1">
                <wp:simplePos x="0" y="0"/>
                <wp:positionH relativeFrom="column">
                  <wp:posOffset>1321871</wp:posOffset>
                </wp:positionH>
                <wp:positionV relativeFrom="paragraph">
                  <wp:posOffset>368215</wp:posOffset>
                </wp:positionV>
                <wp:extent cx="2968388" cy="709683"/>
                <wp:effectExtent l="0" t="0" r="22860" b="14605"/>
                <wp:wrapNone/>
                <wp:docPr id="41" name="Textfeld 41"/>
                <wp:cNvGraphicFramePr/>
                <a:graphic xmlns:a="http://schemas.openxmlformats.org/drawingml/2006/main">
                  <a:graphicData uri="http://schemas.microsoft.com/office/word/2010/wordprocessingShape">
                    <wps:wsp>
                      <wps:cNvSpPr txBox="1"/>
                      <wps:spPr>
                        <a:xfrm>
                          <a:off x="0" y="0"/>
                          <a:ext cx="2968388" cy="709683"/>
                        </a:xfrm>
                        <a:prstGeom prst="rect">
                          <a:avLst/>
                        </a:prstGeom>
                        <a:solidFill>
                          <a:schemeClr val="lt1"/>
                        </a:solidFill>
                        <a:ln w="6350">
                          <a:solidFill>
                            <a:prstClr val="black"/>
                          </a:solidFill>
                        </a:ln>
                      </wps:spPr>
                      <wps:txbx>
                        <w:txbxContent>
                          <w:p w14:paraId="40C1A882" w14:textId="481A5923" w:rsidR="002B7CD3" w:rsidRDefault="002B7CD3" w:rsidP="002146C5">
                            <w:r>
                              <w:t>Gradle basiert auf Java und ist ein Build-Management-Automationstool. Es wird gebraucht, um Code zu kompilieren.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DE09" id="Textfeld 41" o:spid="_x0000_s1036" type="#_x0000_t202" style="position:absolute;left:0;text-align:left;margin-left:104.1pt;margin-top:29pt;width:233.75pt;height:55.9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" fillcolor="white [3201]" strokeweight=".5pt">
                <v:textbox>
                  <w:txbxContent>
                    <w:p w14:paraId="40C1A882" w14:textId="481A5923" w:rsidR="002B7CD3" w:rsidRDefault="002B7CD3" w:rsidP="002146C5">
                      <w:r>
                        <w:t>Gradle basiert auf Java und ist ein Build-Management-Automationstool. Es wird gebraucht, um Code zu kompilieren.</w:t>
                      </w:r>
                    </w:p>
                  </w:txbxContent>
                </v:textbox>
              </v:shape>
            </w:pict>
          </mc:Fallback>
        </mc:AlternateContent>
      </w:r>
      <w:r w:rsidR="002802B8">
        <w:t xml:space="preserve">Abbildung </w:t>
      </w:r>
      <w:fldSimple w:instr=" SEQ Abbildung \* ARABIC ">
        <w:r w:rsidR="002B7CD3">
          <w:rPr>
            <w:noProof/>
          </w:rPr>
          <w:t>14</w:t>
        </w:r>
      </w:fldSimple>
      <w:r w:rsidR="002802B8">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rsidR="002802B8">
        <w:t xml:space="preserve"> Studio</w:t>
      </w:r>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r w:rsidR="002802B8">
        <w:t xml:space="preserve"> Aufbau</w:t>
      </w:r>
      <w:bookmarkEnd w:id="36"/>
    </w:p>
    <w:p w14:paraId="3BDD2A80" w14:textId="3DAAD413" w:rsidR="00755BA1" w:rsidRDefault="00225115" w:rsidP="005F3397">
      <w:pPr>
        <w:pStyle w:val="berschrift1"/>
      </w:pPr>
      <w:bookmarkStart w:id="37" w:name="_Toc40879613"/>
      <w:r>
        <w:lastRenderedPageBreak/>
        <w:t>Android Studios Grundlagen</w:t>
      </w:r>
      <w:bookmarkEnd w:id="37"/>
    </w:p>
    <w:p w14:paraId="2EB44445" w14:textId="77777777" w:rsidR="004F684D" w:rsidRDefault="004F684D" w:rsidP="004F684D">
      <w:pPr>
        <w:rPr>
          <w:lang w:bidi="he-IL"/>
        </w:rPr>
      </w:pPr>
    </w:p>
    <w:p w14:paraId="54ABE7C0" w14:textId="77777777" w:rsidR="004F684D" w:rsidRDefault="004F684D" w:rsidP="004F684D">
      <w:pPr>
        <w:pStyle w:val="berschrift2"/>
      </w:pPr>
      <w:bookmarkStart w:id="38" w:name="_Toc40879614"/>
      <w:r>
        <w:t>Bilder hinzufügen</w:t>
      </w:r>
      <w:bookmarkEnd w:id="38"/>
    </w:p>
    <w:tbl>
      <w:tblPr>
        <w:tblStyle w:val="Tabellenraster"/>
        <w:tblW w:w="0" w:type="auto"/>
        <w:tblLook w:val="04A0" w:firstRow="1" w:lastRow="0" w:firstColumn="1" w:lastColumn="0" w:noHBand="0" w:noVBand="1"/>
      </w:tblPr>
      <w:tblGrid>
        <w:gridCol w:w="3988"/>
        <w:gridCol w:w="4506"/>
      </w:tblGrid>
      <w:tr w:rsidR="00730F95" w14:paraId="50E9DBD6" w14:textId="77777777" w:rsidTr="0051217B">
        <w:trPr>
          <w:tblHeader/>
        </w:trPr>
        <w:tc>
          <w:tcPr>
            <w:tcW w:w="3988" w:type="dxa"/>
            <w:shd w:val="pct10" w:color="auto" w:fill="auto"/>
          </w:tcPr>
          <w:p w14:paraId="61E6A509" w14:textId="5A0BD0B9" w:rsidR="004F684D" w:rsidRDefault="00D544D5" w:rsidP="004F684D">
            <w:pPr>
              <w:rPr>
                <w:lang w:bidi="he-IL"/>
              </w:rPr>
            </w:pPr>
            <w:r>
              <w:rPr>
                <w:lang w:bidi="he-IL"/>
              </w:rPr>
              <w:t>Beschreibung</w:t>
            </w:r>
            <w:r w:rsidR="000A4A44">
              <w:rPr>
                <w:lang w:bidi="he-IL"/>
              </w:rPr>
              <w:fldChar w:fldCharType="begin"/>
            </w:r>
            <w:r w:rsidR="000A4A44">
              <w:instrText xml:space="preserve"> XE "</w:instrText>
            </w:r>
            <w:r w:rsidR="000A4A44" w:rsidRPr="003B65F0">
              <w:rPr>
                <w:lang w:bidi="he-IL"/>
              </w:rPr>
              <w:instrText>Beschreibung</w:instrText>
            </w:r>
            <w:r w:rsidR="000A4A44">
              <w:instrText xml:space="preserve">" </w:instrText>
            </w:r>
            <w:r w:rsidR="000A4A44">
              <w:rPr>
                <w:lang w:bidi="he-IL"/>
              </w:rPr>
              <w:fldChar w:fldCharType="end"/>
            </w:r>
          </w:p>
        </w:tc>
        <w:tc>
          <w:tcPr>
            <w:tcW w:w="4506" w:type="dxa"/>
            <w:shd w:val="pct10" w:color="auto" w:fill="auto"/>
          </w:tcPr>
          <w:p w14:paraId="685646E0" w14:textId="77777777" w:rsidR="004F684D" w:rsidRDefault="00D544D5" w:rsidP="004F684D">
            <w:pPr>
              <w:rPr>
                <w:lang w:bidi="he-IL"/>
              </w:rPr>
            </w:pPr>
            <w:r>
              <w:rPr>
                <w:lang w:bidi="he-IL"/>
              </w:rPr>
              <w:t>Bild</w:t>
            </w:r>
          </w:p>
        </w:tc>
      </w:tr>
      <w:tr w:rsidR="00730F95" w14:paraId="69DABF0B" w14:textId="77777777" w:rsidTr="00F71963">
        <w:tc>
          <w:tcPr>
            <w:tcW w:w="3988" w:type="dxa"/>
          </w:tcPr>
          <w:p w14:paraId="36A38020" w14:textId="1292754A" w:rsidR="004F684D" w:rsidRDefault="00663560" w:rsidP="004F684D">
            <w:pPr>
              <w:rPr>
                <w:lang w:bidi="he-IL"/>
              </w:rPr>
            </w:pPr>
            <w:r>
              <w:rPr>
                <w:lang w:bidi="he-IL"/>
              </w:rPr>
              <w:t xml:space="preserve">Wenn man ein Bild vom Desktop </w:t>
            </w:r>
            <w:r w:rsidR="00A361C2">
              <w:rPr>
                <w:lang w:bidi="he-IL"/>
              </w:rPr>
              <w:t>in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sidR="00A361C2">
              <w:rPr>
                <w:lang w:bidi="he-IL"/>
              </w:rPr>
              <w:t xml:space="preserve">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sidR="00A361C2">
              <w:rPr>
                <w:lang w:bidi="he-IL"/>
              </w:rPr>
              <w:t xml:space="preserve"> haben will</w:t>
            </w:r>
            <w:r w:rsidR="00CD1FF3">
              <w:rPr>
                <w:lang w:bidi="he-IL"/>
              </w:rPr>
              <w:t>, kann man es per Drag&amp;</w:t>
            </w:r>
            <w:r w:rsidR="00BF74AC">
              <w:rPr>
                <w:lang w:bidi="he-IL"/>
              </w:rPr>
              <w:t>Drop in einen Ordner legen.</w:t>
            </w:r>
          </w:p>
        </w:tc>
        <w:tc>
          <w:tcPr>
            <w:tcW w:w="4506" w:type="dxa"/>
          </w:tcPr>
          <w:p w14:paraId="39772E3B" w14:textId="77777777" w:rsidR="00777959" w:rsidRDefault="004F684D" w:rsidP="00777959">
            <w:pPr>
              <w:keepNext/>
              <w:jc w:val="center"/>
            </w:pPr>
            <w:r>
              <w:object w:dxaOrig="3660" w:dyaOrig="3300" w14:anchorId="54CB9C3A">
                <v:shape id="_x0000_i1026" type="#_x0000_t75" style="width:168pt;height:152.3pt" o:ole="">
                  <v:imagedata r:id="rId26" o:title=""/>
                </v:shape>
                <o:OLEObject Type="Embed" ProgID="PBrush" ShapeID="_x0000_i1026" DrawAspect="Content" ObjectID="_1651493342" r:id="rId27"/>
              </w:object>
            </w:r>
          </w:p>
          <w:p w14:paraId="71627977" w14:textId="1E2AAEF2" w:rsidR="004F684D" w:rsidRDefault="00777959" w:rsidP="00777959">
            <w:pPr>
              <w:pStyle w:val="Beschriftung"/>
            </w:pPr>
            <w:bookmarkStart w:id="39" w:name="_Toc40879732"/>
            <w:r>
              <w:t xml:space="preserve">Abbildung </w:t>
            </w:r>
            <w:fldSimple w:instr=" SEQ Abbildung \* ARABIC ">
              <w:r w:rsidR="002B7CD3">
                <w:rPr>
                  <w:noProof/>
                </w:rPr>
                <w:t>15</w:t>
              </w:r>
            </w:fldSimple>
            <w:r>
              <w:t xml:space="preserve"> Bild auf dem Desktop</w:t>
            </w:r>
            <w:bookmarkEnd w:id="39"/>
          </w:p>
        </w:tc>
      </w:tr>
      <w:tr w:rsidR="00730F95" w14:paraId="1492AC70" w14:textId="77777777" w:rsidTr="00F71963">
        <w:tc>
          <w:tcPr>
            <w:tcW w:w="3988" w:type="dxa"/>
          </w:tcPr>
          <w:p w14:paraId="07DFE9BB" w14:textId="589E37AA" w:rsidR="004F684D" w:rsidRDefault="00730F95" w:rsidP="004F684D">
            <w:pPr>
              <w:rPr>
                <w:lang w:bidi="he-IL"/>
              </w:rPr>
            </w:pPr>
            <w:r>
              <w:rPr>
                <w:lang w:bidi="he-IL"/>
              </w:rPr>
              <w:t xml:space="preserve">Danach kann man das Bild in den Ordner </w:t>
            </w:r>
            <w:r w:rsidR="00CD1FF3">
              <w:rPr>
                <w:lang w:bidi="he-IL"/>
              </w:rPr>
              <w:t>«</w:t>
            </w:r>
            <w:r>
              <w:rPr>
                <w:lang w:bidi="he-IL"/>
              </w:rPr>
              <w:t>mipmap</w:t>
            </w:r>
            <w:r w:rsidR="00CD1FF3">
              <w:rPr>
                <w:lang w:bidi="he-IL"/>
              </w:rPr>
              <w:t>»</w:t>
            </w:r>
            <w:r w:rsidR="00B51B52">
              <w:rPr>
                <w:lang w:bidi="he-IL"/>
              </w:rPr>
              <w:fldChar w:fldCharType="begin"/>
            </w:r>
            <w:r w:rsidR="00B51B52">
              <w:instrText xml:space="preserve"> XE "</w:instrText>
            </w:r>
            <w:r w:rsidR="00B51B52" w:rsidRPr="00A14461">
              <w:rPr>
                <w:lang w:bidi="he-IL"/>
              </w:rPr>
              <w:instrText>mipmap</w:instrText>
            </w:r>
            <w:r w:rsidR="00B51B52">
              <w:instrText xml:space="preserve">" </w:instrText>
            </w:r>
            <w:r w:rsidR="00B51B52">
              <w:rPr>
                <w:lang w:bidi="he-IL"/>
              </w:rPr>
              <w:fldChar w:fldCharType="end"/>
            </w:r>
            <w:r>
              <w:rPr>
                <w:lang w:bidi="he-IL"/>
              </w:rPr>
              <w:t xml:space="preserve"> ziehen. </w:t>
            </w:r>
            <w:r w:rsidR="00CD1FF3">
              <w:rPr>
                <w:lang w:bidi="he-IL"/>
              </w:rPr>
              <w:t>Wenn das erledigt ist kann man d</w:t>
            </w:r>
            <w:r>
              <w:rPr>
                <w:lang w:bidi="he-IL"/>
              </w:rPr>
              <w:t>as Bild überall einfügen</w:t>
            </w:r>
          </w:p>
        </w:tc>
        <w:tc>
          <w:tcPr>
            <w:tcW w:w="4506" w:type="dxa"/>
          </w:tcPr>
          <w:p w14:paraId="34167184" w14:textId="77777777" w:rsidR="00777959" w:rsidRDefault="00730F95" w:rsidP="00777959">
            <w:pPr>
              <w:keepNext/>
            </w:pPr>
            <w:r>
              <w:rPr>
                <w:noProof/>
                <w:lang w:eastAsia="de-CH"/>
              </w:rPr>
              <w:drawing>
                <wp:inline distT="0" distB="0" distL="0" distR="0" wp14:anchorId="6D2CB403" wp14:editId="00B423DD">
                  <wp:extent cx="2714625" cy="1914525"/>
                  <wp:effectExtent l="0" t="0" r="9525" b="9525"/>
                  <wp:docPr id="14227309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28">
                            <a:extLst>
                              <a:ext uri="{28A0092B-C50C-407E-A947-70E740481C1C}">
                                <a14:useLocalDpi xmlns:a14="http://schemas.microsoft.com/office/drawing/2010/main"/>
                              </a:ext>
                            </a:extLst>
                          </a:blip>
                          <a:stretch>
                            <a:fillRect/>
                          </a:stretch>
                        </pic:blipFill>
                        <pic:spPr>
                          <a:xfrm>
                            <a:off x="0" y="0"/>
                            <a:ext cx="2714625" cy="1914525"/>
                          </a:xfrm>
                          <a:prstGeom prst="rect">
                            <a:avLst/>
                          </a:prstGeom>
                        </pic:spPr>
                      </pic:pic>
                    </a:graphicData>
                  </a:graphic>
                </wp:inline>
              </w:drawing>
            </w:r>
          </w:p>
          <w:p w14:paraId="5C0DB2D6" w14:textId="5E4009D2" w:rsidR="004F684D" w:rsidRDefault="00777959" w:rsidP="00777959">
            <w:pPr>
              <w:pStyle w:val="Beschriftung"/>
              <w:rPr>
                <w:lang w:bidi="he-IL"/>
              </w:rPr>
            </w:pPr>
            <w:bookmarkStart w:id="40" w:name="_Toc40879733"/>
            <w:r>
              <w:t xml:space="preserve">Abbildung </w:t>
            </w:r>
            <w:fldSimple w:instr=" SEQ Abbildung \* ARABIC ">
              <w:r w:rsidR="002B7CD3">
                <w:rPr>
                  <w:noProof/>
                </w:rPr>
                <w:t>16</w:t>
              </w:r>
            </w:fldSimple>
            <w:r>
              <w:t xml:space="preserve"> Ordner mipmap</w:t>
            </w:r>
            <w:bookmarkEnd w:id="40"/>
            <w:r w:rsidR="00B51B52">
              <w:fldChar w:fldCharType="begin"/>
            </w:r>
            <w:r w:rsidR="00B51B52">
              <w:instrText xml:space="preserve"> XE "</w:instrText>
            </w:r>
            <w:r w:rsidR="00B51B52" w:rsidRPr="00A14461">
              <w:rPr>
                <w:lang w:bidi="he-IL"/>
              </w:rPr>
              <w:instrText>mipmap</w:instrText>
            </w:r>
            <w:r w:rsidR="00B51B52">
              <w:instrText xml:space="preserve">" </w:instrText>
            </w:r>
            <w:r w:rsidR="00B51B52">
              <w:fldChar w:fldCharType="end"/>
            </w:r>
          </w:p>
        </w:tc>
      </w:tr>
      <w:tr w:rsidR="00730F95" w14:paraId="40EFF7E3" w14:textId="77777777" w:rsidTr="00F71963">
        <w:tc>
          <w:tcPr>
            <w:tcW w:w="3988" w:type="dxa"/>
          </w:tcPr>
          <w:p w14:paraId="59EDFF5B" w14:textId="055FDE05" w:rsidR="004F684D" w:rsidRDefault="00777959" w:rsidP="004F684D">
            <w:pPr>
              <w:rPr>
                <w:lang w:bidi="he-IL"/>
              </w:rPr>
            </w:pPr>
            <w:r>
              <w:rPr>
                <w:lang w:bidi="he-IL"/>
              </w:rPr>
              <w:t>Wenn</w:t>
            </w:r>
            <w:r w:rsidR="00F71963">
              <w:rPr>
                <w:lang w:bidi="he-IL"/>
              </w:rPr>
              <w:t xml:space="preserve"> das Bild sich im Ordner befin</w:t>
            </w:r>
            <w:r w:rsidR="00B51B52">
              <w:rPr>
                <w:lang w:bidi="he-IL"/>
              </w:rPr>
              <w:t xml:space="preserve">det, kann man auf eine </w:t>
            </w:r>
            <w:r w:rsidR="003D49D1">
              <w:rPr>
                <w:lang w:bidi="he-IL"/>
              </w:rPr>
              <w:t>XML</w:t>
            </w:r>
            <w:r w:rsidR="00B51B52">
              <w:rPr>
                <w:lang w:bidi="he-IL"/>
              </w:rPr>
              <w:fldChar w:fldCharType="begin"/>
            </w:r>
            <w:r w:rsidR="00B51B52">
              <w:instrText xml:space="preserve"> XE "</w:instrText>
            </w:r>
            <w:r w:rsidR="00B51B52">
              <w:rPr>
                <w:lang w:bidi="he-IL"/>
              </w:rPr>
              <w:instrText>XML</w:instrText>
            </w:r>
            <w:r w:rsidR="00B51B52">
              <w:instrText xml:space="preserve">" </w:instrText>
            </w:r>
            <w:r w:rsidR="00B51B52">
              <w:rPr>
                <w:lang w:bidi="he-IL"/>
              </w:rPr>
              <w:fldChar w:fldCharType="end"/>
            </w:r>
            <w:r w:rsidR="005F3397">
              <w:rPr>
                <w:lang w:bidi="he-IL"/>
              </w:rPr>
              <w:t xml:space="preserve"> Datei</w:t>
            </w:r>
            <w:r w:rsidR="00F71963">
              <w:rPr>
                <w:lang w:bidi="he-IL"/>
              </w:rPr>
              <w:t xml:space="preserve"> gehen. dort auf Design klicken und dann ein Imageview</w:t>
            </w:r>
            <w:r w:rsidR="00B51B52">
              <w:rPr>
                <w:lang w:bidi="he-IL"/>
              </w:rPr>
              <w:fldChar w:fldCharType="begin"/>
            </w:r>
            <w:r w:rsidR="00B51B52">
              <w:instrText xml:space="preserve"> XE "</w:instrText>
            </w:r>
            <w:r w:rsidR="00B51B52" w:rsidRPr="00696469">
              <w:rPr>
                <w:lang w:bidi="he-IL"/>
              </w:rPr>
              <w:instrText>Imageview</w:instrText>
            </w:r>
            <w:r w:rsidR="00B51B52">
              <w:instrText xml:space="preserve">" </w:instrText>
            </w:r>
            <w:r w:rsidR="00B51B52">
              <w:rPr>
                <w:lang w:bidi="he-IL"/>
              </w:rPr>
              <w:fldChar w:fldCharType="end"/>
            </w:r>
            <w:r w:rsidR="00F71963">
              <w:rPr>
                <w:lang w:bidi="he-IL"/>
              </w:rPr>
              <w:t xml:space="preserve"> hineinziehen.</w:t>
            </w:r>
          </w:p>
        </w:tc>
        <w:tc>
          <w:tcPr>
            <w:tcW w:w="4506" w:type="dxa"/>
          </w:tcPr>
          <w:p w14:paraId="1A6A2884" w14:textId="77777777" w:rsidR="00777959" w:rsidRDefault="00730F95" w:rsidP="00777959">
            <w:pPr>
              <w:keepNext/>
            </w:pPr>
            <w:r>
              <w:rPr>
                <w:noProof/>
                <w:lang w:eastAsia="de-CH"/>
              </w:rPr>
              <w:drawing>
                <wp:inline distT="0" distB="0" distL="0" distR="0" wp14:anchorId="058A6A70" wp14:editId="180A9630">
                  <wp:extent cx="2714625" cy="1298896"/>
                  <wp:effectExtent l="0" t="0" r="0" b="0"/>
                  <wp:docPr id="88381552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29" cstate="print">
                            <a:extLst>
                              <a:ext uri="{28A0092B-C50C-407E-A947-70E740481C1C}">
                                <a14:useLocalDpi xmlns:a14="http://schemas.microsoft.com/office/drawing/2010/main"/>
                              </a:ext>
                            </a:extLst>
                          </a:blip>
                          <a:stretch>
                            <a:fillRect/>
                          </a:stretch>
                        </pic:blipFill>
                        <pic:spPr>
                          <a:xfrm>
                            <a:off x="0" y="0"/>
                            <a:ext cx="2714625" cy="1298896"/>
                          </a:xfrm>
                          <a:prstGeom prst="rect">
                            <a:avLst/>
                          </a:prstGeom>
                        </pic:spPr>
                      </pic:pic>
                    </a:graphicData>
                  </a:graphic>
                </wp:inline>
              </w:drawing>
            </w:r>
          </w:p>
          <w:p w14:paraId="75A11D5A" w14:textId="44FBEE14" w:rsidR="004F684D" w:rsidRDefault="00777959" w:rsidP="00777959">
            <w:pPr>
              <w:pStyle w:val="Beschriftung"/>
              <w:rPr>
                <w:lang w:bidi="he-IL"/>
              </w:rPr>
            </w:pPr>
            <w:bookmarkStart w:id="41" w:name="_Toc40879734"/>
            <w:r>
              <w:t xml:space="preserve">Abbildung </w:t>
            </w:r>
            <w:fldSimple w:instr=" SEQ Abbildung \* ARABIC ">
              <w:r w:rsidR="002B7CD3">
                <w:rPr>
                  <w:noProof/>
                </w:rPr>
                <w:t>17</w:t>
              </w:r>
            </w:fldSimple>
            <w:r>
              <w:t xml:space="preserve"> Design erstellen</w:t>
            </w:r>
            <w:bookmarkEnd w:id="41"/>
          </w:p>
        </w:tc>
      </w:tr>
      <w:tr w:rsidR="00730F95" w14:paraId="1EEB5779" w14:textId="77777777" w:rsidTr="00F71963">
        <w:tc>
          <w:tcPr>
            <w:tcW w:w="3988" w:type="dxa"/>
          </w:tcPr>
          <w:p w14:paraId="51059269" w14:textId="77777777" w:rsidR="004F684D" w:rsidRDefault="00F71963" w:rsidP="004F684D">
            <w:pPr>
              <w:rPr>
                <w:lang w:bidi="he-IL"/>
              </w:rPr>
            </w:pPr>
            <w:r>
              <w:rPr>
                <w:lang w:bidi="he-IL"/>
              </w:rPr>
              <w:lastRenderedPageBreak/>
              <w:t>Sobald dieser Platzhalter für Bilder eingefügt wurde. Kommt automatisch ein Fenster wie auf der Abbildung. Wenn diese Fenster sich öffnet kann man unter das Register Project und dort befindet sich dann das gewünschte Bild.</w:t>
            </w:r>
          </w:p>
        </w:tc>
        <w:tc>
          <w:tcPr>
            <w:tcW w:w="4506" w:type="dxa"/>
          </w:tcPr>
          <w:p w14:paraId="5DCEA2E7" w14:textId="77777777" w:rsidR="00777959" w:rsidRDefault="00777959" w:rsidP="00777959">
            <w:pPr>
              <w:keepNext/>
              <w:rPr>
                <w:noProof/>
                <w:lang w:eastAsia="de-CH"/>
              </w:rPr>
            </w:pPr>
            <w:r w:rsidRPr="00730F95">
              <w:rPr>
                <w:noProof/>
                <w:lang w:eastAsia="de-CH"/>
              </w:rPr>
              <w:drawing>
                <wp:anchor distT="0" distB="0" distL="114300" distR="114300" simplePos="0" relativeHeight="251658241" behindDoc="0" locked="0" layoutInCell="1" allowOverlap="1" wp14:anchorId="76511538" wp14:editId="504563E4">
                  <wp:simplePos x="0" y="0"/>
                  <wp:positionH relativeFrom="margin">
                    <wp:posOffset>409575</wp:posOffset>
                  </wp:positionH>
                  <wp:positionV relativeFrom="margin">
                    <wp:posOffset>0</wp:posOffset>
                  </wp:positionV>
                  <wp:extent cx="1809750" cy="219710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1809750" cy="2197100"/>
                          </a:xfrm>
                          <a:prstGeom prst="rect">
                            <a:avLst/>
                          </a:prstGeom>
                          <a:ln>
                            <a:noFill/>
                          </a:ln>
                          <a:extLst>
                            <a:ext uri="{53640926-AAD7-44D8-BBD7-CCE9431645EC}">
                              <a14:shadowObscured xmlns:a14="http://schemas.microsoft.com/office/drawing/2010/main"/>
                            </a:ext>
                          </a:extLst>
                        </pic:spPr>
                      </pic:pic>
                    </a:graphicData>
                  </a:graphic>
                </wp:anchor>
              </w:drawing>
            </w:r>
          </w:p>
          <w:p w14:paraId="5B4C732C" w14:textId="3EBB58C6" w:rsidR="004F684D" w:rsidRDefault="00777959" w:rsidP="00CB2C2C">
            <w:pPr>
              <w:pStyle w:val="Beschriftung"/>
              <w:keepNext/>
              <w:rPr>
                <w:lang w:bidi="he-IL"/>
              </w:rPr>
            </w:pPr>
            <w:bookmarkStart w:id="42" w:name="_Toc40879735"/>
            <w:r>
              <w:t xml:space="preserve">Abbildung </w:t>
            </w:r>
            <w:fldSimple w:instr=" SEQ Abbildung \* ARABIC ">
              <w:r w:rsidR="002B7CD3">
                <w:rPr>
                  <w:noProof/>
                </w:rPr>
                <w:t>18</w:t>
              </w:r>
            </w:fldSimple>
            <w:r>
              <w:t xml:space="preserve"> Bild nach Wahl auswählen</w:t>
            </w:r>
            <w:bookmarkEnd w:id="42"/>
          </w:p>
        </w:tc>
      </w:tr>
    </w:tbl>
    <w:p w14:paraId="4587736E" w14:textId="52E7D1BF" w:rsidR="004F684D" w:rsidRPr="004F684D" w:rsidRDefault="00CB2C2C" w:rsidP="00CB2C2C">
      <w:pPr>
        <w:pStyle w:val="Beschriftung"/>
        <w:rPr>
          <w:lang w:bidi="he-IL"/>
        </w:rPr>
      </w:pPr>
      <w:bookmarkStart w:id="43" w:name="_Toc40879816"/>
      <w:r>
        <w:t xml:space="preserve">Tabelle </w:t>
      </w:r>
      <w:fldSimple w:instr=" SEQ Tabelle \* ARABIC ">
        <w:r w:rsidR="002B7CD3">
          <w:rPr>
            <w:noProof/>
          </w:rPr>
          <w:t>6</w:t>
        </w:r>
      </w:fldSimple>
      <w:r>
        <w:t xml:space="preserve"> Bilder in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w:t>
      </w:r>
      <w:bookmarkEnd w:id="43"/>
    </w:p>
    <w:p w14:paraId="78641ED2" w14:textId="77777777" w:rsidR="000D633A" w:rsidRDefault="000D633A" w:rsidP="000D633A">
      <w:pPr>
        <w:pStyle w:val="berschrift3"/>
        <w:rPr>
          <w:lang w:bidi="he-IL"/>
        </w:rPr>
      </w:pPr>
      <w:bookmarkStart w:id="44" w:name="_Toc40879615"/>
      <w:r>
        <w:rPr>
          <w:lang w:bidi="he-IL"/>
        </w:rPr>
        <w:t>Bilder ausrichten</w:t>
      </w:r>
      <w:bookmarkEnd w:id="44"/>
    </w:p>
    <w:tbl>
      <w:tblPr>
        <w:tblStyle w:val="Tabellenraster"/>
        <w:tblW w:w="8642" w:type="dxa"/>
        <w:tblLook w:val="04A0" w:firstRow="1" w:lastRow="0" w:firstColumn="1" w:lastColumn="0" w:noHBand="0" w:noVBand="1"/>
      </w:tblPr>
      <w:tblGrid>
        <w:gridCol w:w="4321"/>
        <w:gridCol w:w="4321"/>
      </w:tblGrid>
      <w:tr w:rsidR="006273D9" w14:paraId="18A848F4" w14:textId="77777777" w:rsidTr="00D140C3">
        <w:trPr>
          <w:trHeight w:val="287"/>
          <w:tblHeader/>
        </w:trPr>
        <w:tc>
          <w:tcPr>
            <w:tcW w:w="4321" w:type="dxa"/>
            <w:shd w:val="pct10" w:color="auto" w:fill="auto"/>
          </w:tcPr>
          <w:p w14:paraId="33FF52A7" w14:textId="65C7F51D" w:rsidR="005B3E4F" w:rsidRDefault="005B3E4F" w:rsidP="00275753">
            <w:r>
              <w:t>Erklärung</w:t>
            </w:r>
            <w:r w:rsidR="00EB6792">
              <w:fldChar w:fldCharType="begin"/>
            </w:r>
            <w:r w:rsidR="00EB6792">
              <w:instrText xml:space="preserve"> XE "</w:instrText>
            </w:r>
            <w:r w:rsidR="00EB6792" w:rsidRPr="002D63DB">
              <w:instrText>Erklärung</w:instrText>
            </w:r>
            <w:r w:rsidR="00EB6792">
              <w:instrText xml:space="preserve">" </w:instrText>
            </w:r>
            <w:r w:rsidR="00EB6792">
              <w:fldChar w:fldCharType="end"/>
            </w:r>
          </w:p>
        </w:tc>
        <w:tc>
          <w:tcPr>
            <w:tcW w:w="4321" w:type="dxa"/>
            <w:shd w:val="pct10" w:color="auto" w:fill="auto"/>
          </w:tcPr>
          <w:p w14:paraId="6512ADF4" w14:textId="77777777" w:rsidR="005B3E4F" w:rsidRDefault="005B3E4F" w:rsidP="00275753">
            <w:r>
              <w:t>Bild</w:t>
            </w:r>
          </w:p>
        </w:tc>
      </w:tr>
      <w:tr w:rsidR="006273D9" w14:paraId="76E75A88" w14:textId="77777777" w:rsidTr="00D140C3">
        <w:trPr>
          <w:trHeight w:val="3414"/>
        </w:trPr>
        <w:tc>
          <w:tcPr>
            <w:tcW w:w="4321" w:type="dxa"/>
          </w:tcPr>
          <w:p w14:paraId="0B036DEB" w14:textId="77777777" w:rsidR="005B3E4F" w:rsidRDefault="005B3E4F" w:rsidP="000D633A">
            <w:pPr>
              <w:rPr>
                <w:lang w:bidi="he-IL"/>
              </w:rPr>
            </w:pPr>
            <w:r>
              <w:rPr>
                <w:lang w:bidi="he-IL"/>
              </w:rPr>
              <w:t>Wenn man das Bild nicht richtig ausrichtet klebt es in der oberen linken Ecke fest. Daher ist es wichtig Bilder zu positionieren.</w:t>
            </w:r>
          </w:p>
        </w:tc>
        <w:tc>
          <w:tcPr>
            <w:tcW w:w="4321" w:type="dxa"/>
          </w:tcPr>
          <w:p w14:paraId="1D9C8978" w14:textId="77777777" w:rsidR="005B3E4F" w:rsidRDefault="00B20212" w:rsidP="000D633A">
            <w:pPr>
              <w:rPr>
                <w:lang w:bidi="he-IL"/>
              </w:rPr>
            </w:pPr>
            <w:r>
              <w:rPr>
                <w:noProof/>
                <w:lang w:eastAsia="de-CH"/>
              </w:rPr>
              <w:drawing>
                <wp:anchor distT="0" distB="0" distL="114300" distR="114300" simplePos="0" relativeHeight="251658242" behindDoc="0" locked="0" layoutInCell="1" allowOverlap="1" wp14:anchorId="099F37FE" wp14:editId="373576EA">
                  <wp:simplePos x="0" y="0"/>
                  <wp:positionH relativeFrom="margin">
                    <wp:posOffset>-1815</wp:posOffset>
                  </wp:positionH>
                  <wp:positionV relativeFrom="margin">
                    <wp:posOffset>248</wp:posOffset>
                  </wp:positionV>
                  <wp:extent cx="1582310" cy="1850024"/>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1582310" cy="1850024"/>
                          </a:xfrm>
                          <a:prstGeom prst="rect">
                            <a:avLst/>
                          </a:prstGeom>
                        </pic:spPr>
                      </pic:pic>
                    </a:graphicData>
                  </a:graphic>
                </wp:anchor>
              </w:drawing>
            </w:r>
            <w:r w:rsidR="00012933">
              <w:rPr>
                <w:noProof/>
                <w:lang w:eastAsia="de-CH"/>
              </w:rPr>
              <mc:AlternateContent>
                <mc:Choice Requires="wps">
                  <w:drawing>
                    <wp:anchor distT="0" distB="0" distL="114300" distR="114300" simplePos="0" relativeHeight="251658272" behindDoc="0" locked="0" layoutInCell="1" allowOverlap="1" wp14:anchorId="592EC24A" wp14:editId="71E08877">
                      <wp:simplePos x="0" y="0"/>
                      <wp:positionH relativeFrom="column">
                        <wp:posOffset>-65033</wp:posOffset>
                      </wp:positionH>
                      <wp:positionV relativeFrom="paragraph">
                        <wp:posOffset>1889207</wp:posOffset>
                      </wp:positionV>
                      <wp:extent cx="1581785"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1581785" cy="635"/>
                              </a:xfrm>
                              <a:prstGeom prst="rect">
                                <a:avLst/>
                              </a:prstGeom>
                              <a:solidFill>
                                <a:prstClr val="white"/>
                              </a:solidFill>
                              <a:ln>
                                <a:noFill/>
                              </a:ln>
                            </wps:spPr>
                            <wps:txbx>
                              <w:txbxContent>
                                <w:p w14:paraId="0073D60D" w14:textId="025967F9" w:rsidR="002B7CD3" w:rsidRPr="0030284D" w:rsidRDefault="002B7CD3" w:rsidP="00012933">
                                  <w:pPr>
                                    <w:pStyle w:val="Beschriftung"/>
                                    <w:rPr>
                                      <w:noProof/>
                                    </w:rPr>
                                  </w:pPr>
                                  <w:bookmarkStart w:id="45" w:name="_Toc40879736"/>
                                  <w:r>
                                    <w:t xml:space="preserve">Abbildung </w:t>
                                  </w:r>
                                  <w:fldSimple w:instr=" SEQ Abbildung \* ARABIC ">
                                    <w:r>
                                      <w:rPr>
                                        <w:noProof/>
                                      </w:rPr>
                                      <w:t>19</w:t>
                                    </w:r>
                                  </w:fldSimple>
                                  <w:r>
                                    <w:t xml:space="preserve"> Bild in der APP</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EC24A" id="Textfeld 5" o:spid="_x0000_s1037" type="#_x0000_t202" style="position:absolute;margin-left:-5.1pt;margin-top:148.75pt;width:124.55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" stroked="f">
                      <v:textbox style="mso-fit-shape-to-text:t" inset="0,0,0,0">
                        <w:txbxContent>
                          <w:p w14:paraId="0073D60D" w14:textId="025967F9" w:rsidR="002B7CD3" w:rsidRPr="0030284D" w:rsidRDefault="002B7CD3" w:rsidP="00012933">
                            <w:pPr>
                              <w:pStyle w:val="Beschriftung"/>
                              <w:rPr>
                                <w:noProof/>
                              </w:rPr>
                            </w:pPr>
                            <w:bookmarkStart w:id="46" w:name="_Toc40879736"/>
                            <w:r>
                              <w:t xml:space="preserve">Abbildung </w:t>
                            </w:r>
                            <w:fldSimple w:instr=" SEQ Abbildung \* ARABIC ">
                              <w:r>
                                <w:rPr>
                                  <w:noProof/>
                                </w:rPr>
                                <w:t>19</w:t>
                              </w:r>
                            </w:fldSimple>
                            <w:r>
                              <w:t xml:space="preserve"> Bild in der APP</w:t>
                            </w:r>
                            <w:bookmarkEnd w:id="46"/>
                          </w:p>
                        </w:txbxContent>
                      </v:textbox>
                      <w10:wrap type="square"/>
                    </v:shape>
                  </w:pict>
                </mc:Fallback>
              </mc:AlternateContent>
            </w:r>
          </w:p>
        </w:tc>
      </w:tr>
      <w:tr w:rsidR="006273D9" w14:paraId="3F0E7D18" w14:textId="77777777" w:rsidTr="00D140C3">
        <w:trPr>
          <w:trHeight w:val="4275"/>
        </w:trPr>
        <w:tc>
          <w:tcPr>
            <w:tcW w:w="4321" w:type="dxa"/>
          </w:tcPr>
          <w:p w14:paraId="2488FAE3" w14:textId="77777777" w:rsidR="005B3E4F" w:rsidRDefault="00F856F7" w:rsidP="000D633A">
            <w:pPr>
              <w:rPr>
                <w:lang w:bidi="he-IL"/>
              </w:rPr>
            </w:pPr>
            <w:r>
              <w:rPr>
                <w:lang w:bidi="he-IL"/>
              </w:rPr>
              <w:t>Wenn man das Bild zentriert haben will muss man an den vorher weissen, jetzt blauen Punkten ziehen. Wenn man den oberen Punkt an die obere Kante zieht muss man auch noch den unteren Punkt an die untere Kante ziehen. Folge ist das Bild wird über die Höhe mittig ausgerichtet, das sieht man an der blauen geschweiften Linie. Nun muss man das noch für die Breite machen und das Bild ist schön zentriert auf der App</w:t>
            </w:r>
            <w:r w:rsidR="00B51B52">
              <w:rPr>
                <w:lang w:bidi="he-IL"/>
              </w:rPr>
              <w:fldChar w:fldCharType="begin"/>
            </w:r>
            <w:r w:rsidR="00B51B52">
              <w:instrText xml:space="preserve"> XE "</w:instrText>
            </w:r>
            <w:r w:rsidR="00B51B52" w:rsidRPr="00455968">
              <w:rPr>
                <w:lang w:bidi="he-IL"/>
              </w:rPr>
              <w:instrText>App</w:instrText>
            </w:r>
            <w:r w:rsidR="00B51B52">
              <w:instrText xml:space="preserve">" </w:instrText>
            </w:r>
            <w:r w:rsidR="00B51B52">
              <w:rPr>
                <w:lang w:bidi="he-IL"/>
              </w:rPr>
              <w:fldChar w:fldCharType="end"/>
            </w:r>
            <w:r>
              <w:rPr>
                <w:lang w:bidi="he-IL"/>
              </w:rPr>
              <w:t>.</w:t>
            </w:r>
          </w:p>
        </w:tc>
        <w:tc>
          <w:tcPr>
            <w:tcW w:w="4321" w:type="dxa"/>
          </w:tcPr>
          <w:p w14:paraId="360D8FA3" w14:textId="77777777" w:rsidR="005B3E4F" w:rsidRDefault="00034A08" w:rsidP="000D633A">
            <w:pPr>
              <w:rPr>
                <w:noProof/>
                <w:lang w:eastAsia="de-CH"/>
              </w:rPr>
            </w:pPr>
            <w:r>
              <w:rPr>
                <w:noProof/>
                <w:lang w:eastAsia="de-CH"/>
              </w:rPr>
              <mc:AlternateContent>
                <mc:Choice Requires="wps">
                  <w:drawing>
                    <wp:anchor distT="0" distB="0" distL="114300" distR="114300" simplePos="0" relativeHeight="251658276" behindDoc="0" locked="0" layoutInCell="1" allowOverlap="1" wp14:anchorId="4BBA999B" wp14:editId="50A3B4FC">
                      <wp:simplePos x="0" y="0"/>
                      <wp:positionH relativeFrom="column">
                        <wp:posOffset>1329055</wp:posOffset>
                      </wp:positionH>
                      <wp:positionV relativeFrom="paragraph">
                        <wp:posOffset>2112645</wp:posOffset>
                      </wp:positionV>
                      <wp:extent cx="123190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1231900" cy="635"/>
                              </a:xfrm>
                              <a:prstGeom prst="rect">
                                <a:avLst/>
                              </a:prstGeom>
                              <a:solidFill>
                                <a:prstClr val="white"/>
                              </a:solidFill>
                              <a:ln>
                                <a:noFill/>
                              </a:ln>
                            </wps:spPr>
                            <wps:txbx>
                              <w:txbxContent>
                                <w:p w14:paraId="708004B7" w14:textId="7A7F8B3E" w:rsidR="002B7CD3" w:rsidRPr="00FB0449" w:rsidRDefault="002B7CD3" w:rsidP="00034A08">
                                  <w:pPr>
                                    <w:pStyle w:val="Beschriftung"/>
                                    <w:rPr>
                                      <w:noProof/>
                                    </w:rPr>
                                  </w:pPr>
                                  <w:bookmarkStart w:id="47" w:name="_Toc40879737"/>
                                  <w:r>
                                    <w:t xml:space="preserve">Abbildung </w:t>
                                  </w:r>
                                  <w:fldSimple w:instr=" SEQ Abbildung \* ARABIC ">
                                    <w:r>
                                      <w:rPr>
                                        <w:noProof/>
                                      </w:rPr>
                                      <w:t>20</w:t>
                                    </w:r>
                                  </w:fldSimple>
                                  <w:r>
                                    <w:t xml:space="preserve"> Zentrierung (Höhe)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999B" id="Textfeld 6" o:spid="_x0000_s1038" type="#_x0000_t202" style="position:absolute;margin-left:104.65pt;margin-top:166.35pt;width:97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" stroked="f">
                      <v:textbox style="mso-fit-shape-to-text:t" inset="0,0,0,0">
                        <w:txbxContent>
                          <w:p w14:paraId="708004B7" w14:textId="7A7F8B3E" w:rsidR="002B7CD3" w:rsidRPr="00FB0449" w:rsidRDefault="002B7CD3" w:rsidP="00034A08">
                            <w:pPr>
                              <w:pStyle w:val="Beschriftung"/>
                              <w:rPr>
                                <w:noProof/>
                              </w:rPr>
                            </w:pPr>
                            <w:bookmarkStart w:id="48" w:name="_Toc40879737"/>
                            <w:r>
                              <w:t xml:space="preserve">Abbildung </w:t>
                            </w:r>
                            <w:fldSimple w:instr=" SEQ Abbildung \* ARABIC ">
                              <w:r>
                                <w:rPr>
                                  <w:noProof/>
                                </w:rPr>
                                <w:t>20</w:t>
                              </w:r>
                            </w:fldSimple>
                            <w:r>
                              <w:t xml:space="preserve"> Zentrierung (Höhe)</w:t>
                            </w:r>
                            <w:bookmarkEnd w:id="48"/>
                          </w:p>
                        </w:txbxContent>
                      </v:textbox>
                      <w10:wrap type="square"/>
                    </v:shape>
                  </w:pict>
                </mc:Fallback>
              </mc:AlternateContent>
            </w:r>
            <w:r>
              <w:rPr>
                <w:noProof/>
                <w:lang w:eastAsia="de-CH"/>
              </w:rPr>
              <mc:AlternateContent>
                <mc:Choice Requires="wps">
                  <w:drawing>
                    <wp:anchor distT="0" distB="0" distL="114300" distR="114300" simplePos="0" relativeHeight="251658273" behindDoc="0" locked="0" layoutInCell="1" allowOverlap="1" wp14:anchorId="5167536A" wp14:editId="03F7E899">
                      <wp:simplePos x="0" y="0"/>
                      <wp:positionH relativeFrom="column">
                        <wp:posOffset>108944</wp:posOffset>
                      </wp:positionH>
                      <wp:positionV relativeFrom="paragraph">
                        <wp:posOffset>2114053</wp:posOffset>
                      </wp:positionV>
                      <wp:extent cx="114808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148080" cy="635"/>
                              </a:xfrm>
                              <a:prstGeom prst="rect">
                                <a:avLst/>
                              </a:prstGeom>
                              <a:solidFill>
                                <a:prstClr val="white"/>
                              </a:solidFill>
                              <a:ln>
                                <a:noFill/>
                              </a:ln>
                            </wps:spPr>
                            <wps:txbx>
                              <w:txbxContent>
                                <w:p w14:paraId="339A3C77" w14:textId="2756E48A" w:rsidR="002B7CD3" w:rsidRPr="008C16EA" w:rsidRDefault="002B7CD3" w:rsidP="00012933">
                                  <w:pPr>
                                    <w:pStyle w:val="Beschriftung"/>
                                    <w:rPr>
                                      <w:noProof/>
                                    </w:rPr>
                                  </w:pPr>
                                  <w:bookmarkStart w:id="49" w:name="_Toc40879738"/>
                                  <w:r>
                                    <w:t xml:space="preserve">Abbildung </w:t>
                                  </w:r>
                                  <w:fldSimple w:instr=" SEQ Abbildung \* ARABIC ">
                                    <w:r>
                                      <w:rPr>
                                        <w:noProof/>
                                      </w:rPr>
                                      <w:t>21</w:t>
                                    </w:r>
                                  </w:fldSimple>
                                  <w:r>
                                    <w:t xml:space="preserve"> Zentrierung (Breite)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7536A" id="Textfeld 26" o:spid="_x0000_s1039" type="#_x0000_t202" style="position:absolute;margin-left:8.6pt;margin-top:166.45pt;width:90.4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V7MAIAAGcEAAAOAAAAZHJzL2Uyb0RvYy54bWysVMGO2yAQvVfqPyDujZNsG0V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" stroked="f">
                      <v:textbox style="mso-fit-shape-to-text:t" inset="0,0,0,0">
                        <w:txbxContent>
                          <w:p w14:paraId="339A3C77" w14:textId="2756E48A" w:rsidR="002B7CD3" w:rsidRPr="008C16EA" w:rsidRDefault="002B7CD3" w:rsidP="00012933">
                            <w:pPr>
                              <w:pStyle w:val="Beschriftung"/>
                              <w:rPr>
                                <w:noProof/>
                              </w:rPr>
                            </w:pPr>
                            <w:bookmarkStart w:id="50" w:name="_Toc40879738"/>
                            <w:r>
                              <w:t xml:space="preserve">Abbildung </w:t>
                            </w:r>
                            <w:fldSimple w:instr=" SEQ Abbildung \* ARABIC ">
                              <w:r>
                                <w:rPr>
                                  <w:noProof/>
                                </w:rPr>
                                <w:t>21</w:t>
                              </w:r>
                            </w:fldSimple>
                            <w:r>
                              <w:t xml:space="preserve"> Zentrierung (Breite)</w:t>
                            </w:r>
                            <w:bookmarkEnd w:id="50"/>
                          </w:p>
                        </w:txbxContent>
                      </v:textbox>
                      <w10:wrap type="square"/>
                    </v:shape>
                  </w:pict>
                </mc:Fallback>
              </mc:AlternateContent>
            </w:r>
            <w:r>
              <w:rPr>
                <w:noProof/>
                <w:lang w:eastAsia="de-CH"/>
              </w:rPr>
              <w:drawing>
                <wp:anchor distT="0" distB="0" distL="114300" distR="114300" simplePos="0" relativeHeight="251658243" behindDoc="0" locked="0" layoutInCell="1" allowOverlap="1" wp14:anchorId="28A537DD" wp14:editId="2E3C4402">
                  <wp:simplePos x="0" y="0"/>
                  <wp:positionH relativeFrom="margin">
                    <wp:posOffset>55880</wp:posOffset>
                  </wp:positionH>
                  <wp:positionV relativeFrom="margin">
                    <wp:posOffset>0</wp:posOffset>
                  </wp:positionV>
                  <wp:extent cx="1231900" cy="2112645"/>
                  <wp:effectExtent l="0" t="0" r="6350" b="190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231900" cy="2112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56F7">
              <w:rPr>
                <w:noProof/>
                <w:lang w:eastAsia="de-CH"/>
              </w:rPr>
              <w:drawing>
                <wp:anchor distT="0" distB="0" distL="114300" distR="114300" simplePos="0" relativeHeight="251658244" behindDoc="0" locked="0" layoutInCell="1" allowOverlap="1" wp14:anchorId="36476E12" wp14:editId="4C2340A5">
                  <wp:simplePos x="0" y="0"/>
                  <wp:positionH relativeFrom="margin">
                    <wp:posOffset>1366469</wp:posOffset>
                  </wp:positionH>
                  <wp:positionV relativeFrom="margin">
                    <wp:posOffset>102</wp:posOffset>
                  </wp:positionV>
                  <wp:extent cx="1148080" cy="209740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hp.PNG"/>
                          <pic:cNvPicPr/>
                        </pic:nvPicPr>
                        <pic:blipFill>
                          <a:blip r:embed="rId33" cstate="screen">
                            <a:extLst>
                              <a:ext uri="{28A0092B-C50C-407E-A947-70E740481C1C}">
                                <a14:useLocalDpi xmlns:a14="http://schemas.microsoft.com/office/drawing/2010/main"/>
                              </a:ext>
                            </a:extLst>
                          </a:blip>
                          <a:stretch>
                            <a:fillRect/>
                          </a:stretch>
                        </pic:blipFill>
                        <pic:spPr>
                          <a:xfrm>
                            <a:off x="0" y="0"/>
                            <a:ext cx="1148080" cy="2097405"/>
                          </a:xfrm>
                          <a:prstGeom prst="rect">
                            <a:avLst/>
                          </a:prstGeom>
                        </pic:spPr>
                      </pic:pic>
                    </a:graphicData>
                  </a:graphic>
                  <wp14:sizeRelH relativeFrom="margin">
                    <wp14:pctWidth>0</wp14:pctWidth>
                  </wp14:sizeRelH>
                  <wp14:sizeRelV relativeFrom="margin">
                    <wp14:pctHeight>0</wp14:pctHeight>
                  </wp14:sizeRelV>
                </wp:anchor>
              </w:drawing>
            </w:r>
          </w:p>
        </w:tc>
      </w:tr>
      <w:tr w:rsidR="006273D9" w14:paraId="673BDB8C" w14:textId="77777777" w:rsidTr="00D140C3">
        <w:trPr>
          <w:trHeight w:val="4109"/>
        </w:trPr>
        <w:tc>
          <w:tcPr>
            <w:tcW w:w="4321" w:type="dxa"/>
          </w:tcPr>
          <w:p w14:paraId="29E1CFB9" w14:textId="77777777" w:rsidR="005B3E4F" w:rsidRDefault="006273D9" w:rsidP="000D633A">
            <w:pPr>
              <w:rPr>
                <w:lang w:bidi="he-IL"/>
              </w:rPr>
            </w:pPr>
            <w:r>
              <w:rPr>
                <w:lang w:bidi="he-IL"/>
              </w:rPr>
              <w:lastRenderedPageBreak/>
              <w:t>Wichtig ist um eine Veränderung auf der App</w:t>
            </w:r>
            <w:r w:rsidR="00B51B52">
              <w:rPr>
                <w:lang w:bidi="he-IL"/>
              </w:rPr>
              <w:fldChar w:fldCharType="begin"/>
            </w:r>
            <w:r w:rsidR="00B51B52">
              <w:instrText xml:space="preserve"> XE "</w:instrText>
            </w:r>
            <w:r w:rsidR="00B51B52" w:rsidRPr="00455968">
              <w:rPr>
                <w:lang w:bidi="he-IL"/>
              </w:rPr>
              <w:instrText>App</w:instrText>
            </w:r>
            <w:r w:rsidR="00B51B52">
              <w:instrText xml:space="preserve">" </w:instrText>
            </w:r>
            <w:r w:rsidR="00B51B52">
              <w:rPr>
                <w:lang w:bidi="he-IL"/>
              </w:rPr>
              <w:fldChar w:fldCharType="end"/>
            </w:r>
            <w:r>
              <w:rPr>
                <w:lang w:bidi="he-IL"/>
              </w:rPr>
              <w:t xml:space="preserve"> jedes Mal den grünen Pfeil mit dem Rechteck zu drücken ansonsten passiert nichts. Auf der zweiten Abbildung sieht man das zentrierte Bild auf der App.</w:t>
            </w:r>
          </w:p>
        </w:tc>
        <w:tc>
          <w:tcPr>
            <w:tcW w:w="4321" w:type="dxa"/>
          </w:tcPr>
          <w:p w14:paraId="56EAA30E" w14:textId="77777777" w:rsidR="005B3E4F" w:rsidRDefault="003B6AE2" w:rsidP="00CB2C2C">
            <w:pPr>
              <w:keepNext/>
              <w:rPr>
                <w:lang w:bidi="he-IL"/>
              </w:rPr>
            </w:pPr>
            <w:r>
              <w:rPr>
                <w:noProof/>
                <w:lang w:eastAsia="de-CH"/>
              </w:rPr>
              <mc:AlternateContent>
                <mc:Choice Requires="wps">
                  <w:drawing>
                    <wp:anchor distT="0" distB="0" distL="114300" distR="114300" simplePos="0" relativeHeight="251658274" behindDoc="0" locked="0" layoutInCell="1" allowOverlap="1" wp14:anchorId="7BD49140" wp14:editId="24D5322C">
                      <wp:simplePos x="0" y="0"/>
                      <wp:positionH relativeFrom="column">
                        <wp:posOffset>-19050</wp:posOffset>
                      </wp:positionH>
                      <wp:positionV relativeFrom="paragraph">
                        <wp:posOffset>1136015</wp:posOffset>
                      </wp:positionV>
                      <wp:extent cx="1023620" cy="292735"/>
                      <wp:effectExtent l="0" t="0" r="5080" b="0"/>
                      <wp:wrapSquare wrapText="bothSides"/>
                      <wp:docPr id="38" name="Textfeld 38"/>
                      <wp:cNvGraphicFramePr/>
                      <a:graphic xmlns:a="http://schemas.openxmlformats.org/drawingml/2006/main">
                        <a:graphicData uri="http://schemas.microsoft.com/office/word/2010/wordprocessingShape">
                          <wps:wsp>
                            <wps:cNvSpPr txBox="1"/>
                            <wps:spPr>
                              <a:xfrm>
                                <a:off x="0" y="0"/>
                                <a:ext cx="1023620" cy="292735"/>
                              </a:xfrm>
                              <a:prstGeom prst="rect">
                                <a:avLst/>
                              </a:prstGeom>
                              <a:solidFill>
                                <a:prstClr val="white"/>
                              </a:solidFill>
                              <a:ln>
                                <a:noFill/>
                              </a:ln>
                            </wps:spPr>
                            <wps:txbx>
                              <w:txbxContent>
                                <w:p w14:paraId="3B2A2B25" w14:textId="0B96324A" w:rsidR="002B7CD3" w:rsidRPr="002D7990" w:rsidRDefault="002B7CD3" w:rsidP="00012933">
                                  <w:pPr>
                                    <w:pStyle w:val="Beschriftung"/>
                                    <w:rPr>
                                      <w:noProof/>
                                    </w:rPr>
                                  </w:pPr>
                                  <w:bookmarkStart w:id="51" w:name="_Toc40879739"/>
                                  <w:r>
                                    <w:t xml:space="preserve">Abbildung </w:t>
                                  </w:r>
                                  <w:fldSimple w:instr=" SEQ Abbildung \* ARABIC ">
                                    <w:r>
                                      <w:rPr>
                                        <w:noProof/>
                                      </w:rPr>
                                      <w:t>22</w:t>
                                    </w:r>
                                  </w:fldSimple>
                                  <w:r>
                                    <w:t xml:space="preserve"> Debug Emulator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49140" id="Textfeld 38" o:spid="_x0000_s1040" type="#_x0000_t202" style="position:absolute;margin-left:-1.5pt;margin-top:89.45pt;width:80.6pt;height:23.05pt;z-index:2516582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" stroked="f">
                      <v:textbox inset="0,0,0,0">
                        <w:txbxContent>
                          <w:p w14:paraId="3B2A2B25" w14:textId="0B96324A" w:rsidR="002B7CD3" w:rsidRPr="002D7990" w:rsidRDefault="002B7CD3" w:rsidP="00012933">
                            <w:pPr>
                              <w:pStyle w:val="Beschriftung"/>
                              <w:rPr>
                                <w:noProof/>
                              </w:rPr>
                            </w:pPr>
                            <w:bookmarkStart w:id="52" w:name="_Toc40879739"/>
                            <w:r>
                              <w:t xml:space="preserve">Abbildung </w:t>
                            </w:r>
                            <w:fldSimple w:instr=" SEQ Abbildung \* ARABIC ">
                              <w:r>
                                <w:rPr>
                                  <w:noProof/>
                                </w:rPr>
                                <w:t>22</w:t>
                              </w:r>
                            </w:fldSimple>
                            <w:r>
                              <w:t xml:space="preserve"> Debug Emulator</w:t>
                            </w:r>
                            <w:bookmarkEnd w:id="52"/>
                          </w:p>
                        </w:txbxContent>
                      </v:textbox>
                      <w10:wrap type="square"/>
                    </v:shape>
                  </w:pict>
                </mc:Fallback>
              </mc:AlternateContent>
            </w:r>
            <w:r w:rsidR="00012933">
              <w:rPr>
                <w:noProof/>
                <w:lang w:eastAsia="de-CH"/>
              </w:rPr>
              <mc:AlternateContent>
                <mc:Choice Requires="wps">
                  <w:drawing>
                    <wp:anchor distT="0" distB="0" distL="114300" distR="114300" simplePos="0" relativeHeight="251658275" behindDoc="0" locked="0" layoutInCell="1" allowOverlap="1" wp14:anchorId="065EEE26" wp14:editId="02E2E819">
                      <wp:simplePos x="0" y="0"/>
                      <wp:positionH relativeFrom="column">
                        <wp:posOffset>1111250</wp:posOffset>
                      </wp:positionH>
                      <wp:positionV relativeFrom="paragraph">
                        <wp:posOffset>2300605</wp:posOffset>
                      </wp:positionV>
                      <wp:extent cx="1302385" cy="292735"/>
                      <wp:effectExtent l="0" t="0" r="0" b="0"/>
                      <wp:wrapSquare wrapText="bothSides"/>
                      <wp:docPr id="45" name="Textfeld 45"/>
                      <wp:cNvGraphicFramePr/>
                      <a:graphic xmlns:a="http://schemas.openxmlformats.org/drawingml/2006/main">
                        <a:graphicData uri="http://schemas.microsoft.com/office/word/2010/wordprocessingShape">
                          <wps:wsp>
                            <wps:cNvSpPr txBox="1"/>
                            <wps:spPr>
                              <a:xfrm>
                                <a:off x="0" y="0"/>
                                <a:ext cx="1302385" cy="292735"/>
                              </a:xfrm>
                              <a:prstGeom prst="rect">
                                <a:avLst/>
                              </a:prstGeom>
                              <a:solidFill>
                                <a:prstClr val="white"/>
                              </a:solidFill>
                              <a:ln>
                                <a:noFill/>
                              </a:ln>
                            </wps:spPr>
                            <wps:txbx>
                              <w:txbxContent>
                                <w:p w14:paraId="157C93B9" w14:textId="0D30A7D5" w:rsidR="002B7CD3" w:rsidRPr="00B915DB" w:rsidRDefault="002B7CD3" w:rsidP="00012933">
                                  <w:pPr>
                                    <w:pStyle w:val="Beschriftung"/>
                                    <w:rPr>
                                      <w:noProof/>
                                    </w:rPr>
                                  </w:pPr>
                                  <w:bookmarkStart w:id="53" w:name="_Toc40879740"/>
                                  <w:r>
                                    <w:t xml:space="preserve">Abbildung </w:t>
                                  </w:r>
                                  <w:fldSimple w:instr=" SEQ Abbildung \* ARABIC ">
                                    <w:r>
                                      <w:rPr>
                                        <w:noProof/>
                                      </w:rPr>
                                      <w:t>23</w:t>
                                    </w:r>
                                  </w:fldSimple>
                                  <w:r>
                                    <w:t xml:space="preserve"> Zentriertes Bild in der App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EEE26" id="Textfeld 45" o:spid="_x0000_s1041" type="#_x0000_t202" style="position:absolute;margin-left:87.5pt;margin-top:181.15pt;width:102.55pt;height:23.0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" stroked="f">
                      <v:textbox inset="0,0,0,0">
                        <w:txbxContent>
                          <w:p w14:paraId="157C93B9" w14:textId="0D30A7D5" w:rsidR="002B7CD3" w:rsidRPr="00B915DB" w:rsidRDefault="002B7CD3" w:rsidP="00012933">
                            <w:pPr>
                              <w:pStyle w:val="Beschriftung"/>
                              <w:rPr>
                                <w:noProof/>
                              </w:rPr>
                            </w:pPr>
                            <w:bookmarkStart w:id="54" w:name="_Toc40879740"/>
                            <w:r>
                              <w:t xml:space="preserve">Abbildung </w:t>
                            </w:r>
                            <w:fldSimple w:instr=" SEQ Abbildung \* ARABIC ">
                              <w:r>
                                <w:rPr>
                                  <w:noProof/>
                                </w:rPr>
                                <w:t>23</w:t>
                              </w:r>
                            </w:fldSimple>
                            <w:r>
                              <w:t xml:space="preserve"> Zentriertes Bild in der App</w:t>
                            </w:r>
                            <w:bookmarkEnd w:id="54"/>
                          </w:p>
                        </w:txbxContent>
                      </v:textbox>
                      <w10:wrap type="square"/>
                    </v:shape>
                  </w:pict>
                </mc:Fallback>
              </mc:AlternateContent>
            </w:r>
            <w:r w:rsidR="00096667" w:rsidRPr="00096667">
              <w:rPr>
                <w:noProof/>
                <w:lang w:eastAsia="de-CH"/>
              </w:rPr>
              <w:drawing>
                <wp:anchor distT="0" distB="0" distL="114300" distR="114300" simplePos="0" relativeHeight="251658246" behindDoc="0" locked="0" layoutInCell="1" allowOverlap="1" wp14:anchorId="2905C9BC" wp14:editId="39E4AEF6">
                  <wp:simplePos x="0" y="0"/>
                  <wp:positionH relativeFrom="margin">
                    <wp:posOffset>-23241</wp:posOffset>
                  </wp:positionH>
                  <wp:positionV relativeFrom="margin">
                    <wp:posOffset>49530</wp:posOffset>
                  </wp:positionV>
                  <wp:extent cx="1023620" cy="1050290"/>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a:ext>
                            </a:extLst>
                          </a:blip>
                          <a:srcRect b="-1"/>
                          <a:stretch/>
                        </pic:blipFill>
                        <pic:spPr bwMode="auto">
                          <a:xfrm>
                            <a:off x="0" y="0"/>
                            <a:ext cx="1023620" cy="105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6667">
              <w:rPr>
                <w:noProof/>
                <w:lang w:eastAsia="de-CH"/>
              </w:rPr>
              <w:drawing>
                <wp:anchor distT="0" distB="0" distL="114300" distR="114300" simplePos="0" relativeHeight="251658245" behindDoc="0" locked="0" layoutInCell="1" allowOverlap="1" wp14:anchorId="4489680A" wp14:editId="60BAADFC">
                  <wp:simplePos x="0" y="0"/>
                  <wp:positionH relativeFrom="margin">
                    <wp:posOffset>1115035</wp:posOffset>
                  </wp:positionH>
                  <wp:positionV relativeFrom="margin">
                    <wp:posOffset>305</wp:posOffset>
                  </wp:positionV>
                  <wp:extent cx="1323975" cy="2289175"/>
                  <wp:effectExtent l="0" t="0" r="952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1323975" cy="228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E6284AA" w14:textId="45F7AED4" w:rsidR="00012933" w:rsidRPr="00012933" w:rsidRDefault="00CB2C2C" w:rsidP="00012933">
      <w:pPr>
        <w:pStyle w:val="Beschriftung"/>
      </w:pPr>
      <w:bookmarkStart w:id="55" w:name="_Toc40879817"/>
      <w:r>
        <w:t xml:space="preserve">Tabelle </w:t>
      </w:r>
      <w:fldSimple w:instr=" SEQ Tabelle \* ARABIC ">
        <w:r w:rsidR="002B7CD3">
          <w:rPr>
            <w:noProof/>
          </w:rPr>
          <w:t>7</w:t>
        </w:r>
      </w:fldSimple>
      <w:r>
        <w:t xml:space="preserve"> Bilder ausrichten in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w:t>
      </w:r>
      <w:bookmarkEnd w:id="55"/>
    </w:p>
    <w:p w14:paraId="3C4EFB51" w14:textId="77777777" w:rsidR="0045425F" w:rsidRPr="0045425F" w:rsidRDefault="00225115" w:rsidP="00225115">
      <w:pPr>
        <w:pStyle w:val="berschrift2"/>
        <w:rPr>
          <w:rFonts w:eastAsia="Calibri"/>
          <w:sz w:val="36"/>
          <w:szCs w:val="36"/>
        </w:rPr>
      </w:pPr>
      <w:bookmarkStart w:id="56" w:name="_Toc40879616"/>
      <w:r>
        <w:t>Links</w:t>
      </w:r>
      <w:bookmarkEnd w:id="56"/>
    </w:p>
    <w:p w14:paraId="2E22D043" w14:textId="77777777" w:rsidR="0045425F" w:rsidRDefault="0045425F" w:rsidP="0045425F">
      <w:r>
        <w:t>Zu einer App gehören auch Links. Wir haben Links gebraucht um auf der Seite mit den wichtigen Infos.</w:t>
      </w:r>
    </w:p>
    <w:tbl>
      <w:tblPr>
        <w:tblStyle w:val="Tabellenraster"/>
        <w:tblW w:w="0" w:type="auto"/>
        <w:tblLook w:val="04A0" w:firstRow="1" w:lastRow="0" w:firstColumn="1" w:lastColumn="0" w:noHBand="0" w:noVBand="1"/>
      </w:tblPr>
      <w:tblGrid>
        <w:gridCol w:w="4203"/>
        <w:gridCol w:w="4291"/>
      </w:tblGrid>
      <w:tr w:rsidR="00D140C3" w14:paraId="159B96E0" w14:textId="77777777" w:rsidTr="00AC3741">
        <w:tc>
          <w:tcPr>
            <w:tcW w:w="4240" w:type="dxa"/>
            <w:shd w:val="pct10" w:color="auto" w:fill="auto"/>
          </w:tcPr>
          <w:p w14:paraId="74066F19" w14:textId="69A3E848" w:rsidR="0045425F" w:rsidRDefault="0045425F" w:rsidP="0045425F">
            <w:r>
              <w:t>Erklärung</w:t>
            </w:r>
          </w:p>
        </w:tc>
        <w:tc>
          <w:tcPr>
            <w:tcW w:w="4254" w:type="dxa"/>
            <w:shd w:val="pct10" w:color="auto" w:fill="auto"/>
          </w:tcPr>
          <w:p w14:paraId="35E10C24" w14:textId="3F83D3F5" w:rsidR="0045425F" w:rsidRDefault="0045425F" w:rsidP="0045425F">
            <w:r>
              <w:t>Bild</w:t>
            </w:r>
          </w:p>
        </w:tc>
      </w:tr>
      <w:tr w:rsidR="00D140C3" w14:paraId="54D6EF3D" w14:textId="77777777" w:rsidTr="00AC3741">
        <w:tc>
          <w:tcPr>
            <w:tcW w:w="4240" w:type="dxa"/>
          </w:tcPr>
          <w:p w14:paraId="0CF7C208" w14:textId="0F913FEA" w:rsidR="0045425F" w:rsidRDefault="009D70C6" w:rsidP="0045425F">
            <w:r>
              <w:t>Zuerst muss man in der Datei strings.</w:t>
            </w:r>
            <w:r w:rsidR="003D49D1">
              <w:t>XML</w:t>
            </w:r>
            <w:r>
              <w:t xml:space="preserve"> den </w:t>
            </w:r>
            <w:r w:rsidR="00B823B0">
              <w:t>String</w:t>
            </w:r>
            <w:r>
              <w:t xml:space="preserve"> konfigurieren. Dazu gehört </w:t>
            </w:r>
            <w:r w:rsidR="00B823B0">
              <w:t>Name</w:t>
            </w:r>
            <w:r>
              <w:t>, der Link zur Seite und der Text.</w:t>
            </w:r>
          </w:p>
        </w:tc>
        <w:tc>
          <w:tcPr>
            <w:tcW w:w="4254" w:type="dxa"/>
          </w:tcPr>
          <w:p w14:paraId="41C551FB" w14:textId="77AD9D1A" w:rsidR="00D140C3" w:rsidRDefault="00D140C3" w:rsidP="00D140C3">
            <w:pPr>
              <w:keepNext/>
              <w:ind w:left="-104"/>
            </w:pPr>
            <w:r>
              <w:rPr>
                <w:noProof/>
                <w:lang w:eastAsia="de-CH"/>
              </w:rPr>
              <w:drawing>
                <wp:inline distT="0" distB="0" distL="0" distR="0" wp14:anchorId="5A70E5F4" wp14:editId="4DDDBAEC">
                  <wp:extent cx="2654257" cy="545910"/>
                  <wp:effectExtent l="0" t="0" r="0" b="6985"/>
                  <wp:docPr id="1422730972" name="Grafik 142273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2801937" cy="576284"/>
                          </a:xfrm>
                          <a:prstGeom prst="rect">
                            <a:avLst/>
                          </a:prstGeom>
                        </pic:spPr>
                      </pic:pic>
                    </a:graphicData>
                  </a:graphic>
                </wp:inline>
              </w:drawing>
            </w:r>
          </w:p>
          <w:p w14:paraId="17DB584B" w14:textId="3E08C04E" w:rsidR="0045425F" w:rsidRDefault="00D140C3" w:rsidP="00D140C3">
            <w:pPr>
              <w:pStyle w:val="Beschriftung"/>
            </w:pPr>
            <w:bookmarkStart w:id="57" w:name="_Toc40879741"/>
            <w:r>
              <w:t xml:space="preserve">Abbildung </w:t>
            </w:r>
            <w:fldSimple w:instr=" SEQ Abbildung \* ARABIC ">
              <w:r w:rsidR="002B7CD3">
                <w:rPr>
                  <w:noProof/>
                </w:rPr>
                <w:t>24</w:t>
              </w:r>
            </w:fldSimple>
            <w:r>
              <w:t xml:space="preserve"> Text im strings.</w:t>
            </w:r>
            <w:r w:rsidR="003D49D1">
              <w:t>XML</w:t>
            </w:r>
            <w:bookmarkEnd w:id="57"/>
          </w:p>
        </w:tc>
      </w:tr>
      <w:tr w:rsidR="00D140C3" w14:paraId="7F9A90DA" w14:textId="77777777" w:rsidTr="00AC3741">
        <w:tc>
          <w:tcPr>
            <w:tcW w:w="4240" w:type="dxa"/>
          </w:tcPr>
          <w:p w14:paraId="54A4E7A0" w14:textId="6115C337" w:rsidR="0045425F" w:rsidRDefault="00DF04BD" w:rsidP="0045425F">
            <w:r>
              <w:t xml:space="preserve">In der entsprechenden Java Klasse muss man dann noch den Link eine Funktion </w:t>
            </w:r>
            <w:r w:rsidR="00E66DB1">
              <w:t>geben,</w:t>
            </w:r>
            <w:r>
              <w:t xml:space="preserve"> weil er bis jetzt nur blau markiert wäre. Man sucht den Link per ID und gibt ihm die </w:t>
            </w:r>
            <w:r w:rsidR="00846F55">
              <w:t>Funktion</w:t>
            </w:r>
            <w:r>
              <w:t xml:space="preserve"> für den Link</w:t>
            </w:r>
            <w:r w:rsidR="00E66DB1">
              <w:t xml:space="preserve">. Da wir </w:t>
            </w:r>
            <w:r w:rsidR="00EA3DBD">
              <w:t>vier Links gebraucht haben</w:t>
            </w:r>
            <w:r w:rsidR="00E66DB1">
              <w:t xml:space="preserve"> wir auch dementsprechend vier konfiguriert</w:t>
            </w:r>
          </w:p>
        </w:tc>
        <w:tc>
          <w:tcPr>
            <w:tcW w:w="4254" w:type="dxa"/>
          </w:tcPr>
          <w:p w14:paraId="5556D79D" w14:textId="627475B5" w:rsidR="0045425F" w:rsidRDefault="00962C6F" w:rsidP="0045425F">
            <w:r>
              <w:rPr>
                <w:noProof/>
                <w:lang w:eastAsia="de-CH"/>
              </w:rPr>
              <mc:AlternateContent>
                <mc:Choice Requires="wps">
                  <w:drawing>
                    <wp:anchor distT="0" distB="0" distL="114300" distR="114300" simplePos="0" relativeHeight="251693109" behindDoc="0" locked="0" layoutInCell="1" allowOverlap="1" wp14:anchorId="3576775B" wp14:editId="1E5E9AF1">
                      <wp:simplePos x="0" y="0"/>
                      <wp:positionH relativeFrom="column">
                        <wp:posOffset>-65405</wp:posOffset>
                      </wp:positionH>
                      <wp:positionV relativeFrom="paragraph">
                        <wp:posOffset>1272857</wp:posOffset>
                      </wp:positionV>
                      <wp:extent cx="2550795" cy="635"/>
                      <wp:effectExtent l="0" t="0" r="0" b="0"/>
                      <wp:wrapSquare wrapText="bothSides"/>
                      <wp:docPr id="1422730973" name="Textfeld 1422730973"/>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1A284BF0" w14:textId="21BA73FF" w:rsidR="002B7CD3" w:rsidRPr="005F0E95" w:rsidRDefault="002B7CD3" w:rsidP="00962C6F">
                                  <w:pPr>
                                    <w:pStyle w:val="Beschriftung"/>
                                    <w:rPr>
                                      <w:noProof/>
                                      <w:sz w:val="24"/>
                                    </w:rPr>
                                  </w:pPr>
                                  <w:bookmarkStart w:id="58" w:name="_Toc40879742"/>
                                  <w:r>
                                    <w:t xml:space="preserve">Abbildung </w:t>
                                  </w:r>
                                  <w:fldSimple w:instr=" SEQ Abbildung \* ARABIC ">
                                    <w:r>
                                      <w:rPr>
                                        <w:noProof/>
                                      </w:rPr>
                                      <w:t>25</w:t>
                                    </w:r>
                                  </w:fldSimple>
                                  <w:r>
                                    <w:t xml:space="preserve"> Funktiongebung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6775B" id="Textfeld 1422730973" o:spid="_x0000_s1042" type="#_x0000_t202" style="position:absolute;margin-left:-5.15pt;margin-top:100.2pt;width:200.85pt;height:.05pt;z-index:2516931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" stroked="f">
                      <v:textbox style="mso-fit-shape-to-text:t" inset="0,0,0,0">
                        <w:txbxContent>
                          <w:p w14:paraId="1A284BF0" w14:textId="21BA73FF" w:rsidR="002B7CD3" w:rsidRPr="005F0E95" w:rsidRDefault="002B7CD3" w:rsidP="00962C6F">
                            <w:pPr>
                              <w:pStyle w:val="Beschriftung"/>
                              <w:rPr>
                                <w:noProof/>
                                <w:sz w:val="24"/>
                              </w:rPr>
                            </w:pPr>
                            <w:bookmarkStart w:id="59" w:name="_Toc40879742"/>
                            <w:r>
                              <w:t xml:space="preserve">Abbildung </w:t>
                            </w:r>
                            <w:fldSimple w:instr=" SEQ Abbildung \* ARABIC ">
                              <w:r>
                                <w:rPr>
                                  <w:noProof/>
                                </w:rPr>
                                <w:t>25</w:t>
                              </w:r>
                            </w:fldSimple>
                            <w:r>
                              <w:t xml:space="preserve"> Funktiongebung</w:t>
                            </w:r>
                            <w:bookmarkEnd w:id="59"/>
                          </w:p>
                        </w:txbxContent>
                      </v:textbox>
                      <w10:wrap type="square"/>
                    </v:shape>
                  </w:pict>
                </mc:Fallback>
              </mc:AlternateContent>
            </w:r>
            <w:r>
              <w:rPr>
                <w:noProof/>
                <w:lang w:eastAsia="de-CH"/>
              </w:rPr>
              <w:drawing>
                <wp:anchor distT="0" distB="0" distL="114300" distR="114300" simplePos="0" relativeHeight="251662389" behindDoc="0" locked="0" layoutInCell="1" allowOverlap="1" wp14:anchorId="6D70C6E6" wp14:editId="65BFB6FC">
                  <wp:simplePos x="0" y="0"/>
                  <wp:positionH relativeFrom="margin">
                    <wp:posOffset>-65195</wp:posOffset>
                  </wp:positionH>
                  <wp:positionV relativeFrom="margin">
                    <wp:posOffset>533</wp:posOffset>
                  </wp:positionV>
                  <wp:extent cx="2550795" cy="1261745"/>
                  <wp:effectExtent l="0" t="0" r="1905" b="0"/>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2550795" cy="1261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140C3" w14:paraId="3A161F7E" w14:textId="77777777" w:rsidTr="00AC3741">
        <w:tc>
          <w:tcPr>
            <w:tcW w:w="4240" w:type="dxa"/>
          </w:tcPr>
          <w:p w14:paraId="67B3EDD5" w14:textId="43C90C78" w:rsidR="0045425F" w:rsidRDefault="00E66DB1" w:rsidP="003D49D1">
            <w:r>
              <w:lastRenderedPageBreak/>
              <w:t xml:space="preserve">Dann muss noch in der </w:t>
            </w:r>
            <w:r w:rsidR="003D49D1">
              <w:t>XML</w:t>
            </w:r>
            <w:r>
              <w:t xml:space="preserve"> Datei der richtige </w:t>
            </w:r>
            <w:r w:rsidR="00B823B0">
              <w:t>String</w:t>
            </w:r>
            <w:r>
              <w:t xml:space="preserve"> angegeben werden.</w:t>
            </w:r>
          </w:p>
        </w:tc>
        <w:tc>
          <w:tcPr>
            <w:tcW w:w="4254" w:type="dxa"/>
          </w:tcPr>
          <w:p w14:paraId="6123AF2C" w14:textId="77777777" w:rsidR="00962C6F" w:rsidRDefault="009D70C6" w:rsidP="00962C6F">
            <w:pPr>
              <w:keepNext/>
            </w:pPr>
            <w:r>
              <w:rPr>
                <w:noProof/>
                <w:lang w:eastAsia="de-CH"/>
              </w:rPr>
              <w:drawing>
                <wp:inline distT="0" distB="0" distL="0" distR="0" wp14:anchorId="0F9DDBE3" wp14:editId="5BD91C00">
                  <wp:extent cx="2395587" cy="1823190"/>
                  <wp:effectExtent l="0" t="0" r="5080" b="5715"/>
                  <wp:docPr id="1422730945" name="Grafik 142273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2395587" cy="1823190"/>
                          </a:xfrm>
                          <a:prstGeom prst="rect">
                            <a:avLst/>
                          </a:prstGeom>
                        </pic:spPr>
                      </pic:pic>
                    </a:graphicData>
                  </a:graphic>
                </wp:inline>
              </w:drawing>
            </w:r>
          </w:p>
          <w:p w14:paraId="7CB80148" w14:textId="72F6C068" w:rsidR="0045425F" w:rsidRDefault="00962C6F" w:rsidP="00962C6F">
            <w:pPr>
              <w:pStyle w:val="Beschriftung"/>
            </w:pPr>
            <w:bookmarkStart w:id="60" w:name="_Toc40879743"/>
            <w:r>
              <w:t xml:space="preserve">Abbildung </w:t>
            </w:r>
            <w:fldSimple w:instr=" SEQ Abbildung \* ARABIC ">
              <w:r w:rsidR="002B7CD3">
                <w:rPr>
                  <w:noProof/>
                </w:rPr>
                <w:t>26</w:t>
              </w:r>
            </w:fldSimple>
            <w:r>
              <w:t xml:space="preserve"> </w:t>
            </w:r>
            <w:r w:rsidR="003D49D1">
              <w:t>XML</w:t>
            </w:r>
            <w:r>
              <w:t xml:space="preserve"> String</w:t>
            </w:r>
            <w:bookmarkEnd w:id="60"/>
          </w:p>
        </w:tc>
      </w:tr>
    </w:tbl>
    <w:p w14:paraId="59DBBF2D" w14:textId="77777777" w:rsidR="00AC3741" w:rsidRDefault="00AC3741" w:rsidP="00AC3741">
      <w:pPr>
        <w:pStyle w:val="berschrift1"/>
      </w:pPr>
      <w:bookmarkStart w:id="61" w:name="_Toc40704145"/>
      <w:bookmarkStart w:id="62" w:name="_Toc40879617"/>
      <w:r>
        <w:lastRenderedPageBreak/>
        <w:t>Android</w:t>
      </w:r>
      <w:r>
        <w:fldChar w:fldCharType="begin"/>
      </w:r>
      <w:r>
        <w:instrText xml:space="preserve"> XE "</w:instrText>
      </w:r>
      <w:r w:rsidRPr="00677C7D">
        <w:instrText>Android</w:instrText>
      </w:r>
      <w:r>
        <w:instrText xml:space="preserve">" </w:instrText>
      </w:r>
      <w:r>
        <w:fldChar w:fldCharType="end"/>
      </w:r>
      <w:r>
        <w:t xml:space="preserve"> App</w:t>
      </w:r>
      <w:r>
        <w:fldChar w:fldCharType="begin"/>
      </w:r>
      <w:r>
        <w:instrText xml:space="preserve"> XE "</w:instrText>
      </w:r>
      <w:r w:rsidRPr="00455968">
        <w:instrText>App</w:instrText>
      </w:r>
      <w:r>
        <w:instrText xml:space="preserve">" </w:instrText>
      </w:r>
      <w:r>
        <w:fldChar w:fldCharType="end"/>
      </w:r>
      <w:r>
        <w:t xml:space="preserve"> als APK</w:t>
      </w:r>
      <w:r>
        <w:fldChar w:fldCharType="begin"/>
      </w:r>
      <w:r>
        <w:instrText xml:space="preserve"> XE "</w:instrText>
      </w:r>
      <w:r w:rsidRPr="006E5C1D">
        <w:instrText>APK</w:instrText>
      </w:r>
      <w:r>
        <w:instrText xml:space="preserve">" </w:instrText>
      </w:r>
      <w:r>
        <w:fldChar w:fldCharType="end"/>
      </w:r>
      <w:r>
        <w:t xml:space="preserve"> exportieren</w:t>
      </w:r>
      <w:bookmarkEnd w:id="61"/>
      <w:bookmarkEnd w:id="62"/>
    </w:p>
    <w:p w14:paraId="5E420D2B" w14:textId="77777777" w:rsidR="00AC3741" w:rsidRDefault="00AC3741" w:rsidP="00AC3741">
      <w:r>
        <w:t>Damit man die App</w:t>
      </w:r>
      <w:r>
        <w:fldChar w:fldCharType="begin"/>
      </w:r>
      <w:r>
        <w:instrText xml:space="preserve"> XE "</w:instrText>
      </w:r>
      <w:r w:rsidRPr="00455968">
        <w:rPr>
          <w:lang w:bidi="he-IL"/>
        </w:rPr>
        <w:instrText>App</w:instrText>
      </w:r>
      <w:r>
        <w:instrText xml:space="preserve">" </w:instrText>
      </w:r>
      <w:r>
        <w:fldChar w:fldCharType="end"/>
      </w:r>
      <w:r>
        <w:t xml:space="preserve"> auf einem Gerät installieren kann, muss man die APK</w:t>
      </w:r>
      <w:r>
        <w:fldChar w:fldCharType="begin"/>
      </w:r>
      <w:r>
        <w:instrText xml:space="preserve"> XE "</w:instrText>
      </w:r>
      <w:r w:rsidRPr="006E5C1D">
        <w:instrText>APK</w:instrText>
      </w:r>
      <w:r>
        <w:instrText xml:space="preserve">" </w:instrText>
      </w:r>
      <w:r>
        <w:fldChar w:fldCharType="end"/>
      </w:r>
      <w:r>
        <w:t>-Datei davon haben. Hier zeigen wir euch, wie man in Android</w:t>
      </w:r>
      <w:r>
        <w:fldChar w:fldCharType="begin"/>
      </w:r>
      <w:r>
        <w:instrText xml:space="preserve"> XE "</w:instrText>
      </w:r>
      <w:r w:rsidRPr="00677C7D">
        <w:instrText>Android</w:instrText>
      </w:r>
      <w:r>
        <w:instrText xml:space="preserve">" </w:instrText>
      </w:r>
      <w:r>
        <w:fldChar w:fldCharType="end"/>
      </w:r>
      <w:r>
        <w:t xml:space="preserve"> Studio</w:t>
      </w:r>
      <w:r>
        <w:fldChar w:fldCharType="begin"/>
      </w:r>
      <w:r>
        <w:instrText xml:space="preserve"> XE "</w:instrText>
      </w:r>
      <w:r w:rsidRPr="009D264E">
        <w:rPr>
          <w:lang w:bidi="he-IL"/>
        </w:rPr>
        <w:instrText>Android Studio</w:instrText>
      </w:r>
      <w:r>
        <w:instrText xml:space="preserve">" </w:instrText>
      </w:r>
      <w:r>
        <w:fldChar w:fldCharType="end"/>
      </w:r>
      <w:r>
        <w:t xml:space="preserve"> die App als APK exportiert.</w:t>
      </w:r>
    </w:p>
    <w:tbl>
      <w:tblPr>
        <w:tblStyle w:val="Tabellenraster"/>
        <w:tblW w:w="0" w:type="auto"/>
        <w:tblLook w:val="04A0" w:firstRow="1" w:lastRow="0" w:firstColumn="1" w:lastColumn="0" w:noHBand="0" w:noVBand="1"/>
      </w:tblPr>
      <w:tblGrid>
        <w:gridCol w:w="4004"/>
        <w:gridCol w:w="4490"/>
      </w:tblGrid>
      <w:tr w:rsidR="00AC3741" w14:paraId="19CFD434" w14:textId="77777777" w:rsidTr="00AC3741">
        <w:trPr>
          <w:tblHeader/>
        </w:trPr>
        <w:tc>
          <w:tcPr>
            <w:tcW w:w="4531" w:type="dxa"/>
            <w:shd w:val="pct10" w:color="auto" w:fill="auto"/>
          </w:tcPr>
          <w:p w14:paraId="27001313" w14:textId="77777777" w:rsidR="00AC3741" w:rsidRDefault="00AC3741" w:rsidP="00AC3741">
            <w:pPr>
              <w:jc w:val="both"/>
            </w:pPr>
            <w:r>
              <w:t>Beschreibung</w:t>
            </w:r>
            <w:r>
              <w:fldChar w:fldCharType="begin"/>
            </w:r>
            <w:r>
              <w:instrText xml:space="preserve"> XE "</w:instrText>
            </w:r>
            <w:r w:rsidRPr="003B65F0">
              <w:rPr>
                <w:lang w:bidi="he-IL"/>
              </w:rPr>
              <w:instrText>Beschreibung</w:instrText>
            </w:r>
            <w:r>
              <w:instrText xml:space="preserve">" </w:instrText>
            </w:r>
            <w:r>
              <w:fldChar w:fldCharType="end"/>
            </w:r>
          </w:p>
        </w:tc>
        <w:tc>
          <w:tcPr>
            <w:tcW w:w="4531" w:type="dxa"/>
            <w:shd w:val="pct10" w:color="auto" w:fill="auto"/>
          </w:tcPr>
          <w:p w14:paraId="48E87B52" w14:textId="77777777" w:rsidR="00AC3741" w:rsidRDefault="00AC3741" w:rsidP="00AC3741">
            <w:r>
              <w:t>Bild</w:t>
            </w:r>
          </w:p>
        </w:tc>
      </w:tr>
      <w:tr w:rsidR="00AC3741" w14:paraId="188FB5E4" w14:textId="77777777" w:rsidTr="00AC3741">
        <w:tc>
          <w:tcPr>
            <w:tcW w:w="4531" w:type="dxa"/>
          </w:tcPr>
          <w:p w14:paraId="550C9971" w14:textId="77777777" w:rsidR="00AC3741" w:rsidRDefault="00AC3741" w:rsidP="00AC3741">
            <w:r>
              <w:t>Als erstes gehen wir auf «Build» und im Menü dann auf «Generated Signed Bundle /APK</w:t>
            </w:r>
            <w:r>
              <w:fldChar w:fldCharType="begin"/>
            </w:r>
            <w:r>
              <w:instrText xml:space="preserve"> XE "</w:instrText>
            </w:r>
            <w:r w:rsidRPr="006E5C1D">
              <w:instrText>APK</w:instrText>
            </w:r>
            <w:r>
              <w:instrText xml:space="preserve">" </w:instrText>
            </w:r>
            <w:r>
              <w:fldChar w:fldCharType="end"/>
            </w:r>
            <w:r>
              <w:t>».</w:t>
            </w:r>
          </w:p>
        </w:tc>
        <w:tc>
          <w:tcPr>
            <w:tcW w:w="4531" w:type="dxa"/>
          </w:tcPr>
          <w:p w14:paraId="5F6779FC" w14:textId="77777777" w:rsidR="00AC3741" w:rsidRDefault="00AC3741" w:rsidP="00AC3741">
            <w:pPr>
              <w:keepNext/>
              <w:jc w:val="center"/>
            </w:pPr>
            <w:r>
              <w:rPr>
                <w:noProof/>
                <w:lang w:eastAsia="de-CH"/>
              </w:rPr>
              <w:drawing>
                <wp:inline distT="0" distB="0" distL="0" distR="0" wp14:anchorId="24DAC838" wp14:editId="54830397">
                  <wp:extent cx="2562225" cy="1457960"/>
                  <wp:effectExtent l="0" t="0" r="9525" b="8890"/>
                  <wp:docPr id="559372964" name="Grafik 21"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39" cstate="print">
                            <a:extLst>
                              <a:ext uri="{28A0092B-C50C-407E-A947-70E740481C1C}">
                                <a14:useLocalDpi xmlns:a14="http://schemas.microsoft.com/office/drawing/2010/main"/>
                              </a:ext>
                            </a:extLst>
                          </a:blip>
                          <a:stretch>
                            <a:fillRect/>
                          </a:stretch>
                        </pic:blipFill>
                        <pic:spPr>
                          <a:xfrm>
                            <a:off x="0" y="0"/>
                            <a:ext cx="2562225" cy="1457960"/>
                          </a:xfrm>
                          <a:prstGeom prst="rect">
                            <a:avLst/>
                          </a:prstGeom>
                        </pic:spPr>
                      </pic:pic>
                    </a:graphicData>
                  </a:graphic>
                </wp:inline>
              </w:drawing>
            </w:r>
          </w:p>
          <w:p w14:paraId="1FBFB501" w14:textId="44774593" w:rsidR="00AC3741" w:rsidRDefault="00AC3741" w:rsidP="00AC3741">
            <w:pPr>
              <w:pStyle w:val="Beschriftung"/>
              <w:ind w:left="147"/>
            </w:pPr>
            <w:bookmarkStart w:id="63" w:name="_Toc40879744"/>
            <w:r>
              <w:t xml:space="preserve">Abbildung </w:t>
            </w:r>
            <w:fldSimple w:instr=" SEQ Abbildung \* ARABIC ">
              <w:r w:rsidR="002B7CD3">
                <w:rPr>
                  <w:noProof/>
                </w:rPr>
                <w:t>27</w:t>
              </w:r>
            </w:fldSimple>
            <w:r>
              <w:t xml:space="preserve"> Kontext Menü</w:t>
            </w:r>
            <w:bookmarkEnd w:id="63"/>
          </w:p>
        </w:tc>
      </w:tr>
      <w:tr w:rsidR="00AC3741" w14:paraId="3C0DED6F" w14:textId="77777777" w:rsidTr="00AC3741">
        <w:tc>
          <w:tcPr>
            <w:tcW w:w="4531" w:type="dxa"/>
          </w:tcPr>
          <w:p w14:paraId="5C41AD17" w14:textId="77777777" w:rsidR="00AC3741" w:rsidRDefault="00AC3741" w:rsidP="00AC3741">
            <w:r>
              <w:t>Hier wählen wir dann APK</w:t>
            </w:r>
            <w:r>
              <w:fldChar w:fldCharType="begin"/>
            </w:r>
            <w:r>
              <w:instrText xml:space="preserve"> XE "</w:instrText>
            </w:r>
            <w:r w:rsidRPr="006E5C1D">
              <w:instrText>APK</w:instrText>
            </w:r>
            <w:r>
              <w:instrText xml:space="preserve">" </w:instrText>
            </w:r>
            <w:r>
              <w:fldChar w:fldCharType="end"/>
            </w:r>
            <w:r>
              <w:t xml:space="preserve"> aus, da wir ja eine APK-Datei haben möchten.</w:t>
            </w:r>
          </w:p>
        </w:tc>
        <w:tc>
          <w:tcPr>
            <w:tcW w:w="4531" w:type="dxa"/>
          </w:tcPr>
          <w:p w14:paraId="5E9A2D36" w14:textId="77777777" w:rsidR="00AC3741" w:rsidRDefault="00AC3741" w:rsidP="00AC3741">
            <w:pPr>
              <w:keepNext/>
              <w:jc w:val="center"/>
            </w:pPr>
            <w:r>
              <w:rPr>
                <w:noProof/>
                <w:lang w:eastAsia="de-CH"/>
              </w:rPr>
              <w:drawing>
                <wp:inline distT="0" distB="0" distL="0" distR="0" wp14:anchorId="43692D89" wp14:editId="78A79D85">
                  <wp:extent cx="2665730" cy="2148205"/>
                  <wp:effectExtent l="0" t="0" r="1270" b="4445"/>
                  <wp:docPr id="1654684052" name="Grafik 1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40" cstate="print">
                            <a:extLst>
                              <a:ext uri="{28A0092B-C50C-407E-A947-70E740481C1C}">
                                <a14:useLocalDpi xmlns:a14="http://schemas.microsoft.com/office/drawing/2010/main"/>
                              </a:ext>
                            </a:extLst>
                          </a:blip>
                          <a:stretch>
                            <a:fillRect/>
                          </a:stretch>
                        </pic:blipFill>
                        <pic:spPr>
                          <a:xfrm>
                            <a:off x="0" y="0"/>
                            <a:ext cx="2665730" cy="2148205"/>
                          </a:xfrm>
                          <a:prstGeom prst="rect">
                            <a:avLst/>
                          </a:prstGeom>
                        </pic:spPr>
                      </pic:pic>
                    </a:graphicData>
                  </a:graphic>
                </wp:inline>
              </w:drawing>
            </w:r>
          </w:p>
          <w:p w14:paraId="5BC552FF" w14:textId="344E4FAC" w:rsidR="00AC3741" w:rsidRDefault="00AC3741" w:rsidP="00AC3741">
            <w:pPr>
              <w:pStyle w:val="Beschriftung"/>
              <w:ind w:left="-1554"/>
              <w:jc w:val="center"/>
            </w:pPr>
            <w:bookmarkStart w:id="64" w:name="_Toc40879745"/>
            <w:r>
              <w:t xml:space="preserve">Abbildung </w:t>
            </w:r>
            <w:fldSimple w:instr=" SEQ Abbildung \* ARABIC ">
              <w:r w:rsidR="002B7CD3">
                <w:rPr>
                  <w:noProof/>
                </w:rPr>
                <w:t>28</w:t>
              </w:r>
            </w:fldSimple>
            <w:r>
              <w:t xml:space="preserve"> Auswahl Bundle/APK</w:t>
            </w:r>
            <w:bookmarkEnd w:id="64"/>
            <w:r>
              <w:fldChar w:fldCharType="begin"/>
            </w:r>
            <w:r>
              <w:instrText xml:space="preserve"> XE "</w:instrText>
            </w:r>
            <w:r w:rsidRPr="006E5C1D">
              <w:instrText>APK</w:instrText>
            </w:r>
            <w:r>
              <w:instrText xml:space="preserve">" </w:instrText>
            </w:r>
            <w:r>
              <w:fldChar w:fldCharType="end"/>
            </w:r>
          </w:p>
        </w:tc>
      </w:tr>
      <w:tr w:rsidR="00AC3741" w14:paraId="43C55A66" w14:textId="77777777" w:rsidTr="00AC3741">
        <w:tc>
          <w:tcPr>
            <w:tcW w:w="4531" w:type="dxa"/>
          </w:tcPr>
          <w:p w14:paraId="7D5A8B45" w14:textId="77777777" w:rsidR="00AC3741" w:rsidRDefault="00AC3741" w:rsidP="00AC3741">
            <w:r>
              <w:t>Hier muss man einen Keystore</w:t>
            </w:r>
            <w:r>
              <w:fldChar w:fldCharType="begin"/>
            </w:r>
            <w:r>
              <w:instrText xml:space="preserve"> XE "</w:instrText>
            </w:r>
            <w:r w:rsidRPr="00166F2D">
              <w:instrText>Keystore</w:instrText>
            </w:r>
            <w:r>
              <w:instrText xml:space="preserve">" </w:instrText>
            </w:r>
            <w:r>
              <w:fldChar w:fldCharType="end"/>
            </w:r>
            <w:r>
              <w:t xml:space="preserve"> auswählen. Falls Sie keinen haben, müssen sie auf «Create New» klicken und die nötigen Infos dort eingeben.</w:t>
            </w:r>
          </w:p>
        </w:tc>
        <w:tc>
          <w:tcPr>
            <w:tcW w:w="4531" w:type="dxa"/>
          </w:tcPr>
          <w:p w14:paraId="159DCF01" w14:textId="77777777" w:rsidR="00AC3741" w:rsidRDefault="00AC3741" w:rsidP="00AC3741">
            <w:pPr>
              <w:keepNext/>
              <w:jc w:val="center"/>
            </w:pPr>
            <w:r>
              <w:rPr>
                <w:noProof/>
                <w:lang w:eastAsia="de-CH"/>
              </w:rPr>
              <w:drawing>
                <wp:inline distT="0" distB="0" distL="0" distR="0" wp14:anchorId="10D10BD9" wp14:editId="74211CD6">
                  <wp:extent cx="2648585" cy="2148205"/>
                  <wp:effectExtent l="0" t="0" r="0" b="4445"/>
                  <wp:docPr id="2097316086" name="Grafik 17"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41" cstate="print">
                            <a:extLst>
                              <a:ext uri="{28A0092B-C50C-407E-A947-70E740481C1C}">
                                <a14:useLocalDpi xmlns:a14="http://schemas.microsoft.com/office/drawing/2010/main"/>
                              </a:ext>
                            </a:extLst>
                          </a:blip>
                          <a:stretch>
                            <a:fillRect/>
                          </a:stretch>
                        </pic:blipFill>
                        <pic:spPr>
                          <a:xfrm>
                            <a:off x="0" y="0"/>
                            <a:ext cx="2648585" cy="2148205"/>
                          </a:xfrm>
                          <a:prstGeom prst="rect">
                            <a:avLst/>
                          </a:prstGeom>
                        </pic:spPr>
                      </pic:pic>
                    </a:graphicData>
                  </a:graphic>
                </wp:inline>
              </w:drawing>
            </w:r>
          </w:p>
          <w:p w14:paraId="621B136E" w14:textId="46032664" w:rsidR="00AC3741" w:rsidRDefault="00AC3741" w:rsidP="00AC3741">
            <w:pPr>
              <w:pStyle w:val="Beschriftung"/>
              <w:ind w:left="147" w:hanging="2552"/>
              <w:jc w:val="center"/>
            </w:pPr>
            <w:bookmarkStart w:id="65" w:name="_Toc40879746"/>
            <w:r>
              <w:t xml:space="preserve">Abbildung </w:t>
            </w:r>
            <w:fldSimple w:instr=" SEQ Abbildung \* ARABIC ">
              <w:r w:rsidR="002B7CD3">
                <w:rPr>
                  <w:noProof/>
                </w:rPr>
                <w:t>29</w:t>
              </w:r>
            </w:fldSimple>
            <w:r>
              <w:t xml:space="preserve"> Key-Store</w:t>
            </w:r>
            <w:bookmarkEnd w:id="65"/>
          </w:p>
        </w:tc>
      </w:tr>
      <w:tr w:rsidR="00AC3741" w14:paraId="421DBBD1" w14:textId="77777777" w:rsidTr="00AC3741">
        <w:tc>
          <w:tcPr>
            <w:tcW w:w="4531" w:type="dxa"/>
          </w:tcPr>
          <w:p w14:paraId="0529C311" w14:textId="77777777" w:rsidR="00AC3741" w:rsidRDefault="00AC3741" w:rsidP="00AC3741">
            <w:r>
              <w:lastRenderedPageBreak/>
              <w:t>Jetzt können wir auswählen, ob wir eine Debug-Variante oder eine Release-Variante haben möchten. Wir wählen hier die Release-Variante aus, da wir diese App</w:t>
            </w:r>
            <w:r>
              <w:fldChar w:fldCharType="begin"/>
            </w:r>
            <w:r>
              <w:instrText xml:space="preserve"> XE "</w:instrText>
            </w:r>
            <w:r w:rsidRPr="00455968">
              <w:rPr>
                <w:lang w:bidi="he-IL"/>
              </w:rPr>
              <w:instrText>App</w:instrText>
            </w:r>
            <w:r>
              <w:instrText xml:space="preserve">" </w:instrText>
            </w:r>
            <w:r>
              <w:fldChar w:fldCharType="end"/>
            </w:r>
            <w:r>
              <w:t xml:space="preserve"> veröffentlichen möchten. Anschliessend klicken wir auf «Finish»</w:t>
            </w:r>
          </w:p>
        </w:tc>
        <w:tc>
          <w:tcPr>
            <w:tcW w:w="4531" w:type="dxa"/>
          </w:tcPr>
          <w:p w14:paraId="2E2D05A5" w14:textId="77777777" w:rsidR="00AC3741" w:rsidRDefault="00AC3741" w:rsidP="00AC3741">
            <w:pPr>
              <w:keepNext/>
              <w:jc w:val="center"/>
            </w:pPr>
            <w:r>
              <w:rPr>
                <w:noProof/>
                <w:lang w:eastAsia="de-CH"/>
              </w:rPr>
              <w:drawing>
                <wp:inline distT="0" distB="0" distL="0" distR="0" wp14:anchorId="705894E2" wp14:editId="1C166DDC">
                  <wp:extent cx="2622550" cy="2130425"/>
                  <wp:effectExtent l="0" t="0" r="6350" b="3175"/>
                  <wp:docPr id="78077295" name="Grafik 15"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42" cstate="print">
                            <a:extLst>
                              <a:ext uri="{28A0092B-C50C-407E-A947-70E740481C1C}">
                                <a14:useLocalDpi xmlns:a14="http://schemas.microsoft.com/office/drawing/2010/main"/>
                              </a:ext>
                            </a:extLst>
                          </a:blip>
                          <a:stretch>
                            <a:fillRect/>
                          </a:stretch>
                        </pic:blipFill>
                        <pic:spPr>
                          <a:xfrm>
                            <a:off x="0" y="0"/>
                            <a:ext cx="2622550" cy="2130425"/>
                          </a:xfrm>
                          <a:prstGeom prst="rect">
                            <a:avLst/>
                          </a:prstGeom>
                        </pic:spPr>
                      </pic:pic>
                    </a:graphicData>
                  </a:graphic>
                </wp:inline>
              </w:drawing>
            </w:r>
          </w:p>
          <w:p w14:paraId="103E53B3" w14:textId="714FFCEB" w:rsidR="00AC3741" w:rsidRDefault="00AC3741" w:rsidP="00AC3741">
            <w:pPr>
              <w:pStyle w:val="Beschriftung"/>
              <w:ind w:left="-1271"/>
              <w:jc w:val="center"/>
            </w:pPr>
            <w:bookmarkStart w:id="66" w:name="_Toc40879747"/>
            <w:r>
              <w:t xml:space="preserve">Abbildung </w:t>
            </w:r>
            <w:fldSimple w:instr=" SEQ Abbildung \* ARABIC ">
              <w:r w:rsidR="002B7CD3">
                <w:rPr>
                  <w:noProof/>
                </w:rPr>
                <w:t>30</w:t>
              </w:r>
            </w:fldSimple>
            <w:r>
              <w:t xml:space="preserve">  Auswahl Debug/Release</w:t>
            </w:r>
            <w:bookmarkEnd w:id="66"/>
          </w:p>
        </w:tc>
      </w:tr>
      <w:tr w:rsidR="00AC3741" w14:paraId="05FE8B7F" w14:textId="77777777" w:rsidTr="00AC3741">
        <w:tc>
          <w:tcPr>
            <w:tcW w:w="4531" w:type="dxa"/>
          </w:tcPr>
          <w:p w14:paraId="09BB06D6" w14:textId="77777777" w:rsidR="00AC3741" w:rsidRDefault="00AC3741" w:rsidP="00AC3741">
            <w:r>
              <w:t>Jetzt warten wir, bis überall grüne Häkchen angezeigt werden. Falls ein Fehler angezeigt wird, Sie es beheben.</w:t>
            </w:r>
          </w:p>
        </w:tc>
        <w:tc>
          <w:tcPr>
            <w:tcW w:w="4531" w:type="dxa"/>
          </w:tcPr>
          <w:p w14:paraId="67020546" w14:textId="77777777" w:rsidR="00AC3741" w:rsidRDefault="00AC3741" w:rsidP="00AC3741">
            <w:pPr>
              <w:keepNext/>
              <w:jc w:val="center"/>
            </w:pPr>
            <w:r>
              <w:rPr>
                <w:noProof/>
                <w:lang w:eastAsia="de-CH"/>
              </w:rPr>
              <w:drawing>
                <wp:inline distT="0" distB="0" distL="0" distR="0" wp14:anchorId="76A41EED" wp14:editId="5032D736">
                  <wp:extent cx="2630805" cy="784860"/>
                  <wp:effectExtent l="0" t="0" r="0" b="0"/>
                  <wp:docPr id="960206252" name="Grafik 13"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43" cstate="print">
                            <a:extLst>
                              <a:ext uri="{28A0092B-C50C-407E-A947-70E740481C1C}">
                                <a14:useLocalDpi xmlns:a14="http://schemas.microsoft.com/office/drawing/2010/main"/>
                              </a:ext>
                            </a:extLst>
                          </a:blip>
                          <a:stretch>
                            <a:fillRect/>
                          </a:stretch>
                        </pic:blipFill>
                        <pic:spPr>
                          <a:xfrm>
                            <a:off x="0" y="0"/>
                            <a:ext cx="2630805" cy="784860"/>
                          </a:xfrm>
                          <a:prstGeom prst="rect">
                            <a:avLst/>
                          </a:prstGeom>
                        </pic:spPr>
                      </pic:pic>
                    </a:graphicData>
                  </a:graphic>
                </wp:inline>
              </w:drawing>
            </w:r>
          </w:p>
          <w:p w14:paraId="53913DD9" w14:textId="64F4CB9F" w:rsidR="00AC3741" w:rsidRDefault="00AC3741" w:rsidP="00AC3741">
            <w:pPr>
              <w:pStyle w:val="Beschriftung"/>
              <w:ind w:left="-1838"/>
              <w:jc w:val="center"/>
            </w:pPr>
            <w:bookmarkStart w:id="67" w:name="_Toc40879748"/>
            <w:r>
              <w:t xml:space="preserve">Abbildung </w:t>
            </w:r>
            <w:fldSimple w:instr=" SEQ Abbildung \* ARABIC ">
              <w:r w:rsidR="002B7CD3">
                <w:rPr>
                  <w:noProof/>
                </w:rPr>
                <w:t>31</w:t>
              </w:r>
            </w:fldSimple>
            <w:r>
              <w:t xml:space="preserve"> Build Fortschritte</w:t>
            </w:r>
            <w:bookmarkEnd w:id="67"/>
          </w:p>
        </w:tc>
      </w:tr>
      <w:tr w:rsidR="00AC3741" w14:paraId="2B422DF1" w14:textId="77777777" w:rsidTr="00AC3741">
        <w:tc>
          <w:tcPr>
            <w:tcW w:w="4531" w:type="dxa"/>
          </w:tcPr>
          <w:p w14:paraId="113A3C90" w14:textId="77777777" w:rsidR="00AC3741" w:rsidRDefault="00AC3741" w:rsidP="00AC3741">
            <w:r>
              <w:t>Die fertige APK</w:t>
            </w:r>
            <w:r>
              <w:fldChar w:fldCharType="begin"/>
            </w:r>
            <w:r>
              <w:instrText xml:space="preserve"> XE "</w:instrText>
            </w:r>
            <w:r w:rsidRPr="006E5C1D">
              <w:instrText>APK</w:instrText>
            </w:r>
            <w:r>
              <w:instrText xml:space="preserve">" </w:instrText>
            </w:r>
            <w:r>
              <w:fldChar w:fldCharType="end"/>
            </w:r>
            <w:r>
              <w:t>-Datei befindet sich im Ordner ihrprojektname\app</w:t>
            </w:r>
            <w:r>
              <w:fldChar w:fldCharType="begin"/>
            </w:r>
            <w:r>
              <w:instrText xml:space="preserve"> XE "</w:instrText>
            </w:r>
            <w:r w:rsidRPr="004432A3">
              <w:rPr>
                <w:lang w:bidi="he-IL"/>
              </w:rPr>
              <w:instrText>app</w:instrText>
            </w:r>
            <w:r>
              <w:instrText xml:space="preserve">" </w:instrText>
            </w:r>
            <w:r>
              <w:fldChar w:fldCharType="end"/>
            </w:r>
            <w:r>
              <w:t>\release. Diese Datei können Sie entweder auf einem Handy ziehen und installieren oder im Internet veröffentlichen.</w:t>
            </w:r>
          </w:p>
        </w:tc>
        <w:tc>
          <w:tcPr>
            <w:tcW w:w="4531" w:type="dxa"/>
          </w:tcPr>
          <w:p w14:paraId="02322759" w14:textId="77777777" w:rsidR="00AC3741" w:rsidRDefault="00AC3741" w:rsidP="00AC3741">
            <w:pPr>
              <w:keepNext/>
              <w:jc w:val="center"/>
            </w:pPr>
            <w:r>
              <w:rPr>
                <w:noProof/>
                <w:lang w:eastAsia="de-CH"/>
              </w:rPr>
              <w:drawing>
                <wp:inline distT="0" distB="0" distL="0" distR="0" wp14:anchorId="5FA2DC8D" wp14:editId="34D8824E">
                  <wp:extent cx="2648585" cy="1501140"/>
                  <wp:effectExtent l="0" t="0" r="0" b="3810"/>
                  <wp:docPr id="1396192439" name="Grafik 2"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44" cstate="print">
                            <a:extLst>
                              <a:ext uri="{28A0092B-C50C-407E-A947-70E740481C1C}">
                                <a14:useLocalDpi xmlns:a14="http://schemas.microsoft.com/office/drawing/2010/main"/>
                              </a:ext>
                            </a:extLst>
                          </a:blip>
                          <a:stretch>
                            <a:fillRect/>
                          </a:stretch>
                        </pic:blipFill>
                        <pic:spPr>
                          <a:xfrm>
                            <a:off x="0" y="0"/>
                            <a:ext cx="2648585" cy="1501140"/>
                          </a:xfrm>
                          <a:prstGeom prst="rect">
                            <a:avLst/>
                          </a:prstGeom>
                        </pic:spPr>
                      </pic:pic>
                    </a:graphicData>
                  </a:graphic>
                </wp:inline>
              </w:drawing>
            </w:r>
          </w:p>
          <w:p w14:paraId="591C3C4D" w14:textId="1B268D66" w:rsidR="00AC3741" w:rsidRDefault="00AC3741" w:rsidP="00AC3741">
            <w:pPr>
              <w:pStyle w:val="Beschriftung"/>
              <w:ind w:left="-2405"/>
              <w:jc w:val="center"/>
            </w:pPr>
            <w:bookmarkStart w:id="68" w:name="_Toc40879749"/>
            <w:r>
              <w:t xml:space="preserve">Abbildung </w:t>
            </w:r>
            <w:fldSimple w:instr=" SEQ Abbildung \* ARABIC ">
              <w:r w:rsidR="002B7CD3">
                <w:rPr>
                  <w:noProof/>
                </w:rPr>
                <w:t>32</w:t>
              </w:r>
            </w:fldSimple>
            <w:r>
              <w:t xml:space="preserve"> Zielordner</w:t>
            </w:r>
            <w:bookmarkEnd w:id="68"/>
          </w:p>
        </w:tc>
      </w:tr>
    </w:tbl>
    <w:p w14:paraId="24E94A79" w14:textId="4AFC6402" w:rsidR="00AC3741" w:rsidRDefault="00AC3741" w:rsidP="00AC3741">
      <w:pPr>
        <w:pStyle w:val="Beschriftung"/>
      </w:pPr>
      <w:bookmarkStart w:id="69" w:name="_Toc40879818"/>
      <w:r>
        <w:t xml:space="preserve">Tabelle </w:t>
      </w:r>
      <w:fldSimple w:instr=" SEQ Tabelle \* ARABIC ">
        <w:r w:rsidR="002B7CD3">
          <w:rPr>
            <w:noProof/>
          </w:rPr>
          <w:t>8</w:t>
        </w:r>
      </w:fldSimple>
      <w:r>
        <w:t xml:space="preserve"> APK</w:t>
      </w:r>
      <w:bookmarkEnd w:id="69"/>
    </w:p>
    <w:p w14:paraId="63048B98" w14:textId="77777777" w:rsidR="00E46354" w:rsidRDefault="00E46354" w:rsidP="00E46354">
      <w:pPr>
        <w:pStyle w:val="berschrift1"/>
      </w:pPr>
      <w:bookmarkStart w:id="70" w:name="_Toc40879618"/>
      <w:r>
        <w:lastRenderedPageBreak/>
        <w:t>Activity erstellen</w:t>
      </w:r>
      <w:bookmarkEnd w:id="70"/>
    </w:p>
    <w:p w14:paraId="406C35F0" w14:textId="77777777" w:rsidR="00E46354" w:rsidRPr="00704D01" w:rsidRDefault="00E46354" w:rsidP="00E46354">
      <w:pPr>
        <w:ind w:left="432"/>
        <w:rPr>
          <w:lang w:bidi="he-IL"/>
        </w:rPr>
      </w:pPr>
      <w:r>
        <w:rPr>
          <w:lang w:bidi="he-IL"/>
        </w:rPr>
        <w:t>Activitys sind Seiten einer App. Hier wird gezeigt, wie man sie erstellen kann.</w:t>
      </w:r>
    </w:p>
    <w:tbl>
      <w:tblPr>
        <w:tblStyle w:val="Tabellenraster"/>
        <w:tblW w:w="0" w:type="auto"/>
        <w:tblInd w:w="432" w:type="dxa"/>
        <w:tblLook w:val="04A0" w:firstRow="1" w:lastRow="0" w:firstColumn="1" w:lastColumn="0" w:noHBand="0" w:noVBand="1"/>
      </w:tblPr>
      <w:tblGrid>
        <w:gridCol w:w="3901"/>
        <w:gridCol w:w="4161"/>
      </w:tblGrid>
      <w:tr w:rsidR="00E46354" w14:paraId="74BE0F19" w14:textId="77777777" w:rsidTr="00E46354">
        <w:trPr>
          <w:tblHeader/>
        </w:trPr>
        <w:tc>
          <w:tcPr>
            <w:tcW w:w="3901" w:type="dxa"/>
            <w:shd w:val="pct10" w:color="auto" w:fill="auto"/>
          </w:tcPr>
          <w:p w14:paraId="125E0B5C" w14:textId="77777777" w:rsidR="00E46354" w:rsidRDefault="00E46354" w:rsidP="00E46354">
            <w:pPr>
              <w:rPr>
                <w:lang w:bidi="he-IL"/>
              </w:rPr>
            </w:pPr>
            <w:r>
              <w:rPr>
                <w:lang w:bidi="he-IL"/>
              </w:rPr>
              <w:t>Beschreibung</w:t>
            </w:r>
            <w:r>
              <w:rPr>
                <w:lang w:bidi="he-IL"/>
              </w:rPr>
              <w:fldChar w:fldCharType="begin"/>
            </w:r>
            <w:r>
              <w:instrText xml:space="preserve"> XE "</w:instrText>
            </w:r>
            <w:r w:rsidRPr="003B65F0">
              <w:rPr>
                <w:lang w:bidi="he-IL"/>
              </w:rPr>
              <w:instrText>Beschreibung</w:instrText>
            </w:r>
            <w:r>
              <w:instrText xml:space="preserve">" </w:instrText>
            </w:r>
            <w:r>
              <w:rPr>
                <w:lang w:bidi="he-IL"/>
              </w:rPr>
              <w:fldChar w:fldCharType="end"/>
            </w:r>
          </w:p>
        </w:tc>
        <w:tc>
          <w:tcPr>
            <w:tcW w:w="4161" w:type="dxa"/>
            <w:shd w:val="pct10" w:color="auto" w:fill="auto"/>
          </w:tcPr>
          <w:p w14:paraId="3CE693BA" w14:textId="77777777" w:rsidR="00E46354" w:rsidRDefault="00E46354" w:rsidP="00E46354">
            <w:pPr>
              <w:rPr>
                <w:lang w:bidi="he-IL"/>
              </w:rPr>
            </w:pPr>
            <w:r>
              <w:rPr>
                <w:lang w:bidi="he-IL"/>
              </w:rPr>
              <w:t>Bild</w:t>
            </w:r>
          </w:p>
        </w:tc>
      </w:tr>
      <w:tr w:rsidR="00E46354" w14:paraId="7B5B1712" w14:textId="77777777" w:rsidTr="00E46354">
        <w:tc>
          <w:tcPr>
            <w:tcW w:w="3901" w:type="dxa"/>
          </w:tcPr>
          <w:p w14:paraId="3A562BB1" w14:textId="77777777" w:rsidR="00E46354" w:rsidRDefault="00E46354" w:rsidP="00E46354">
            <w:pPr>
              <w:rPr>
                <w:lang w:bidi="he-IL"/>
              </w:rPr>
            </w:pPr>
            <w:r>
              <w:rPr>
                <w:lang w:bidi="he-IL"/>
              </w:rPr>
              <w:t>Zuerst einen Rechtsklick auf den Root-Ordner «app». Dort wählt man dann New -&gt; Activity -&gt; Empty Activity</w:t>
            </w:r>
          </w:p>
        </w:tc>
        <w:tc>
          <w:tcPr>
            <w:tcW w:w="4161" w:type="dxa"/>
          </w:tcPr>
          <w:p w14:paraId="16D6F7A6" w14:textId="77777777" w:rsidR="00E46354" w:rsidRDefault="00E46354" w:rsidP="00E46354">
            <w:pPr>
              <w:keepNext/>
              <w:jc w:val="center"/>
            </w:pPr>
            <w:r>
              <w:rPr>
                <w:noProof/>
                <w:lang w:eastAsia="de-CH"/>
              </w:rPr>
              <w:drawing>
                <wp:inline distT="0" distB="0" distL="0" distR="0" wp14:anchorId="5261A849" wp14:editId="3B7E1258">
                  <wp:extent cx="2473318" cy="2066925"/>
                  <wp:effectExtent l="0" t="0" r="3810" b="0"/>
                  <wp:docPr id="1366190905"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45" cstate="print">
                            <a:extLst>
                              <a:ext uri="{28A0092B-C50C-407E-A947-70E740481C1C}">
                                <a14:useLocalDpi xmlns:a14="http://schemas.microsoft.com/office/drawing/2010/main"/>
                              </a:ext>
                            </a:extLst>
                          </a:blip>
                          <a:stretch>
                            <a:fillRect/>
                          </a:stretch>
                        </pic:blipFill>
                        <pic:spPr>
                          <a:xfrm>
                            <a:off x="0" y="0"/>
                            <a:ext cx="2473318" cy="2066925"/>
                          </a:xfrm>
                          <a:prstGeom prst="rect">
                            <a:avLst/>
                          </a:prstGeom>
                        </pic:spPr>
                      </pic:pic>
                    </a:graphicData>
                  </a:graphic>
                </wp:inline>
              </w:drawing>
            </w:r>
          </w:p>
          <w:p w14:paraId="4FE766AF" w14:textId="07A3ED44" w:rsidR="00E46354" w:rsidRDefault="00E46354" w:rsidP="00E46354">
            <w:pPr>
              <w:pStyle w:val="Beschriftung"/>
              <w:rPr>
                <w:lang w:bidi="he-IL"/>
              </w:rPr>
            </w:pPr>
            <w:bookmarkStart w:id="71" w:name="_Toc40879750"/>
            <w:r>
              <w:t xml:space="preserve">Abbildung </w:t>
            </w:r>
            <w:fldSimple w:instr=" SEQ Abbildung \* ARABIC ">
              <w:r w:rsidR="002B7CD3">
                <w:rPr>
                  <w:noProof/>
                </w:rPr>
                <w:t>33</w:t>
              </w:r>
            </w:fldSimple>
            <w:r>
              <w:t xml:space="preserve"> Activity erstellen</w:t>
            </w:r>
            <w:bookmarkEnd w:id="71"/>
          </w:p>
        </w:tc>
      </w:tr>
      <w:tr w:rsidR="00E46354" w14:paraId="3FBB0330" w14:textId="77777777" w:rsidTr="00E46354">
        <w:tc>
          <w:tcPr>
            <w:tcW w:w="3901" w:type="dxa"/>
          </w:tcPr>
          <w:p w14:paraId="70910306" w14:textId="77777777" w:rsidR="00E46354" w:rsidRDefault="00E46354" w:rsidP="00E46354">
            <w:pPr>
              <w:rPr>
                <w:lang w:bidi="he-IL"/>
              </w:rPr>
            </w:pPr>
            <w:r>
              <w:rPr>
                <w:lang w:bidi="he-IL"/>
              </w:rPr>
              <w:t>Hier stellt man seine Einstellungen an. Wir haben nur den Namen geändert. Dann anschliessend auf «Finish» klicken.</w:t>
            </w:r>
          </w:p>
        </w:tc>
        <w:tc>
          <w:tcPr>
            <w:tcW w:w="4161" w:type="dxa"/>
          </w:tcPr>
          <w:p w14:paraId="062DF631" w14:textId="77777777" w:rsidR="00E46354" w:rsidRDefault="00E46354" w:rsidP="00E46354">
            <w:pPr>
              <w:keepNext/>
              <w:jc w:val="center"/>
            </w:pPr>
            <w:r>
              <w:rPr>
                <w:noProof/>
                <w:lang w:eastAsia="de-CH"/>
              </w:rPr>
              <w:drawing>
                <wp:inline distT="0" distB="0" distL="0" distR="0" wp14:anchorId="1DD3FE0A" wp14:editId="668BFEA2">
                  <wp:extent cx="2438084" cy="2067632"/>
                  <wp:effectExtent l="0" t="0" r="635" b="8890"/>
                  <wp:docPr id="1114523089"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46" cstate="screen">
                            <a:extLst>
                              <a:ext uri="{28A0092B-C50C-407E-A947-70E740481C1C}">
                                <a14:useLocalDpi xmlns:a14="http://schemas.microsoft.com/office/drawing/2010/main"/>
                              </a:ext>
                            </a:extLst>
                          </a:blip>
                          <a:stretch>
                            <a:fillRect/>
                          </a:stretch>
                        </pic:blipFill>
                        <pic:spPr>
                          <a:xfrm>
                            <a:off x="0" y="0"/>
                            <a:ext cx="2438084" cy="2067632"/>
                          </a:xfrm>
                          <a:prstGeom prst="rect">
                            <a:avLst/>
                          </a:prstGeom>
                        </pic:spPr>
                      </pic:pic>
                    </a:graphicData>
                  </a:graphic>
                </wp:inline>
              </w:drawing>
            </w:r>
          </w:p>
          <w:p w14:paraId="2C4A76C4" w14:textId="327D070A" w:rsidR="00E46354" w:rsidRDefault="00E46354" w:rsidP="00E46354">
            <w:pPr>
              <w:pStyle w:val="Beschriftung"/>
              <w:keepNext/>
              <w:rPr>
                <w:lang w:bidi="he-IL"/>
              </w:rPr>
            </w:pPr>
            <w:bookmarkStart w:id="72" w:name="_Toc40879751"/>
            <w:r>
              <w:t xml:space="preserve">Abbildung </w:t>
            </w:r>
            <w:fldSimple w:instr=" SEQ Abbildung \* ARABIC ">
              <w:r w:rsidR="002B7CD3">
                <w:rPr>
                  <w:noProof/>
                </w:rPr>
                <w:t>34</w:t>
              </w:r>
            </w:fldSimple>
            <w:r>
              <w:t>Activity erstellen</w:t>
            </w:r>
            <w:bookmarkEnd w:id="72"/>
          </w:p>
        </w:tc>
      </w:tr>
    </w:tbl>
    <w:p w14:paraId="047614F1" w14:textId="6C347D29" w:rsidR="00E46354" w:rsidRDefault="00E46354" w:rsidP="00E46354">
      <w:pPr>
        <w:pStyle w:val="Beschriftung"/>
        <w:ind w:firstLine="576"/>
      </w:pPr>
      <w:bookmarkStart w:id="73" w:name="_Toc40879819"/>
      <w:r>
        <w:t xml:space="preserve">Tabelle </w:t>
      </w:r>
      <w:fldSimple w:instr=" SEQ Tabelle \* ARABIC ">
        <w:r w:rsidR="002B7CD3">
          <w:rPr>
            <w:noProof/>
          </w:rPr>
          <w:t>9</w:t>
        </w:r>
      </w:fldSimple>
      <w:r>
        <w:t xml:space="preserve"> Activity erstellen</w:t>
      </w:r>
      <w:bookmarkEnd w:id="73"/>
    </w:p>
    <w:p w14:paraId="410E267C" w14:textId="77777777" w:rsidR="00E46354" w:rsidRDefault="00E46354" w:rsidP="00E46354">
      <w:pPr>
        <w:pStyle w:val="berschrift2"/>
      </w:pPr>
      <w:bookmarkStart w:id="74" w:name="_Toc40879619"/>
      <w:r>
        <w:t>Activity in Navigation einbinden</w:t>
      </w:r>
      <w:bookmarkEnd w:id="74"/>
    </w:p>
    <w:p w14:paraId="56E74115" w14:textId="6A9F562C" w:rsidR="00E46354" w:rsidRDefault="00E46354" w:rsidP="00E46354">
      <w:pPr>
        <w:ind w:left="576"/>
        <w:rPr>
          <w:lang w:bidi="he-IL"/>
        </w:rPr>
      </w:pPr>
      <w:r>
        <w:rPr>
          <w:lang w:bidi="he-IL"/>
        </w:rPr>
        <w:t xml:space="preserve">Man kann auch Activity in die Navigation einbinden. Dafür müssen wir ein bisschen Java und </w:t>
      </w:r>
      <w:r w:rsidR="003D49D1">
        <w:rPr>
          <w:lang w:bidi="he-IL"/>
        </w:rPr>
        <w:t>XML</w:t>
      </w:r>
      <w:r>
        <w:rPr>
          <w:lang w:bidi="he-IL"/>
        </w:rPr>
        <w:t xml:space="preserve"> anwenden.</w:t>
      </w:r>
    </w:p>
    <w:p w14:paraId="00B89AE6" w14:textId="5B46F909" w:rsidR="00E46354" w:rsidRDefault="003D49D1" w:rsidP="00E46354">
      <w:pPr>
        <w:pStyle w:val="berschrift3"/>
        <w:rPr>
          <w:lang w:bidi="he-IL"/>
        </w:rPr>
      </w:pPr>
      <w:bookmarkStart w:id="75" w:name="_Toc40879620"/>
      <w:r>
        <w:rPr>
          <w:lang w:bidi="he-IL"/>
        </w:rPr>
        <w:t>XML</w:t>
      </w:r>
      <w:r w:rsidR="00E46354">
        <w:rPr>
          <w:lang w:bidi="he-IL"/>
        </w:rPr>
        <w:t>-Code</w:t>
      </w:r>
      <w:bookmarkEnd w:id="75"/>
    </w:p>
    <w:p w14:paraId="451B1BFB" w14:textId="31B875F4" w:rsidR="00E46354" w:rsidRDefault="00E46354" w:rsidP="00E46354">
      <w:pPr>
        <w:ind w:left="709"/>
        <w:rPr>
          <w:lang w:bidi="he-IL"/>
        </w:rPr>
      </w:pPr>
      <w:r>
        <w:rPr>
          <w:lang w:bidi="he-IL"/>
        </w:rPr>
        <w:t xml:space="preserve">Zuerst müssen wir in der </w:t>
      </w:r>
      <w:r w:rsidR="003D49D1">
        <w:rPr>
          <w:lang w:bidi="he-IL"/>
        </w:rPr>
        <w:t>XML</w:t>
      </w:r>
      <w:r>
        <w:rPr>
          <w:lang w:bidi="he-IL"/>
        </w:rPr>
        <w:t>-Datei mobile_navigation.</w:t>
      </w:r>
      <w:r w:rsidR="003D49D1">
        <w:rPr>
          <w:lang w:bidi="he-IL"/>
        </w:rPr>
        <w:t>XML</w:t>
      </w:r>
      <w:r>
        <w:rPr>
          <w:lang w:bidi="he-IL"/>
        </w:rPr>
        <w:t xml:space="preserve"> ein paar Änderungen vornehmen. Dieses Code-Snippet müssen wir einfügen.</w:t>
      </w:r>
    </w:p>
    <w:p w14:paraId="3C0D4F64" w14:textId="77777777" w:rsidR="00E46354" w:rsidRPr="00DA6C0D"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DA6C0D">
        <w:rPr>
          <w:rFonts w:ascii="Courier New" w:eastAsia="Times New Roman" w:hAnsi="Courier New" w:cs="Courier New"/>
          <w:color w:val="E8BF6A"/>
          <w:sz w:val="18"/>
          <w:szCs w:val="18"/>
          <w:lang w:eastAsia="de-CH"/>
        </w:rPr>
        <w:t>&lt;activity</w:t>
      </w:r>
      <w:r w:rsidRPr="00DA6C0D">
        <w:rPr>
          <w:rFonts w:ascii="Courier New" w:eastAsia="Times New Roman" w:hAnsi="Courier New" w:cs="Courier New"/>
          <w:color w:val="E8BF6A"/>
          <w:sz w:val="18"/>
          <w:szCs w:val="18"/>
          <w:lang w:eastAsia="de-CH"/>
        </w:rPr>
        <w:br/>
        <w:t xml:space="preserve">    </w:t>
      </w:r>
      <w:r w:rsidRPr="00DA6C0D">
        <w:rPr>
          <w:rFonts w:ascii="Courier New" w:eastAsia="Times New Roman" w:hAnsi="Courier New" w:cs="Courier New"/>
          <w:color w:val="9876AA"/>
          <w:sz w:val="18"/>
          <w:szCs w:val="18"/>
          <w:lang w:eastAsia="de-CH"/>
        </w:rPr>
        <w:t>android</w:t>
      </w:r>
      <w:r w:rsidRPr="00DA6C0D">
        <w:rPr>
          <w:rFonts w:ascii="Courier New" w:eastAsia="Times New Roman" w:hAnsi="Courier New" w:cs="Courier New"/>
          <w:color w:val="BABABA"/>
          <w:sz w:val="18"/>
          <w:szCs w:val="18"/>
          <w:lang w:eastAsia="de-CH"/>
        </w:rPr>
        <w:t>:id</w:t>
      </w:r>
      <w:r w:rsidRPr="00DA6C0D">
        <w:rPr>
          <w:rFonts w:ascii="Courier New" w:eastAsia="Times New Roman" w:hAnsi="Courier New" w:cs="Courier New"/>
          <w:color w:val="6A8759"/>
          <w:sz w:val="18"/>
          <w:szCs w:val="18"/>
          <w:lang w:eastAsia="de-CH"/>
        </w:rPr>
        <w:t>="@+id/nav_checkliste"</w:t>
      </w:r>
      <w:r w:rsidRPr="00DA6C0D">
        <w:rPr>
          <w:rFonts w:ascii="Courier New" w:eastAsia="Times New Roman" w:hAnsi="Courier New" w:cs="Courier New"/>
          <w:color w:val="6A8759"/>
          <w:sz w:val="18"/>
          <w:szCs w:val="18"/>
          <w:lang w:eastAsia="de-CH"/>
        </w:rPr>
        <w:br/>
        <w:t xml:space="preserve">    </w:t>
      </w:r>
      <w:r w:rsidRPr="00DA6C0D">
        <w:rPr>
          <w:rFonts w:ascii="Courier New" w:eastAsia="Times New Roman" w:hAnsi="Courier New" w:cs="Courier New"/>
          <w:color w:val="9876AA"/>
          <w:sz w:val="18"/>
          <w:szCs w:val="18"/>
          <w:lang w:eastAsia="de-CH"/>
        </w:rPr>
        <w:t>android</w:t>
      </w:r>
      <w:r w:rsidRPr="00DA6C0D">
        <w:rPr>
          <w:rFonts w:ascii="Courier New" w:eastAsia="Times New Roman" w:hAnsi="Courier New" w:cs="Courier New"/>
          <w:color w:val="BABABA"/>
          <w:sz w:val="18"/>
          <w:szCs w:val="18"/>
          <w:lang w:eastAsia="de-CH"/>
        </w:rPr>
        <w:t>:name</w:t>
      </w:r>
      <w:r w:rsidRPr="00DA6C0D">
        <w:rPr>
          <w:rFonts w:ascii="Courier New" w:eastAsia="Times New Roman" w:hAnsi="Courier New" w:cs="Courier New"/>
          <w:color w:val="6A8759"/>
          <w:sz w:val="18"/>
          <w:szCs w:val="18"/>
          <w:lang w:eastAsia="de-CH"/>
        </w:rPr>
        <w:t>="com.blnet.blnettest.ui.checkliste.checklisteActivity"</w:t>
      </w:r>
      <w:r w:rsidRPr="00DA6C0D">
        <w:rPr>
          <w:rFonts w:ascii="Courier New" w:eastAsia="Times New Roman" w:hAnsi="Courier New" w:cs="Courier New"/>
          <w:color w:val="6A8759"/>
          <w:sz w:val="18"/>
          <w:szCs w:val="18"/>
          <w:lang w:eastAsia="de-CH"/>
        </w:rPr>
        <w:br/>
        <w:t xml:space="preserve">    </w:t>
      </w:r>
      <w:r w:rsidRPr="00DA6C0D">
        <w:rPr>
          <w:rFonts w:ascii="Courier New" w:eastAsia="Times New Roman" w:hAnsi="Courier New" w:cs="Courier New"/>
          <w:color w:val="9876AA"/>
          <w:sz w:val="18"/>
          <w:szCs w:val="18"/>
          <w:lang w:eastAsia="de-CH"/>
        </w:rPr>
        <w:t>android</w:t>
      </w:r>
      <w:r w:rsidRPr="00DA6C0D">
        <w:rPr>
          <w:rFonts w:ascii="Courier New" w:eastAsia="Times New Roman" w:hAnsi="Courier New" w:cs="Courier New"/>
          <w:color w:val="BABABA"/>
          <w:sz w:val="18"/>
          <w:szCs w:val="18"/>
          <w:lang w:eastAsia="de-CH"/>
        </w:rPr>
        <w:t>:label</w:t>
      </w:r>
      <w:r w:rsidRPr="00DA6C0D">
        <w:rPr>
          <w:rFonts w:ascii="Courier New" w:eastAsia="Times New Roman" w:hAnsi="Courier New" w:cs="Courier New"/>
          <w:color w:val="6A8759"/>
          <w:sz w:val="18"/>
          <w:szCs w:val="18"/>
          <w:lang w:eastAsia="de-CH"/>
        </w:rPr>
        <w:t>="@string/menu_checkliste"</w:t>
      </w:r>
      <w:r w:rsidRPr="00DA6C0D">
        <w:rPr>
          <w:rFonts w:ascii="Courier New" w:eastAsia="Times New Roman" w:hAnsi="Courier New" w:cs="Courier New"/>
          <w:color w:val="6A8759"/>
          <w:sz w:val="18"/>
          <w:szCs w:val="18"/>
          <w:lang w:eastAsia="de-CH"/>
        </w:rPr>
        <w:br/>
        <w:t xml:space="preserve">    </w:t>
      </w:r>
      <w:r w:rsidRPr="00DA6C0D">
        <w:rPr>
          <w:rFonts w:ascii="Courier New" w:eastAsia="Times New Roman" w:hAnsi="Courier New" w:cs="Courier New"/>
          <w:color w:val="9876AA"/>
          <w:sz w:val="18"/>
          <w:szCs w:val="18"/>
          <w:lang w:eastAsia="de-CH"/>
        </w:rPr>
        <w:t>tools</w:t>
      </w:r>
      <w:r w:rsidRPr="00DA6C0D">
        <w:rPr>
          <w:rFonts w:ascii="Courier New" w:eastAsia="Times New Roman" w:hAnsi="Courier New" w:cs="Courier New"/>
          <w:color w:val="BABABA"/>
          <w:sz w:val="18"/>
          <w:szCs w:val="18"/>
          <w:lang w:eastAsia="de-CH"/>
        </w:rPr>
        <w:t>:layout</w:t>
      </w:r>
      <w:r w:rsidRPr="00DA6C0D">
        <w:rPr>
          <w:rFonts w:ascii="Courier New" w:eastAsia="Times New Roman" w:hAnsi="Courier New" w:cs="Courier New"/>
          <w:color w:val="6A8759"/>
          <w:sz w:val="18"/>
          <w:szCs w:val="18"/>
          <w:lang w:eastAsia="de-CH"/>
        </w:rPr>
        <w:t xml:space="preserve">="@layout/activity_checkliste" </w:t>
      </w:r>
      <w:r w:rsidRPr="00DA6C0D">
        <w:rPr>
          <w:rFonts w:ascii="Courier New" w:eastAsia="Times New Roman" w:hAnsi="Courier New" w:cs="Courier New"/>
          <w:color w:val="E8BF6A"/>
          <w:sz w:val="18"/>
          <w:szCs w:val="18"/>
          <w:lang w:eastAsia="de-CH"/>
        </w:rPr>
        <w:t>/&gt;</w:t>
      </w:r>
    </w:p>
    <w:p w14:paraId="65AB8126" w14:textId="77777777" w:rsidR="00E46354" w:rsidRDefault="00E46354" w:rsidP="00E46354">
      <w:pPr>
        <w:ind w:left="709"/>
        <w:rPr>
          <w:lang w:bidi="he-IL"/>
        </w:rPr>
      </w:pPr>
      <w:r>
        <w:rPr>
          <w:lang w:bidi="he-IL"/>
        </w:rPr>
        <w:t>Damit wird in der Navigation ein Eintrag erstellt. Die Werte müsste man eventuell abändern, da sie App-spezifisch sind.</w:t>
      </w:r>
    </w:p>
    <w:p w14:paraId="646EBC55" w14:textId="5559DB7A" w:rsidR="00E46354" w:rsidRDefault="00E46354" w:rsidP="00E46354">
      <w:pPr>
        <w:ind w:left="709"/>
        <w:rPr>
          <w:lang w:bidi="he-IL"/>
        </w:rPr>
      </w:pPr>
      <w:r>
        <w:rPr>
          <w:lang w:bidi="he-IL"/>
        </w:rPr>
        <w:lastRenderedPageBreak/>
        <w:t>Als nächstes müssen wir in der Datei activity_main_drawer.</w:t>
      </w:r>
      <w:r w:rsidR="003D49D1">
        <w:rPr>
          <w:lang w:bidi="he-IL"/>
        </w:rPr>
        <w:t>XML</w:t>
      </w:r>
      <w:r>
        <w:rPr>
          <w:lang w:bidi="he-IL"/>
        </w:rPr>
        <w:t xml:space="preserve"> dieses Snippet einfügen.</w:t>
      </w:r>
    </w:p>
    <w:p w14:paraId="073BFBE6" w14:textId="77777777" w:rsidR="00E46354" w:rsidRPr="008B50DC"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8B50DC">
        <w:rPr>
          <w:rFonts w:ascii="Courier New" w:eastAsia="Times New Roman" w:hAnsi="Courier New" w:cs="Courier New"/>
          <w:color w:val="E8BF6A"/>
          <w:sz w:val="18"/>
          <w:szCs w:val="18"/>
          <w:lang w:val="en-GB" w:eastAsia="de-CH"/>
        </w:rPr>
        <w:t>&lt;item</w:t>
      </w:r>
      <w:r w:rsidRPr="008B50DC">
        <w:rPr>
          <w:rFonts w:ascii="Courier New" w:eastAsia="Times New Roman" w:hAnsi="Courier New" w:cs="Courier New"/>
          <w:color w:val="E8BF6A"/>
          <w:sz w:val="18"/>
          <w:szCs w:val="18"/>
          <w:lang w:val="en-GB" w:eastAsia="de-CH"/>
        </w:rPr>
        <w:br/>
        <w:t xml:space="preserve">    </w:t>
      </w:r>
      <w:r w:rsidRPr="008B50DC">
        <w:rPr>
          <w:rFonts w:ascii="Courier New" w:eastAsia="Times New Roman" w:hAnsi="Courier New" w:cs="Courier New"/>
          <w:color w:val="9876AA"/>
          <w:sz w:val="18"/>
          <w:szCs w:val="18"/>
          <w:lang w:val="en-GB" w:eastAsia="de-CH"/>
        </w:rPr>
        <w:t>android</w:t>
      </w:r>
      <w:r w:rsidRPr="008B50DC">
        <w:rPr>
          <w:rFonts w:ascii="Courier New" w:eastAsia="Times New Roman" w:hAnsi="Courier New" w:cs="Courier New"/>
          <w:color w:val="BABABA"/>
          <w:sz w:val="18"/>
          <w:szCs w:val="18"/>
          <w:lang w:val="en-GB" w:eastAsia="de-CH"/>
        </w:rPr>
        <w:t>:id</w:t>
      </w:r>
      <w:r w:rsidRPr="008B50DC">
        <w:rPr>
          <w:rFonts w:ascii="Courier New" w:eastAsia="Times New Roman" w:hAnsi="Courier New" w:cs="Courier New"/>
          <w:color w:val="6A8759"/>
          <w:sz w:val="18"/>
          <w:szCs w:val="18"/>
          <w:lang w:val="en-GB" w:eastAsia="de-CH"/>
        </w:rPr>
        <w:t>="@+id/nav_checkliste"</w:t>
      </w:r>
      <w:r w:rsidRPr="008B50DC">
        <w:rPr>
          <w:rFonts w:ascii="Courier New" w:eastAsia="Times New Roman" w:hAnsi="Courier New" w:cs="Courier New"/>
          <w:color w:val="6A8759"/>
          <w:sz w:val="18"/>
          <w:szCs w:val="18"/>
          <w:lang w:val="en-GB" w:eastAsia="de-CH"/>
        </w:rPr>
        <w:br/>
        <w:t xml:space="preserve">    </w:t>
      </w:r>
      <w:r w:rsidRPr="008B50DC">
        <w:rPr>
          <w:rFonts w:ascii="Courier New" w:eastAsia="Times New Roman" w:hAnsi="Courier New" w:cs="Courier New"/>
          <w:color w:val="9876AA"/>
          <w:sz w:val="18"/>
          <w:szCs w:val="18"/>
          <w:lang w:val="en-GB" w:eastAsia="de-CH"/>
        </w:rPr>
        <w:t>android</w:t>
      </w:r>
      <w:r w:rsidRPr="008B50DC">
        <w:rPr>
          <w:rFonts w:ascii="Courier New" w:eastAsia="Times New Roman" w:hAnsi="Courier New" w:cs="Courier New"/>
          <w:color w:val="BABABA"/>
          <w:sz w:val="18"/>
          <w:szCs w:val="18"/>
          <w:lang w:val="en-GB" w:eastAsia="de-CH"/>
        </w:rPr>
        <w:t>:icon</w:t>
      </w:r>
      <w:r w:rsidRPr="008B50DC">
        <w:rPr>
          <w:rFonts w:ascii="Courier New" w:eastAsia="Times New Roman" w:hAnsi="Courier New" w:cs="Courier New"/>
          <w:color w:val="6A8759"/>
          <w:sz w:val="18"/>
          <w:szCs w:val="18"/>
          <w:lang w:val="en-GB" w:eastAsia="de-CH"/>
        </w:rPr>
        <w:t>="@drawable/ic_menu_checkliste"</w:t>
      </w:r>
      <w:r w:rsidRPr="008B50DC">
        <w:rPr>
          <w:rFonts w:ascii="Courier New" w:eastAsia="Times New Roman" w:hAnsi="Courier New" w:cs="Courier New"/>
          <w:color w:val="6A8759"/>
          <w:sz w:val="18"/>
          <w:szCs w:val="18"/>
          <w:lang w:val="en-GB" w:eastAsia="de-CH"/>
        </w:rPr>
        <w:br/>
        <w:t xml:space="preserve">    </w:t>
      </w:r>
      <w:r w:rsidRPr="008B50DC">
        <w:rPr>
          <w:rFonts w:ascii="Courier New" w:eastAsia="Times New Roman" w:hAnsi="Courier New" w:cs="Courier New"/>
          <w:color w:val="9876AA"/>
          <w:sz w:val="18"/>
          <w:szCs w:val="18"/>
          <w:lang w:val="en-GB" w:eastAsia="de-CH"/>
        </w:rPr>
        <w:t>android</w:t>
      </w:r>
      <w:r w:rsidRPr="008B50DC">
        <w:rPr>
          <w:rFonts w:ascii="Courier New" w:eastAsia="Times New Roman" w:hAnsi="Courier New" w:cs="Courier New"/>
          <w:color w:val="BABABA"/>
          <w:sz w:val="18"/>
          <w:szCs w:val="18"/>
          <w:lang w:val="en-GB" w:eastAsia="de-CH"/>
        </w:rPr>
        <w:t>:title</w:t>
      </w:r>
      <w:r w:rsidRPr="008B50DC">
        <w:rPr>
          <w:rFonts w:ascii="Courier New" w:eastAsia="Times New Roman" w:hAnsi="Courier New" w:cs="Courier New"/>
          <w:color w:val="6A8759"/>
          <w:sz w:val="18"/>
          <w:szCs w:val="18"/>
          <w:lang w:val="en-GB" w:eastAsia="de-CH"/>
        </w:rPr>
        <w:t xml:space="preserve">="@string/menu_checkliste" </w:t>
      </w:r>
      <w:r w:rsidRPr="008B50DC">
        <w:rPr>
          <w:rFonts w:ascii="Courier New" w:eastAsia="Times New Roman" w:hAnsi="Courier New" w:cs="Courier New"/>
          <w:color w:val="E8BF6A"/>
          <w:sz w:val="18"/>
          <w:szCs w:val="18"/>
          <w:lang w:val="en-GB" w:eastAsia="de-CH"/>
        </w:rPr>
        <w:t>/&gt;</w:t>
      </w:r>
    </w:p>
    <w:p w14:paraId="233B5310" w14:textId="77777777" w:rsidR="00E46354" w:rsidRDefault="00E46354" w:rsidP="00E46354">
      <w:pPr>
        <w:ind w:left="709"/>
        <w:rPr>
          <w:lang w:bidi="he-IL"/>
        </w:rPr>
      </w:pPr>
      <w:r>
        <w:rPr>
          <w:lang w:bidi="he-IL"/>
        </w:rPr>
        <w:t>Hier können wir das Logo und den Text angeben.</w:t>
      </w:r>
    </w:p>
    <w:p w14:paraId="35EE629B" w14:textId="77777777" w:rsidR="00E46354" w:rsidRDefault="00E46354" w:rsidP="00E46354">
      <w:pPr>
        <w:ind w:left="709"/>
        <w:rPr>
          <w:lang w:bidi="he-IL"/>
        </w:rPr>
      </w:pPr>
      <w:r>
        <w:rPr>
          <w:lang w:bidi="he-IL"/>
        </w:rPr>
        <w:t>Als letztes müssen wir in der Manifest-Datei angeben, dass ein Backbutton eingefügt werden soll. Das ist einfacher als es klingt. Dafür müssen wir im Eintrag von ChecklisteActivity folgendes eingeben:</w:t>
      </w:r>
    </w:p>
    <w:p w14:paraId="1549AD54" w14:textId="77777777" w:rsidR="00E46354" w:rsidRPr="00526EAB"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proofErr w:type="gramStart"/>
      <w:r w:rsidRPr="00526EAB">
        <w:rPr>
          <w:rFonts w:ascii="Courier New" w:eastAsia="Times New Roman" w:hAnsi="Courier New" w:cs="Courier New"/>
          <w:color w:val="9876AA"/>
          <w:sz w:val="18"/>
          <w:szCs w:val="18"/>
          <w:lang w:eastAsia="de-CH"/>
        </w:rPr>
        <w:t>android</w:t>
      </w:r>
      <w:r w:rsidRPr="00526EAB">
        <w:rPr>
          <w:rFonts w:ascii="Courier New" w:eastAsia="Times New Roman" w:hAnsi="Courier New" w:cs="Courier New"/>
          <w:color w:val="BABABA"/>
          <w:sz w:val="18"/>
          <w:szCs w:val="18"/>
          <w:lang w:eastAsia="de-CH"/>
        </w:rPr>
        <w:t>:parentActivityName</w:t>
      </w:r>
      <w:proofErr w:type="gramEnd"/>
      <w:r w:rsidRPr="00526EAB">
        <w:rPr>
          <w:rFonts w:ascii="Courier New" w:eastAsia="Times New Roman" w:hAnsi="Courier New" w:cs="Courier New"/>
          <w:color w:val="BABABA"/>
          <w:sz w:val="18"/>
          <w:szCs w:val="18"/>
          <w:lang w:eastAsia="de-CH"/>
        </w:rPr>
        <w:t xml:space="preserve"> </w:t>
      </w:r>
      <w:r w:rsidRPr="00526EAB">
        <w:rPr>
          <w:rFonts w:ascii="Courier New" w:eastAsia="Times New Roman" w:hAnsi="Courier New" w:cs="Courier New"/>
          <w:color w:val="6A8759"/>
          <w:sz w:val="18"/>
          <w:szCs w:val="18"/>
          <w:lang w:eastAsia="de-CH"/>
        </w:rPr>
        <w:t xml:space="preserve">= ".ui.MainActivity" </w:t>
      </w:r>
    </w:p>
    <w:p w14:paraId="468B1AE6" w14:textId="77777777" w:rsidR="00E46354" w:rsidRPr="00BE7A02" w:rsidRDefault="00E46354" w:rsidP="00E46354">
      <w:pPr>
        <w:ind w:left="709"/>
        <w:rPr>
          <w:lang w:bidi="he-IL"/>
        </w:rPr>
      </w:pPr>
      <w:r>
        <w:rPr>
          <w:lang w:bidi="he-IL"/>
        </w:rPr>
        <w:t>Das definiert, welche Activity beim Betätigen de Backbuttons gestartet werden soll.</w:t>
      </w:r>
    </w:p>
    <w:p w14:paraId="6193C9E9" w14:textId="77777777" w:rsidR="00E46354" w:rsidRDefault="00E46354" w:rsidP="00E46354">
      <w:pPr>
        <w:pStyle w:val="berschrift3"/>
        <w:rPr>
          <w:lang w:bidi="he-IL"/>
        </w:rPr>
      </w:pPr>
      <w:bookmarkStart w:id="76" w:name="_Toc40879621"/>
      <w:r>
        <w:rPr>
          <w:lang w:bidi="he-IL"/>
        </w:rPr>
        <w:t>Java-Code</w:t>
      </w:r>
      <w:bookmarkEnd w:id="76"/>
    </w:p>
    <w:p w14:paraId="7DB5E01C" w14:textId="77777777" w:rsidR="00E46354" w:rsidRDefault="00E46354" w:rsidP="00E46354">
      <w:pPr>
        <w:ind w:left="720"/>
        <w:rPr>
          <w:lang w:bidi="he-IL"/>
        </w:rPr>
      </w:pPr>
      <w:r>
        <w:rPr>
          <w:lang w:bidi="he-IL"/>
        </w:rPr>
        <w:t>In der Java-Datei MainActivity.java müssen wir der Funktion mAppBarConfiguration die ID des Navigation-Eintrags angeben.</w:t>
      </w:r>
    </w:p>
    <w:p w14:paraId="456384AA" w14:textId="77777777" w:rsidR="00E46354" w:rsidRPr="00D45588"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D45588">
        <w:rPr>
          <w:rFonts w:ascii="Courier New" w:eastAsia="Times New Roman" w:hAnsi="Courier New" w:cs="Courier New"/>
          <w:color w:val="9876AA"/>
          <w:sz w:val="18"/>
          <w:szCs w:val="18"/>
          <w:lang w:eastAsia="de-CH"/>
        </w:rPr>
        <w:t xml:space="preserve">mAppBarConfiguration </w:t>
      </w:r>
      <w:r w:rsidRPr="00D45588">
        <w:rPr>
          <w:rFonts w:ascii="Courier New" w:eastAsia="Times New Roman" w:hAnsi="Courier New" w:cs="Courier New"/>
          <w:color w:val="A9B7C6"/>
          <w:sz w:val="18"/>
          <w:szCs w:val="18"/>
          <w:lang w:eastAsia="de-CH"/>
        </w:rPr>
        <w:t xml:space="preserve">= </w:t>
      </w:r>
      <w:r w:rsidRPr="00D45588">
        <w:rPr>
          <w:rFonts w:ascii="Courier New" w:eastAsia="Times New Roman" w:hAnsi="Courier New" w:cs="Courier New"/>
          <w:color w:val="CC7832"/>
          <w:sz w:val="18"/>
          <w:szCs w:val="18"/>
          <w:lang w:eastAsia="de-CH"/>
        </w:rPr>
        <w:t xml:space="preserve">new </w:t>
      </w:r>
      <w:r w:rsidRPr="00D45588">
        <w:rPr>
          <w:rFonts w:ascii="Courier New" w:eastAsia="Times New Roman" w:hAnsi="Courier New" w:cs="Courier New"/>
          <w:color w:val="A9B7C6"/>
          <w:sz w:val="18"/>
          <w:szCs w:val="18"/>
          <w:lang w:eastAsia="de-CH"/>
        </w:rPr>
        <w:t>AppBarConfiguration.Builder(</w:t>
      </w:r>
      <w:r w:rsidRPr="00D45588">
        <w:rPr>
          <w:rFonts w:ascii="Courier New" w:eastAsia="Times New Roman" w:hAnsi="Courier New" w:cs="Courier New"/>
          <w:color w:val="A9B7C6"/>
          <w:sz w:val="18"/>
          <w:szCs w:val="18"/>
          <w:lang w:eastAsia="de-CH"/>
        </w:rPr>
        <w:br/>
        <w:t xml:space="preserve">        R.id.</w:t>
      </w:r>
      <w:r w:rsidRPr="00D45588">
        <w:rPr>
          <w:rFonts w:ascii="Courier New" w:eastAsia="Times New Roman" w:hAnsi="Courier New" w:cs="Courier New"/>
          <w:i/>
          <w:iCs/>
          <w:color w:val="9876AA"/>
          <w:sz w:val="18"/>
          <w:szCs w:val="18"/>
          <w:lang w:eastAsia="de-CH"/>
        </w:rPr>
        <w:t>nav_home</w:t>
      </w:r>
      <w:r w:rsidRPr="00D45588">
        <w:rPr>
          <w:rFonts w:ascii="Courier New" w:eastAsia="Times New Roman" w:hAnsi="Courier New" w:cs="Courier New"/>
          <w:color w:val="CC7832"/>
          <w:sz w:val="18"/>
          <w:szCs w:val="18"/>
          <w:lang w:eastAsia="de-CH"/>
        </w:rP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nav_send</w:t>
      </w:r>
      <w:r w:rsidRPr="00D45588">
        <w:rPr>
          <w:rFonts w:ascii="Courier New" w:eastAsia="Times New Roman" w:hAnsi="Courier New" w:cs="Courier New"/>
          <w:color w:val="CC7832"/>
          <w:sz w:val="18"/>
          <w:szCs w:val="18"/>
          <w:lang w:eastAsia="de-CH"/>
        </w:rP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nav_infos</w:t>
      </w:r>
      <w:r w:rsidRPr="00D45588">
        <w:rPr>
          <w:rFonts w:ascii="Courier New" w:eastAsia="Times New Roman" w:hAnsi="Courier New" w:cs="Courier New"/>
          <w:color w:val="CC7832"/>
          <w:sz w:val="18"/>
          <w:szCs w:val="18"/>
          <w:lang w:eastAsia="de-CH"/>
        </w:rPr>
        <w:t>,</w:t>
      </w:r>
      <w:r w:rsidRPr="00D45588">
        <w:rPr>
          <w:rFonts w:ascii="Courier New" w:eastAsia="Times New Roman" w:hAnsi="Courier New" w:cs="Courier New"/>
          <w:color w:val="CC7832"/>
          <w:sz w:val="18"/>
          <w:szCs w:val="18"/>
          <w:lang w:eastAsia="de-CH"/>
        </w:rPr>
        <w:b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nav_calendar</w:t>
      </w:r>
      <w:r w:rsidRPr="00D45588">
        <w:rPr>
          <w:rFonts w:ascii="Courier New" w:eastAsia="Times New Roman" w:hAnsi="Courier New" w:cs="Courier New"/>
          <w:color w:val="CC7832"/>
          <w:sz w:val="18"/>
          <w:szCs w:val="18"/>
          <w:lang w:eastAsia="de-CH"/>
        </w:rP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nav_checkliste</w:t>
      </w:r>
      <w:r w:rsidRPr="00D45588">
        <w:rPr>
          <w:rFonts w:ascii="Courier New" w:eastAsia="Times New Roman" w:hAnsi="Courier New" w:cs="Courier New"/>
          <w:color w:val="A9B7C6"/>
          <w:sz w:val="18"/>
          <w:szCs w:val="18"/>
          <w:lang w:eastAsia="de-CH"/>
        </w:rPr>
        <w:t>)</w:t>
      </w:r>
    </w:p>
    <w:p w14:paraId="15E53637" w14:textId="77777777" w:rsidR="00E46354" w:rsidRDefault="00E46354" w:rsidP="00E46354">
      <w:pPr>
        <w:ind w:left="720"/>
        <w:rPr>
          <w:lang w:bidi="he-IL"/>
        </w:rPr>
      </w:pPr>
      <w:r>
        <w:rPr>
          <w:lang w:bidi="he-IL"/>
        </w:rPr>
        <w:t>Unter diesem Befehl</w:t>
      </w:r>
    </w:p>
    <w:p w14:paraId="155DA843" w14:textId="77777777" w:rsidR="00E46354" w:rsidRPr="009D7E17"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9D7E17">
        <w:rPr>
          <w:rFonts w:ascii="Courier New" w:eastAsia="Times New Roman" w:hAnsi="Courier New" w:cs="Courier New"/>
          <w:color w:val="A9B7C6"/>
          <w:sz w:val="18"/>
          <w:szCs w:val="18"/>
          <w:lang w:eastAsia="de-CH"/>
        </w:rPr>
        <w:t>NavigationUI.</w:t>
      </w:r>
      <w:r w:rsidRPr="009D7E17">
        <w:rPr>
          <w:rFonts w:ascii="Courier New" w:eastAsia="Times New Roman" w:hAnsi="Courier New" w:cs="Courier New"/>
          <w:i/>
          <w:iCs/>
          <w:color w:val="A9B7C6"/>
          <w:sz w:val="18"/>
          <w:szCs w:val="18"/>
          <w:lang w:eastAsia="de-CH"/>
        </w:rPr>
        <w:t>setupWithNavController</w:t>
      </w:r>
      <w:r w:rsidRPr="009D7E17">
        <w:rPr>
          <w:rFonts w:ascii="Courier New" w:eastAsia="Times New Roman" w:hAnsi="Courier New" w:cs="Courier New"/>
          <w:color w:val="A9B7C6"/>
          <w:sz w:val="18"/>
          <w:szCs w:val="18"/>
          <w:lang w:eastAsia="de-CH"/>
        </w:rPr>
        <w:t>(navigationView</w:t>
      </w:r>
      <w:r w:rsidRPr="009D7E17">
        <w:rPr>
          <w:rFonts w:ascii="Courier New" w:eastAsia="Times New Roman" w:hAnsi="Courier New" w:cs="Courier New"/>
          <w:color w:val="CC7832"/>
          <w:sz w:val="18"/>
          <w:szCs w:val="18"/>
          <w:lang w:eastAsia="de-CH"/>
        </w:rPr>
        <w:t xml:space="preserve">, </w:t>
      </w:r>
      <w:r w:rsidRPr="009D7E17">
        <w:rPr>
          <w:rFonts w:ascii="Courier New" w:eastAsia="Times New Roman" w:hAnsi="Courier New" w:cs="Courier New"/>
          <w:color w:val="A9B7C6"/>
          <w:sz w:val="18"/>
          <w:szCs w:val="18"/>
          <w:lang w:eastAsia="de-CH"/>
        </w:rPr>
        <w:t>navController)</w:t>
      </w:r>
      <w:r w:rsidRPr="009D7E17">
        <w:rPr>
          <w:rFonts w:ascii="Courier New" w:eastAsia="Times New Roman" w:hAnsi="Courier New" w:cs="Courier New"/>
          <w:color w:val="CC7832"/>
          <w:sz w:val="18"/>
          <w:szCs w:val="18"/>
          <w:lang w:eastAsia="de-CH"/>
        </w:rPr>
        <w:t>;</w:t>
      </w:r>
    </w:p>
    <w:p w14:paraId="450CC25E" w14:textId="77777777" w:rsidR="00E46354" w:rsidRDefault="00E46354" w:rsidP="00E46354">
      <w:pPr>
        <w:ind w:left="720"/>
        <w:rPr>
          <w:lang w:bidi="he-IL"/>
        </w:rPr>
      </w:pPr>
      <w:r>
        <w:rPr>
          <w:lang w:bidi="he-IL"/>
        </w:rPr>
        <w:t>schreiben wir folgenden Code:</w:t>
      </w:r>
    </w:p>
    <w:p w14:paraId="15897A8D" w14:textId="77777777" w:rsidR="00E46354" w:rsidRPr="003E2FC7"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3E2FC7">
        <w:rPr>
          <w:rFonts w:ascii="Courier New" w:eastAsia="Times New Roman" w:hAnsi="Courier New" w:cs="Courier New"/>
          <w:color w:val="A9B7C6"/>
          <w:sz w:val="18"/>
          <w:szCs w:val="18"/>
          <w:lang w:eastAsia="de-CH"/>
        </w:rPr>
        <w:t>navController.addOnDestinationChangedListener(</w:t>
      </w:r>
      <w:r w:rsidRPr="003E2FC7">
        <w:rPr>
          <w:rFonts w:ascii="Courier New" w:eastAsia="Times New Roman" w:hAnsi="Courier New" w:cs="Courier New"/>
          <w:color w:val="CC7832"/>
          <w:sz w:val="18"/>
          <w:szCs w:val="18"/>
          <w:lang w:eastAsia="de-CH"/>
        </w:rPr>
        <w:t xml:space="preserve">new </w:t>
      </w:r>
      <w:r w:rsidRPr="003E2FC7">
        <w:rPr>
          <w:rFonts w:ascii="Courier New" w:eastAsia="Times New Roman" w:hAnsi="Courier New" w:cs="Courier New"/>
          <w:color w:val="A9B7C6"/>
          <w:sz w:val="18"/>
          <w:szCs w:val="18"/>
          <w:lang w:eastAsia="de-CH"/>
        </w:rPr>
        <w:t>NavController.OnDestinationChangedListener() {</w:t>
      </w:r>
      <w:r w:rsidRPr="003E2FC7">
        <w:rPr>
          <w:rFonts w:ascii="Courier New" w:eastAsia="Times New Roman" w:hAnsi="Courier New" w:cs="Courier New"/>
          <w:color w:val="A9B7C6"/>
          <w:sz w:val="18"/>
          <w:szCs w:val="18"/>
          <w:lang w:eastAsia="de-CH"/>
        </w:rPr>
        <w:br/>
        <w:t xml:space="preserve">    </w:t>
      </w:r>
      <w:r w:rsidRPr="003E2FC7">
        <w:rPr>
          <w:rFonts w:ascii="Courier New" w:eastAsia="Times New Roman" w:hAnsi="Courier New" w:cs="Courier New"/>
          <w:color w:val="BBB529"/>
          <w:sz w:val="18"/>
          <w:szCs w:val="18"/>
          <w:lang w:eastAsia="de-CH"/>
        </w:rPr>
        <w:t>@Override</w:t>
      </w:r>
      <w:r w:rsidRPr="003E2FC7">
        <w:rPr>
          <w:rFonts w:ascii="Courier New" w:eastAsia="Times New Roman" w:hAnsi="Courier New" w:cs="Courier New"/>
          <w:color w:val="BBB529"/>
          <w:sz w:val="18"/>
          <w:szCs w:val="18"/>
          <w:lang w:eastAsia="de-CH"/>
        </w:rPr>
        <w:br/>
        <w:t xml:space="preserve">    </w:t>
      </w:r>
      <w:r w:rsidRPr="003E2FC7">
        <w:rPr>
          <w:rFonts w:ascii="Courier New" w:eastAsia="Times New Roman" w:hAnsi="Courier New" w:cs="Courier New"/>
          <w:color w:val="CC7832"/>
          <w:sz w:val="18"/>
          <w:szCs w:val="18"/>
          <w:lang w:eastAsia="de-CH"/>
        </w:rPr>
        <w:t xml:space="preserve">public void </w:t>
      </w:r>
      <w:r w:rsidRPr="003E2FC7">
        <w:rPr>
          <w:rFonts w:ascii="Courier New" w:eastAsia="Times New Roman" w:hAnsi="Courier New" w:cs="Courier New"/>
          <w:color w:val="FFC66D"/>
          <w:sz w:val="18"/>
          <w:szCs w:val="18"/>
          <w:lang w:eastAsia="de-CH"/>
        </w:rPr>
        <w:t>onDestinationChanged</w:t>
      </w:r>
      <w:r w:rsidRPr="003E2FC7">
        <w:rPr>
          <w:rFonts w:ascii="Courier New" w:eastAsia="Times New Roman" w:hAnsi="Courier New" w:cs="Courier New"/>
          <w:color w:val="A9B7C6"/>
          <w:sz w:val="18"/>
          <w:szCs w:val="18"/>
          <w:lang w:eastAsia="de-CH"/>
        </w:rPr>
        <w:t>(</w:t>
      </w:r>
      <w:r w:rsidRPr="003E2FC7">
        <w:rPr>
          <w:rFonts w:ascii="Courier New" w:eastAsia="Times New Roman" w:hAnsi="Courier New" w:cs="Courier New"/>
          <w:color w:val="BBB529"/>
          <w:sz w:val="18"/>
          <w:szCs w:val="18"/>
          <w:lang w:eastAsia="de-CH"/>
        </w:rPr>
        <w:t xml:space="preserve">@NonNull </w:t>
      </w:r>
      <w:r w:rsidRPr="003E2FC7">
        <w:rPr>
          <w:rFonts w:ascii="Courier New" w:eastAsia="Times New Roman" w:hAnsi="Courier New" w:cs="Courier New"/>
          <w:color w:val="A9B7C6"/>
          <w:sz w:val="18"/>
          <w:szCs w:val="18"/>
          <w:lang w:eastAsia="de-CH"/>
        </w:rPr>
        <w:t>NavController controller</w:t>
      </w:r>
      <w:r w:rsidRPr="003E2FC7">
        <w:rPr>
          <w:rFonts w:ascii="Courier New" w:eastAsia="Times New Roman" w:hAnsi="Courier New" w:cs="Courier New"/>
          <w:color w:val="CC7832"/>
          <w:sz w:val="18"/>
          <w:szCs w:val="18"/>
          <w:lang w:eastAsia="de-CH"/>
        </w:rPr>
        <w:t xml:space="preserve">, </w:t>
      </w:r>
      <w:r w:rsidRPr="003E2FC7">
        <w:rPr>
          <w:rFonts w:ascii="Courier New" w:eastAsia="Times New Roman" w:hAnsi="Courier New" w:cs="Courier New"/>
          <w:color w:val="BBB529"/>
          <w:sz w:val="18"/>
          <w:szCs w:val="18"/>
          <w:lang w:eastAsia="de-CH"/>
        </w:rPr>
        <w:t xml:space="preserve">@NonNull </w:t>
      </w:r>
      <w:r w:rsidRPr="003E2FC7">
        <w:rPr>
          <w:rFonts w:ascii="Courier New" w:eastAsia="Times New Roman" w:hAnsi="Courier New" w:cs="Courier New"/>
          <w:color w:val="A9B7C6"/>
          <w:sz w:val="18"/>
          <w:szCs w:val="18"/>
          <w:lang w:eastAsia="de-CH"/>
        </w:rPr>
        <w:t>NavDestination destination</w:t>
      </w:r>
      <w:r w:rsidRPr="003E2FC7">
        <w:rPr>
          <w:rFonts w:ascii="Courier New" w:eastAsia="Times New Roman" w:hAnsi="Courier New" w:cs="Courier New"/>
          <w:color w:val="CC7832"/>
          <w:sz w:val="18"/>
          <w:szCs w:val="18"/>
          <w:lang w:eastAsia="de-CH"/>
        </w:rPr>
        <w:t xml:space="preserve">, </w:t>
      </w:r>
      <w:r w:rsidRPr="003E2FC7">
        <w:rPr>
          <w:rFonts w:ascii="Courier New" w:eastAsia="Times New Roman" w:hAnsi="Courier New" w:cs="Courier New"/>
          <w:color w:val="BBB529"/>
          <w:sz w:val="18"/>
          <w:szCs w:val="18"/>
          <w:lang w:eastAsia="de-CH"/>
        </w:rPr>
        <w:t xml:space="preserve">@Nullable </w:t>
      </w:r>
      <w:r w:rsidRPr="003E2FC7">
        <w:rPr>
          <w:rFonts w:ascii="Courier New" w:eastAsia="Times New Roman" w:hAnsi="Courier New" w:cs="Courier New"/>
          <w:color w:val="A9B7C6"/>
          <w:sz w:val="18"/>
          <w:szCs w:val="18"/>
          <w:lang w:eastAsia="de-CH"/>
        </w:rPr>
        <w:t>Bundle arguments) {</w:t>
      </w:r>
      <w:r w:rsidRPr="003E2FC7">
        <w:rPr>
          <w:rFonts w:ascii="Courier New" w:eastAsia="Times New Roman" w:hAnsi="Courier New" w:cs="Courier New"/>
          <w:color w:val="A9B7C6"/>
          <w:sz w:val="18"/>
          <w:szCs w:val="18"/>
          <w:lang w:eastAsia="de-CH"/>
        </w:rPr>
        <w:br/>
        <w:t xml:space="preserve">        </w:t>
      </w:r>
      <w:r w:rsidRPr="003E2FC7">
        <w:rPr>
          <w:rFonts w:ascii="Courier New" w:eastAsia="Times New Roman" w:hAnsi="Courier New" w:cs="Courier New"/>
          <w:color w:val="CC7832"/>
          <w:sz w:val="18"/>
          <w:szCs w:val="18"/>
          <w:lang w:eastAsia="de-CH"/>
        </w:rPr>
        <w:t xml:space="preserve">if </w:t>
      </w:r>
      <w:r w:rsidRPr="003E2FC7">
        <w:rPr>
          <w:rFonts w:ascii="Courier New" w:eastAsia="Times New Roman" w:hAnsi="Courier New" w:cs="Courier New"/>
          <w:color w:val="A9B7C6"/>
          <w:sz w:val="18"/>
          <w:szCs w:val="18"/>
          <w:lang w:eastAsia="de-CH"/>
        </w:rPr>
        <w:t>(destination.getId() == R.id.</w:t>
      </w:r>
      <w:r w:rsidRPr="003E2FC7">
        <w:rPr>
          <w:rFonts w:ascii="Courier New" w:eastAsia="Times New Roman" w:hAnsi="Courier New" w:cs="Courier New"/>
          <w:i/>
          <w:iCs/>
          <w:color w:val="9876AA"/>
          <w:sz w:val="18"/>
          <w:szCs w:val="18"/>
          <w:lang w:eastAsia="de-CH"/>
        </w:rPr>
        <w:t>nav_checkliste</w:t>
      </w:r>
      <w:r w:rsidRPr="003E2FC7">
        <w:rPr>
          <w:rFonts w:ascii="Courier New" w:eastAsia="Times New Roman" w:hAnsi="Courier New" w:cs="Courier New"/>
          <w:color w:val="A9B7C6"/>
          <w:sz w:val="18"/>
          <w:szCs w:val="18"/>
          <w:lang w:eastAsia="de-CH"/>
        </w:rPr>
        <w:t>) {</w:t>
      </w:r>
      <w:r w:rsidRPr="003E2FC7">
        <w:rPr>
          <w:rFonts w:ascii="Courier New" w:eastAsia="Times New Roman" w:hAnsi="Courier New" w:cs="Courier New"/>
          <w:color w:val="A9B7C6"/>
          <w:sz w:val="18"/>
          <w:szCs w:val="18"/>
          <w:lang w:eastAsia="de-CH"/>
        </w:rPr>
        <w:br/>
        <w:t xml:space="preserve">            startActivity(</w:t>
      </w:r>
      <w:r w:rsidRPr="003E2FC7">
        <w:rPr>
          <w:rFonts w:ascii="Courier New" w:eastAsia="Times New Roman" w:hAnsi="Courier New" w:cs="Courier New"/>
          <w:color w:val="CC7832"/>
          <w:sz w:val="18"/>
          <w:szCs w:val="18"/>
          <w:lang w:eastAsia="de-CH"/>
        </w:rPr>
        <w:t xml:space="preserve">new </w:t>
      </w:r>
      <w:r w:rsidRPr="003E2FC7">
        <w:rPr>
          <w:rFonts w:ascii="Courier New" w:eastAsia="Times New Roman" w:hAnsi="Courier New" w:cs="Courier New"/>
          <w:color w:val="A9B7C6"/>
          <w:sz w:val="18"/>
          <w:szCs w:val="18"/>
          <w:lang w:eastAsia="de-CH"/>
        </w:rPr>
        <w:t>Intent(MainActivity.</w:t>
      </w:r>
      <w:r w:rsidRPr="003E2FC7">
        <w:rPr>
          <w:rFonts w:ascii="Courier New" w:eastAsia="Times New Roman" w:hAnsi="Courier New" w:cs="Courier New"/>
          <w:color w:val="CC7832"/>
          <w:sz w:val="18"/>
          <w:szCs w:val="18"/>
          <w:lang w:eastAsia="de-CH"/>
        </w:rPr>
        <w:t xml:space="preserve">this, </w:t>
      </w:r>
      <w:r w:rsidRPr="003E2FC7">
        <w:rPr>
          <w:rFonts w:ascii="Courier New" w:eastAsia="Times New Roman" w:hAnsi="Courier New" w:cs="Courier New"/>
          <w:color w:val="A9B7C6"/>
          <w:sz w:val="18"/>
          <w:szCs w:val="18"/>
          <w:lang w:eastAsia="de-CH"/>
        </w:rPr>
        <w:t>checklisteActivity.</w:t>
      </w:r>
      <w:r w:rsidRPr="003E2FC7">
        <w:rPr>
          <w:rFonts w:ascii="Courier New" w:eastAsia="Times New Roman" w:hAnsi="Courier New" w:cs="Courier New"/>
          <w:color w:val="CC7832"/>
          <w:sz w:val="18"/>
          <w:szCs w:val="18"/>
          <w:lang w:eastAsia="de-CH"/>
        </w:rPr>
        <w:t>class</w:t>
      </w:r>
      <w:r w:rsidRPr="003E2FC7">
        <w:rPr>
          <w:rFonts w:ascii="Courier New" w:eastAsia="Times New Roman" w:hAnsi="Courier New" w:cs="Courier New"/>
          <w:color w:val="A9B7C6"/>
          <w:sz w:val="18"/>
          <w:szCs w:val="18"/>
          <w:lang w:eastAsia="de-CH"/>
        </w:rPr>
        <w:t>))</w:t>
      </w:r>
      <w:r w:rsidRPr="003E2FC7">
        <w:rPr>
          <w:rFonts w:ascii="Courier New" w:eastAsia="Times New Roman" w:hAnsi="Courier New" w:cs="Courier New"/>
          <w:color w:val="CC7832"/>
          <w:sz w:val="18"/>
          <w:szCs w:val="18"/>
          <w:lang w:eastAsia="de-CH"/>
        </w:rPr>
        <w:t>;</w:t>
      </w:r>
      <w:r w:rsidRPr="003E2FC7">
        <w:rPr>
          <w:rFonts w:ascii="Courier New" w:eastAsia="Times New Roman" w:hAnsi="Courier New" w:cs="Courier New"/>
          <w:color w:val="CC7832"/>
          <w:sz w:val="18"/>
          <w:szCs w:val="18"/>
          <w:lang w:eastAsia="de-CH"/>
        </w:rPr>
        <w:br/>
        <w:t xml:space="preserve">        </w:t>
      </w:r>
      <w:r w:rsidRPr="003E2FC7">
        <w:rPr>
          <w:rFonts w:ascii="Courier New" w:eastAsia="Times New Roman" w:hAnsi="Courier New" w:cs="Courier New"/>
          <w:color w:val="A9B7C6"/>
          <w:sz w:val="18"/>
          <w:szCs w:val="18"/>
          <w:lang w:eastAsia="de-CH"/>
        </w:rPr>
        <w:t>}</w:t>
      </w:r>
      <w:r w:rsidRPr="003E2FC7">
        <w:rPr>
          <w:rFonts w:ascii="Courier New" w:eastAsia="Times New Roman" w:hAnsi="Courier New" w:cs="Courier New"/>
          <w:color w:val="A9B7C6"/>
          <w:sz w:val="18"/>
          <w:szCs w:val="18"/>
          <w:lang w:eastAsia="de-CH"/>
        </w:rPr>
        <w:br/>
        <w:t xml:space="preserve">    }</w:t>
      </w:r>
      <w:r w:rsidRPr="003E2FC7">
        <w:rPr>
          <w:rFonts w:ascii="Courier New" w:eastAsia="Times New Roman" w:hAnsi="Courier New" w:cs="Courier New"/>
          <w:color w:val="A9B7C6"/>
          <w:sz w:val="18"/>
          <w:szCs w:val="18"/>
          <w:lang w:eastAsia="de-CH"/>
        </w:rPr>
        <w:br/>
        <w:t>})</w:t>
      </w:r>
      <w:r w:rsidRPr="003E2FC7">
        <w:rPr>
          <w:rFonts w:ascii="Courier New" w:eastAsia="Times New Roman" w:hAnsi="Courier New" w:cs="Courier New"/>
          <w:color w:val="CC7832"/>
          <w:sz w:val="18"/>
          <w:szCs w:val="18"/>
          <w:lang w:eastAsia="de-CH"/>
        </w:rPr>
        <w:t>;</w:t>
      </w:r>
    </w:p>
    <w:p w14:paraId="562F2400" w14:textId="77777777" w:rsidR="00E46354" w:rsidRDefault="00E46354" w:rsidP="00E46354">
      <w:pPr>
        <w:rPr>
          <w:lang w:bidi="he-IL"/>
        </w:rPr>
      </w:pPr>
      <w:r>
        <w:rPr>
          <w:lang w:bidi="he-IL"/>
        </w:rPr>
        <w:tab/>
        <w:t>Hier wird bestimmt, dass die Checkliste gestartet werden soll, falls das den Eintrag geklickt wird.</w:t>
      </w:r>
    </w:p>
    <w:p w14:paraId="6984F75A" w14:textId="77777777" w:rsidR="00E46354" w:rsidRPr="008731FC" w:rsidRDefault="00E46354" w:rsidP="00E46354">
      <w:pPr>
        <w:rPr>
          <w:lang w:bidi="he-IL"/>
        </w:rPr>
      </w:pPr>
      <w:r>
        <w:rPr>
          <w:lang w:bidi="he-IL"/>
        </w:rPr>
        <w:t>Somit haben wir erfolgreich eine Activity in die Navigation eingebunden.</w:t>
      </w:r>
    </w:p>
    <w:p w14:paraId="2D12325B" w14:textId="77777777" w:rsidR="00E46354" w:rsidRPr="00921B96" w:rsidRDefault="00E46354" w:rsidP="00E46354">
      <w:pPr>
        <w:pStyle w:val="berschrift1"/>
      </w:pPr>
      <w:bookmarkStart w:id="77" w:name="_Toc40879622"/>
      <w:r>
        <w:lastRenderedPageBreak/>
        <w:t>Fragment erstellen</w:t>
      </w:r>
      <w:bookmarkEnd w:id="77"/>
    </w:p>
    <w:p w14:paraId="2E228DCC" w14:textId="77777777" w:rsidR="00E46354" w:rsidRDefault="00E46354" w:rsidP="00E46354">
      <w:pPr>
        <w:rPr>
          <w:lang w:bidi="he-IL"/>
        </w:rPr>
      </w:pPr>
      <w:r>
        <w:rPr>
          <w:lang w:bidi="he-IL"/>
        </w:rPr>
        <w:t>Fragments</w:t>
      </w:r>
      <w:r>
        <w:rPr>
          <w:lang w:bidi="he-IL"/>
        </w:rPr>
        <w:fldChar w:fldCharType="begin"/>
      </w:r>
      <w:r>
        <w:instrText xml:space="preserve"> XE "</w:instrText>
      </w:r>
      <w:r w:rsidRPr="00BE50CC">
        <w:rPr>
          <w:lang w:bidi="he-IL"/>
        </w:rPr>
        <w:instrText>Fragments</w:instrText>
      </w:r>
      <w:r>
        <w:instrText xml:space="preserve">" </w:instrText>
      </w:r>
      <w:r>
        <w:rPr>
          <w:lang w:bidi="he-IL"/>
        </w:rPr>
        <w:fldChar w:fldCharType="end"/>
      </w:r>
      <w:r>
        <w:rPr>
          <w:lang w:bidi="he-IL"/>
        </w:rPr>
        <w:t xml:space="preserve"> braucht man, um verschiedene Seite in einer App zu erstellen. Fragments befinden sich in einer Activity. Hier wird erklärt, wie man ein Fragment erstellt und in der Navigation einbindet.</w:t>
      </w:r>
    </w:p>
    <w:p w14:paraId="7EA6A28C" w14:textId="77777777" w:rsidR="00E46354" w:rsidRDefault="00E46354" w:rsidP="00E46354">
      <w:pPr>
        <w:keepNext/>
      </w:pPr>
      <w:r>
        <w:rPr>
          <w:noProof/>
          <w:lang w:eastAsia="de-CH"/>
        </w:rPr>
        <w:drawing>
          <wp:inline distT="0" distB="0" distL="0" distR="0" wp14:anchorId="7DE8D4A1" wp14:editId="6BFCA709">
            <wp:extent cx="5396866" cy="5078093"/>
            <wp:effectExtent l="0" t="0" r="0" b="0"/>
            <wp:docPr id="987082975" name="Grafik 2596228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59622887"/>
                    <pic:cNvPicPr/>
                  </pic:nvPicPr>
                  <pic:blipFill>
                    <a:blip r:embed="rId47" cstate="email">
                      <a:extLst>
                        <a:ext uri="{28A0092B-C50C-407E-A947-70E740481C1C}">
                          <a14:useLocalDpi xmlns:a14="http://schemas.microsoft.com/office/drawing/2010/main"/>
                        </a:ext>
                      </a:extLst>
                    </a:blip>
                    <a:stretch>
                      <a:fillRect/>
                    </a:stretch>
                  </pic:blipFill>
                  <pic:spPr>
                    <a:xfrm>
                      <a:off x="0" y="0"/>
                      <a:ext cx="5396866" cy="5078093"/>
                    </a:xfrm>
                    <a:prstGeom prst="rect">
                      <a:avLst/>
                    </a:prstGeom>
                  </pic:spPr>
                </pic:pic>
              </a:graphicData>
            </a:graphic>
          </wp:inline>
        </w:drawing>
      </w:r>
    </w:p>
    <w:p w14:paraId="59B6D416" w14:textId="6D2D8A4D" w:rsidR="00E46354" w:rsidRDefault="00E46354" w:rsidP="00E46354">
      <w:pPr>
        <w:pStyle w:val="Beschriftung"/>
        <w:rPr>
          <w:lang w:bidi="he-IL"/>
        </w:rPr>
      </w:pPr>
      <w:bookmarkStart w:id="78" w:name="_Toc40879752"/>
      <w:r>
        <w:t xml:space="preserve">Abbildung </w:t>
      </w:r>
      <w:fldSimple w:instr=" SEQ Abbildung \* ARABIC ">
        <w:r w:rsidR="002B7CD3">
          <w:rPr>
            <w:noProof/>
          </w:rPr>
          <w:t>35</w:t>
        </w:r>
      </w:fldSimple>
      <w:r>
        <w:t xml:space="preserve"> - </w:t>
      </w:r>
      <w:r w:rsidR="003D49D1">
        <w:t>XML</w:t>
      </w:r>
      <w:r>
        <w:t>-Datei für Fragment  erstellen</w:t>
      </w:r>
      <w:bookmarkEnd w:id="78"/>
    </w:p>
    <w:p w14:paraId="55F33A50" w14:textId="3ED0F1CE" w:rsidR="00E46354" w:rsidRDefault="00E46354" w:rsidP="00E46354">
      <w:pPr>
        <w:rPr>
          <w:lang w:bidi="he-IL"/>
        </w:rPr>
      </w:pPr>
      <w:r>
        <w:rPr>
          <w:lang w:bidi="he-IL"/>
        </w:rPr>
        <w:t>Zuerst muss man in das Kontextm</w:t>
      </w:r>
      <w:r w:rsidR="006C0603">
        <w:rPr>
          <w:lang w:bidi="he-IL"/>
        </w:rPr>
        <w:t>enü vom root-O</w:t>
      </w:r>
      <w:r>
        <w:rPr>
          <w:lang w:bidi="he-IL"/>
        </w:rPr>
        <w:t>rd</w:t>
      </w:r>
      <w:r w:rsidR="006C0603">
        <w:rPr>
          <w:lang w:bidi="he-IL"/>
        </w:rPr>
        <w:t>n</w:t>
      </w:r>
      <w:r>
        <w:rPr>
          <w:lang w:bidi="he-IL"/>
        </w:rPr>
        <w:t>er name</w:t>
      </w:r>
      <w:r w:rsidR="006C0603">
        <w:rPr>
          <w:lang w:bidi="he-IL"/>
        </w:rPr>
        <w:t>n</w:t>
      </w:r>
      <w:r>
        <w:rPr>
          <w:lang w:bidi="he-IL"/>
        </w:rPr>
        <w:t>s «app</w:t>
      </w:r>
      <w:r>
        <w:rPr>
          <w:lang w:bidi="he-IL"/>
        </w:rPr>
        <w:fldChar w:fldCharType="begin"/>
      </w:r>
      <w:r>
        <w:instrText xml:space="preserve"> XE "</w:instrText>
      </w:r>
      <w:r w:rsidRPr="004432A3">
        <w:rPr>
          <w:lang w:bidi="he-IL"/>
        </w:rPr>
        <w:instrText>app</w:instrText>
      </w:r>
      <w:r>
        <w:instrText xml:space="preserve">" </w:instrText>
      </w:r>
      <w:r>
        <w:rPr>
          <w:lang w:bidi="he-IL"/>
        </w:rPr>
        <w:fldChar w:fldCharType="end"/>
      </w:r>
      <w:r>
        <w:rPr>
          <w:lang w:bidi="he-IL"/>
        </w:rPr>
        <w:t>» auf «New», dann auf «Fragment» und zuletzt auf «Fragment (blank).</w:t>
      </w:r>
    </w:p>
    <w:p w14:paraId="6F110599" w14:textId="77777777" w:rsidR="00E46354" w:rsidRDefault="00E46354" w:rsidP="00E46354">
      <w:pPr>
        <w:keepNext/>
      </w:pPr>
      <w:r>
        <w:rPr>
          <w:noProof/>
          <w:lang w:eastAsia="de-CH"/>
        </w:rPr>
        <w:lastRenderedPageBreak/>
        <w:drawing>
          <wp:inline distT="0" distB="0" distL="0" distR="0" wp14:anchorId="663231FF" wp14:editId="42F60A51">
            <wp:extent cx="4885899" cy="3821373"/>
            <wp:effectExtent l="0" t="0" r="0" b="8255"/>
            <wp:docPr id="1817185518" name="Grafik 82245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82245316"/>
                    <pic:cNvPicPr/>
                  </pic:nvPicPr>
                  <pic:blipFill>
                    <a:blip r:embed="rId48" cstate="email">
                      <a:extLst>
                        <a:ext uri="{28A0092B-C50C-407E-A947-70E740481C1C}">
                          <a14:useLocalDpi xmlns:a14="http://schemas.microsoft.com/office/drawing/2010/main"/>
                        </a:ext>
                      </a:extLst>
                    </a:blip>
                    <a:stretch>
                      <a:fillRect/>
                    </a:stretch>
                  </pic:blipFill>
                  <pic:spPr>
                    <a:xfrm>
                      <a:off x="0" y="0"/>
                      <a:ext cx="4892458" cy="3826503"/>
                    </a:xfrm>
                    <a:prstGeom prst="rect">
                      <a:avLst/>
                    </a:prstGeom>
                  </pic:spPr>
                </pic:pic>
              </a:graphicData>
            </a:graphic>
          </wp:inline>
        </w:drawing>
      </w:r>
    </w:p>
    <w:p w14:paraId="7B10A60E" w14:textId="604B774C" w:rsidR="00E46354" w:rsidRDefault="00E46354" w:rsidP="00E46354">
      <w:pPr>
        <w:pStyle w:val="Beschriftung"/>
      </w:pPr>
      <w:bookmarkStart w:id="79" w:name="_Toc40879753"/>
      <w:r>
        <w:t xml:space="preserve">Abbildung </w:t>
      </w:r>
      <w:fldSimple w:instr=" SEQ Abbildung \* ARABIC ">
        <w:r w:rsidR="002B7CD3">
          <w:rPr>
            <w:noProof/>
          </w:rPr>
          <w:t>36</w:t>
        </w:r>
      </w:fldSimple>
      <w:r>
        <w:t xml:space="preserve"> Fragment erstellen</w:t>
      </w:r>
      <w:bookmarkEnd w:id="79"/>
    </w:p>
    <w:p w14:paraId="48BF6172" w14:textId="77777777" w:rsidR="00E46354" w:rsidRDefault="00E46354" w:rsidP="00E46354">
      <w:pPr>
        <w:rPr>
          <w:lang w:bidi="he-IL"/>
        </w:rPr>
      </w:pPr>
      <w:r>
        <w:rPr>
          <w:lang w:bidi="he-IL"/>
        </w:rPr>
        <w:t xml:space="preserve"> </w:t>
      </w:r>
    </w:p>
    <w:p w14:paraId="710A1DB7" w14:textId="77777777" w:rsidR="00E46354" w:rsidRPr="009E36B8" w:rsidRDefault="00E46354" w:rsidP="00E46354">
      <w:pPr>
        <w:rPr>
          <w:lang w:bidi="he-IL"/>
        </w:rPr>
      </w:pPr>
      <w:r>
        <w:rPr>
          <w:lang w:bidi="he-IL"/>
        </w:rPr>
        <w:t>Hier müssen wir dann den Namen des Fragments</w:t>
      </w:r>
      <w:r>
        <w:rPr>
          <w:lang w:bidi="he-IL"/>
        </w:rPr>
        <w:fldChar w:fldCharType="begin"/>
      </w:r>
      <w:r>
        <w:instrText xml:space="preserve"> XE "</w:instrText>
      </w:r>
      <w:r w:rsidRPr="00BE50CC">
        <w:rPr>
          <w:lang w:bidi="he-IL"/>
        </w:rPr>
        <w:instrText>Fragments</w:instrText>
      </w:r>
      <w:r>
        <w:instrText xml:space="preserve">" </w:instrText>
      </w:r>
      <w:r>
        <w:rPr>
          <w:lang w:bidi="he-IL"/>
        </w:rPr>
        <w:fldChar w:fldCharType="end"/>
      </w:r>
      <w:r>
        <w:rPr>
          <w:lang w:bidi="he-IL"/>
        </w:rPr>
        <w:t xml:space="preserve"> wählen. Wir haben uns für «ChecklisteFragment» entschieden.</w:t>
      </w:r>
    </w:p>
    <w:p w14:paraId="2C22E460" w14:textId="77777777" w:rsidR="00E46354" w:rsidRPr="007E5DAF" w:rsidRDefault="00E46354" w:rsidP="00E46354">
      <w:pPr>
        <w:pStyle w:val="berschrift2"/>
      </w:pPr>
      <w:bookmarkStart w:id="80" w:name="_Toc40879623"/>
      <w:r>
        <w:t>Fragment in Navigation einbinden</w:t>
      </w:r>
      <w:bookmarkEnd w:id="80"/>
    </w:p>
    <w:p w14:paraId="51A00A1F" w14:textId="6DFCE0CF" w:rsidR="00E46354" w:rsidRPr="002B39B2" w:rsidRDefault="003D49D1" w:rsidP="00E46354">
      <w:pPr>
        <w:pStyle w:val="berschrift3"/>
        <w:rPr>
          <w:lang w:bidi="he-IL"/>
        </w:rPr>
      </w:pPr>
      <w:bookmarkStart w:id="81" w:name="_Toc40879624"/>
      <w:r>
        <w:rPr>
          <w:lang w:bidi="he-IL"/>
        </w:rPr>
        <w:t>XML</w:t>
      </w:r>
      <w:r w:rsidR="00E46354">
        <w:rPr>
          <w:lang w:bidi="he-IL"/>
        </w:rPr>
        <w:t>-Code</w:t>
      </w:r>
      <w:bookmarkEnd w:id="81"/>
    </w:p>
    <w:p w14:paraId="03B11989" w14:textId="2C8257AC" w:rsidR="00E46354" w:rsidRDefault="00E46354" w:rsidP="00E46354">
      <w:pPr>
        <w:rPr>
          <w:lang w:bidi="he-IL"/>
        </w:rPr>
      </w:pPr>
      <w:r>
        <w:rPr>
          <w:lang w:bidi="he-IL"/>
        </w:rPr>
        <w:t>Dann müssen wir das neue Fragment in der Navigation verlinken. Dafür öffnen wir die Datei «activity_main_drawer.</w:t>
      </w:r>
      <w:r w:rsidR="003D49D1">
        <w:rPr>
          <w:lang w:bidi="he-IL"/>
        </w:rPr>
        <w:t>XML</w:t>
      </w:r>
      <w:r>
        <w:rPr>
          <w:lang w:bidi="he-IL"/>
        </w:rPr>
        <w:fldChar w:fldCharType="begin"/>
      </w:r>
      <w:r>
        <w:instrText xml:space="preserve"> XE "</w:instrText>
      </w:r>
      <w:r w:rsidRPr="00342D6C">
        <w:rPr>
          <w:lang w:bidi="he-IL"/>
        </w:rPr>
        <w:instrText>xml</w:instrText>
      </w:r>
      <w:r>
        <w:instrText xml:space="preserve">" </w:instrText>
      </w:r>
      <w:r>
        <w:rPr>
          <w:lang w:bidi="he-IL"/>
        </w:rPr>
        <w:fldChar w:fldCharType="end"/>
      </w:r>
      <w:r>
        <w:rPr>
          <w:lang w:bidi="he-IL"/>
        </w:rPr>
        <w:t>» und dort geben wir im Element menu diesen Code ein.</w:t>
      </w:r>
    </w:p>
    <w:p w14:paraId="3C2D612E" w14:textId="77777777" w:rsidR="00E46354" w:rsidRPr="00923D53"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923D53">
        <w:rPr>
          <w:rFonts w:ascii="Courier New" w:eastAsia="Times New Roman" w:hAnsi="Courier New" w:cs="Courier New"/>
          <w:color w:val="E8BF6A"/>
          <w:sz w:val="18"/>
          <w:szCs w:val="18"/>
          <w:lang w:val="en-GB" w:eastAsia="de-CH"/>
        </w:rPr>
        <w:t>&lt;item</w:t>
      </w:r>
      <w:r w:rsidRPr="00923D53">
        <w:rPr>
          <w:rFonts w:ascii="Courier New" w:eastAsia="Times New Roman" w:hAnsi="Courier New" w:cs="Courier New"/>
          <w:color w:val="E8BF6A"/>
          <w:sz w:val="18"/>
          <w:szCs w:val="18"/>
          <w:lang w:val="en-GB" w:eastAsia="de-CH"/>
        </w:rPr>
        <w:br/>
        <w:t xml:space="preserve">    </w:t>
      </w:r>
      <w:r w:rsidRPr="00923D53">
        <w:rPr>
          <w:rFonts w:ascii="Courier New" w:eastAsia="Times New Roman" w:hAnsi="Courier New" w:cs="Courier New"/>
          <w:color w:val="9876AA"/>
          <w:sz w:val="18"/>
          <w:szCs w:val="18"/>
          <w:lang w:val="en-GB" w:eastAsia="de-CH"/>
        </w:rPr>
        <w:t>android</w:t>
      </w:r>
      <w:proofErr w:type="gramStart"/>
      <w:r w:rsidRPr="00923D53">
        <w:rPr>
          <w:rFonts w:ascii="Courier New" w:eastAsia="Times New Roman" w:hAnsi="Courier New" w:cs="Courier New"/>
          <w:color w:val="BABABA"/>
          <w:sz w:val="18"/>
          <w:szCs w:val="18"/>
          <w:lang w:val="en-GB" w:eastAsia="de-CH"/>
        </w:rPr>
        <w:t>:id</w:t>
      </w:r>
      <w:proofErr w:type="gramEnd"/>
      <w:r>
        <w:rPr>
          <w:rFonts w:ascii="Courier New" w:eastAsia="Times New Roman" w:hAnsi="Courier New" w:cs="Courier New"/>
          <w:color w:val="BABABA"/>
          <w:sz w:val="18"/>
          <w:szCs w:val="18"/>
          <w:lang w:val="en-GB" w:eastAsia="de-CH"/>
        </w:rPr>
        <w:fldChar w:fldCharType="begin"/>
      </w:r>
      <w:r w:rsidRPr="00923D53">
        <w:rPr>
          <w:lang w:val="en-GB"/>
        </w:rPr>
        <w:instrText xml:space="preserve"> XE "</w:instrText>
      </w:r>
      <w:r w:rsidRPr="00923D53">
        <w:rPr>
          <w:lang w:val="en-GB" w:bidi="he-IL"/>
        </w:rPr>
        <w:instrText>id</w:instrText>
      </w:r>
      <w:r w:rsidRPr="00923D53">
        <w:rPr>
          <w:lang w:val="en-GB"/>
        </w:rPr>
        <w:instrText xml:space="preserve">" </w:instrText>
      </w:r>
      <w:r>
        <w:rPr>
          <w:rFonts w:ascii="Courier New" w:eastAsia="Times New Roman" w:hAnsi="Courier New" w:cs="Courier New"/>
          <w:color w:val="BABABA"/>
          <w:sz w:val="18"/>
          <w:szCs w:val="18"/>
          <w:lang w:val="en-GB" w:eastAsia="de-CH"/>
        </w:rPr>
        <w:fldChar w:fldCharType="end"/>
      </w:r>
      <w:r w:rsidRPr="00923D53">
        <w:rPr>
          <w:rFonts w:ascii="Courier New" w:eastAsia="Times New Roman" w:hAnsi="Courier New" w:cs="Courier New"/>
          <w:color w:val="6A8759"/>
          <w:sz w:val="18"/>
          <w:szCs w:val="18"/>
          <w:lang w:val="en-GB" w:eastAsia="de-CH"/>
        </w:rPr>
        <w:t>="@+id/nav_checkliste"</w:t>
      </w:r>
      <w:r w:rsidRPr="00923D53">
        <w:rPr>
          <w:rFonts w:ascii="Courier New" w:eastAsia="Times New Roman" w:hAnsi="Courier New" w:cs="Courier New"/>
          <w:color w:val="6A8759"/>
          <w:sz w:val="18"/>
          <w:szCs w:val="18"/>
          <w:lang w:val="en-GB" w:eastAsia="de-CH"/>
        </w:rPr>
        <w:br/>
        <w:t xml:space="preserve">    </w:t>
      </w:r>
      <w:r w:rsidRPr="00923D53">
        <w:rPr>
          <w:rFonts w:ascii="Courier New" w:eastAsia="Times New Roman" w:hAnsi="Courier New" w:cs="Courier New"/>
          <w:color w:val="9876AA"/>
          <w:sz w:val="18"/>
          <w:szCs w:val="18"/>
          <w:lang w:val="en-GB" w:eastAsia="de-CH"/>
        </w:rPr>
        <w:t>android</w:t>
      </w:r>
      <w:r w:rsidRPr="00923D53">
        <w:rPr>
          <w:rFonts w:ascii="Courier New" w:eastAsia="Times New Roman" w:hAnsi="Courier New" w:cs="Courier New"/>
          <w:color w:val="BABABA"/>
          <w:sz w:val="18"/>
          <w:szCs w:val="18"/>
          <w:lang w:val="en-GB" w:eastAsia="de-CH"/>
        </w:rPr>
        <w:t>:icon</w:t>
      </w:r>
      <w:r w:rsidRPr="00923D53">
        <w:rPr>
          <w:rFonts w:ascii="Courier New" w:eastAsia="Times New Roman" w:hAnsi="Courier New" w:cs="Courier New"/>
          <w:color w:val="6A8759"/>
          <w:sz w:val="18"/>
          <w:szCs w:val="18"/>
          <w:lang w:val="en-GB" w:eastAsia="de-CH"/>
        </w:rPr>
        <w:t>="@drawable/ic_menu_checkliste"</w:t>
      </w:r>
      <w:r w:rsidRPr="00923D53">
        <w:rPr>
          <w:rFonts w:ascii="Courier New" w:eastAsia="Times New Roman" w:hAnsi="Courier New" w:cs="Courier New"/>
          <w:color w:val="6A8759"/>
          <w:sz w:val="18"/>
          <w:szCs w:val="18"/>
          <w:lang w:val="en-GB" w:eastAsia="de-CH"/>
        </w:rPr>
        <w:br/>
        <w:t xml:space="preserve">    </w:t>
      </w:r>
      <w:r w:rsidRPr="00923D53">
        <w:rPr>
          <w:rFonts w:ascii="Courier New" w:eastAsia="Times New Roman" w:hAnsi="Courier New" w:cs="Courier New"/>
          <w:color w:val="9876AA"/>
          <w:sz w:val="18"/>
          <w:szCs w:val="18"/>
          <w:lang w:val="en-GB" w:eastAsia="de-CH"/>
        </w:rPr>
        <w:t>android</w:t>
      </w:r>
      <w:r w:rsidRPr="00923D53">
        <w:rPr>
          <w:rFonts w:ascii="Courier New" w:eastAsia="Times New Roman" w:hAnsi="Courier New" w:cs="Courier New"/>
          <w:color w:val="BABABA"/>
          <w:sz w:val="18"/>
          <w:szCs w:val="18"/>
          <w:lang w:val="en-GB" w:eastAsia="de-CH"/>
        </w:rPr>
        <w:t>:title</w:t>
      </w:r>
      <w:r w:rsidRPr="00923D53">
        <w:rPr>
          <w:rFonts w:ascii="Courier New" w:eastAsia="Times New Roman" w:hAnsi="Courier New" w:cs="Courier New"/>
          <w:color w:val="6A8759"/>
          <w:sz w:val="18"/>
          <w:szCs w:val="18"/>
          <w:lang w:val="en-GB" w:eastAsia="de-CH"/>
        </w:rPr>
        <w:t xml:space="preserve">="@string/menu_checkliste" </w:t>
      </w:r>
      <w:r w:rsidRPr="00923D53">
        <w:rPr>
          <w:rFonts w:ascii="Courier New" w:eastAsia="Times New Roman" w:hAnsi="Courier New" w:cs="Courier New"/>
          <w:color w:val="E8BF6A"/>
          <w:sz w:val="18"/>
          <w:szCs w:val="18"/>
          <w:lang w:val="en-GB" w:eastAsia="de-CH"/>
        </w:rPr>
        <w:t>/&gt;</w:t>
      </w:r>
    </w:p>
    <w:p w14:paraId="33F5F555" w14:textId="77777777" w:rsidR="00E46354" w:rsidRDefault="00E46354" w:rsidP="00E46354">
      <w:pPr>
        <w:rPr>
          <w:lang w:bidi="he-IL"/>
        </w:rPr>
      </w:pPr>
      <w:r>
        <w:rPr>
          <w:lang w:bidi="he-IL"/>
        </w:rPr>
        <w:t>Damit wird der Eintrag eingefügt. Bei id</w:t>
      </w:r>
      <w:r>
        <w:rPr>
          <w:lang w:bidi="he-IL"/>
        </w:rPr>
        <w:fldChar w:fldCharType="begin"/>
      </w:r>
      <w:r>
        <w:instrText xml:space="preserve"> XE "</w:instrText>
      </w:r>
      <w:r w:rsidRPr="001F36DE">
        <w:rPr>
          <w:lang w:bidi="he-IL"/>
        </w:rPr>
        <w:instrText>id</w:instrText>
      </w:r>
      <w:r>
        <w:instrText xml:space="preserve">" </w:instrText>
      </w:r>
      <w:r>
        <w:rPr>
          <w:lang w:bidi="he-IL"/>
        </w:rPr>
        <w:fldChar w:fldCharType="end"/>
      </w:r>
      <w:r>
        <w:rPr>
          <w:lang w:bidi="he-IL"/>
        </w:rPr>
        <w:t xml:space="preserve"> geben wir die ID an, bei icon die drawable Datei (Vektor) und bei title einen Namen, der in der Liste angezeigt werden soll.</w:t>
      </w:r>
    </w:p>
    <w:p w14:paraId="7DD18CA0" w14:textId="458D3DB3" w:rsidR="00E46354" w:rsidRDefault="00E46354" w:rsidP="00E46354">
      <w:pPr>
        <w:rPr>
          <w:lang w:bidi="he-IL"/>
        </w:rPr>
      </w:pPr>
      <w:r>
        <w:rPr>
          <w:lang w:bidi="he-IL"/>
        </w:rPr>
        <w:t>Wir müssen noch in der Datei «mobile_navigation.</w:t>
      </w:r>
      <w:r w:rsidR="003D49D1">
        <w:rPr>
          <w:lang w:bidi="he-IL"/>
        </w:rPr>
        <w:t>XML</w:t>
      </w:r>
      <w:r>
        <w:rPr>
          <w:lang w:bidi="he-IL"/>
        </w:rPr>
        <w:fldChar w:fldCharType="begin"/>
      </w:r>
      <w:r>
        <w:instrText xml:space="preserve"> XE "</w:instrText>
      </w:r>
      <w:r w:rsidRPr="00342D6C">
        <w:rPr>
          <w:lang w:bidi="he-IL"/>
        </w:rPr>
        <w:instrText>xml</w:instrText>
      </w:r>
      <w:r>
        <w:instrText xml:space="preserve">" </w:instrText>
      </w:r>
      <w:r>
        <w:rPr>
          <w:lang w:bidi="he-IL"/>
        </w:rPr>
        <w:fldChar w:fldCharType="end"/>
      </w:r>
      <w:r>
        <w:rPr>
          <w:lang w:bidi="he-IL"/>
        </w:rPr>
        <w:t>» diesen Code eingeben.</w:t>
      </w:r>
    </w:p>
    <w:p w14:paraId="6B0CD2A7" w14:textId="77777777" w:rsidR="00E46354" w:rsidRPr="00927511"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927511">
        <w:rPr>
          <w:rFonts w:ascii="Courier New" w:eastAsia="Times New Roman" w:hAnsi="Courier New" w:cs="Courier New"/>
          <w:color w:val="E8BF6A"/>
          <w:sz w:val="18"/>
          <w:szCs w:val="18"/>
          <w:lang w:eastAsia="de-CH"/>
        </w:rPr>
        <w:t>&lt;fragment</w:t>
      </w:r>
      <w:r w:rsidRPr="00927511">
        <w:rPr>
          <w:rFonts w:ascii="Courier New" w:eastAsia="Times New Roman" w:hAnsi="Courier New" w:cs="Courier New"/>
          <w:color w:val="E8BF6A"/>
          <w:sz w:val="18"/>
          <w:szCs w:val="18"/>
          <w:lang w:eastAsia="de-CH"/>
        </w:rPr>
        <w:br/>
        <w:t xml:space="preserve">    </w:t>
      </w:r>
      <w:r w:rsidRPr="00927511">
        <w:rPr>
          <w:rFonts w:ascii="Courier New" w:eastAsia="Times New Roman" w:hAnsi="Courier New" w:cs="Courier New"/>
          <w:color w:val="9876AA"/>
          <w:sz w:val="18"/>
          <w:szCs w:val="18"/>
          <w:lang w:eastAsia="de-CH"/>
        </w:rPr>
        <w:t>android</w:t>
      </w:r>
      <w:r w:rsidRPr="00927511">
        <w:rPr>
          <w:rFonts w:ascii="Courier New" w:eastAsia="Times New Roman" w:hAnsi="Courier New" w:cs="Courier New"/>
          <w:color w:val="BABABA"/>
          <w:sz w:val="18"/>
          <w:szCs w:val="18"/>
          <w:lang w:eastAsia="de-CH"/>
        </w:rPr>
        <w:t>:id</w:t>
      </w:r>
      <w:r>
        <w:rPr>
          <w:rFonts w:ascii="Courier New" w:eastAsia="Times New Roman" w:hAnsi="Courier New" w:cs="Courier New"/>
          <w:color w:val="BABABA"/>
          <w:sz w:val="18"/>
          <w:szCs w:val="18"/>
          <w:lang w:eastAsia="de-CH"/>
        </w:rPr>
        <w:fldChar w:fldCharType="begin"/>
      </w:r>
      <w:r>
        <w:instrText xml:space="preserve"> XE "</w:instrText>
      </w:r>
      <w:r w:rsidRPr="001F36DE">
        <w:rPr>
          <w:lang w:bidi="he-IL"/>
        </w:rPr>
        <w:instrText>id</w:instrText>
      </w:r>
      <w:r>
        <w:instrText xml:space="preserve">" </w:instrText>
      </w:r>
      <w:r>
        <w:rPr>
          <w:rFonts w:ascii="Courier New" w:eastAsia="Times New Roman" w:hAnsi="Courier New" w:cs="Courier New"/>
          <w:color w:val="BABABA"/>
          <w:sz w:val="18"/>
          <w:szCs w:val="18"/>
          <w:lang w:eastAsia="de-CH"/>
        </w:rPr>
        <w:fldChar w:fldCharType="end"/>
      </w:r>
      <w:r w:rsidRPr="00927511">
        <w:rPr>
          <w:rFonts w:ascii="Courier New" w:eastAsia="Times New Roman" w:hAnsi="Courier New" w:cs="Courier New"/>
          <w:color w:val="6A8759"/>
          <w:sz w:val="18"/>
          <w:szCs w:val="18"/>
          <w:lang w:eastAsia="de-CH"/>
        </w:rPr>
        <w:t>="@+id/nav_checkliste"</w:t>
      </w:r>
      <w:r w:rsidRPr="00927511">
        <w:rPr>
          <w:rFonts w:ascii="Courier New" w:eastAsia="Times New Roman" w:hAnsi="Courier New" w:cs="Courier New"/>
          <w:color w:val="6A8759"/>
          <w:sz w:val="18"/>
          <w:szCs w:val="18"/>
          <w:lang w:eastAsia="de-CH"/>
        </w:rPr>
        <w:br/>
        <w:t xml:space="preserve">    </w:t>
      </w:r>
      <w:r w:rsidRPr="00927511">
        <w:rPr>
          <w:rFonts w:ascii="Courier New" w:eastAsia="Times New Roman" w:hAnsi="Courier New" w:cs="Courier New"/>
          <w:color w:val="9876AA"/>
          <w:sz w:val="18"/>
          <w:szCs w:val="18"/>
          <w:lang w:eastAsia="de-CH"/>
        </w:rPr>
        <w:t>android</w:t>
      </w:r>
      <w:r w:rsidRPr="00927511">
        <w:rPr>
          <w:rFonts w:ascii="Courier New" w:eastAsia="Times New Roman" w:hAnsi="Courier New" w:cs="Courier New"/>
          <w:color w:val="BABABA"/>
          <w:sz w:val="18"/>
          <w:szCs w:val="18"/>
          <w:lang w:eastAsia="de-CH"/>
        </w:rPr>
        <w:t>:name</w:t>
      </w:r>
      <w:r w:rsidRPr="00927511">
        <w:rPr>
          <w:rFonts w:ascii="Courier New" w:eastAsia="Times New Roman" w:hAnsi="Courier New" w:cs="Courier New"/>
          <w:color w:val="6A8759"/>
          <w:sz w:val="18"/>
          <w:szCs w:val="18"/>
          <w:lang w:eastAsia="de-CH"/>
        </w:rPr>
        <w:t>="com.blnet.blnettest.ui.checkliste.checklisteFragment"</w:t>
      </w:r>
      <w:r w:rsidRPr="00927511">
        <w:rPr>
          <w:rFonts w:ascii="Courier New" w:eastAsia="Times New Roman" w:hAnsi="Courier New" w:cs="Courier New"/>
          <w:color w:val="6A8759"/>
          <w:sz w:val="18"/>
          <w:szCs w:val="18"/>
          <w:lang w:eastAsia="de-CH"/>
        </w:rPr>
        <w:br/>
      </w:r>
      <w:r w:rsidRPr="00927511">
        <w:rPr>
          <w:rFonts w:ascii="Courier New" w:eastAsia="Times New Roman" w:hAnsi="Courier New" w:cs="Courier New"/>
          <w:color w:val="6A8759"/>
          <w:sz w:val="18"/>
          <w:szCs w:val="18"/>
          <w:lang w:eastAsia="de-CH"/>
        </w:rPr>
        <w:lastRenderedPageBreak/>
        <w:t xml:space="preserve">    </w:t>
      </w:r>
      <w:r w:rsidRPr="00927511">
        <w:rPr>
          <w:rFonts w:ascii="Courier New" w:eastAsia="Times New Roman" w:hAnsi="Courier New" w:cs="Courier New"/>
          <w:color w:val="9876AA"/>
          <w:sz w:val="18"/>
          <w:szCs w:val="18"/>
          <w:lang w:eastAsia="de-CH"/>
        </w:rPr>
        <w:t>android</w:t>
      </w:r>
      <w:r w:rsidRPr="00927511">
        <w:rPr>
          <w:rFonts w:ascii="Courier New" w:eastAsia="Times New Roman" w:hAnsi="Courier New" w:cs="Courier New"/>
          <w:color w:val="BABABA"/>
          <w:sz w:val="18"/>
          <w:szCs w:val="18"/>
          <w:lang w:eastAsia="de-CH"/>
        </w:rPr>
        <w:t>:label</w:t>
      </w:r>
      <w:r w:rsidRPr="00927511">
        <w:rPr>
          <w:rFonts w:ascii="Courier New" w:eastAsia="Times New Roman" w:hAnsi="Courier New" w:cs="Courier New"/>
          <w:color w:val="6A8759"/>
          <w:sz w:val="18"/>
          <w:szCs w:val="18"/>
          <w:lang w:eastAsia="de-CH"/>
        </w:rPr>
        <w:t>="@string/menu_checkliste"</w:t>
      </w:r>
      <w:r w:rsidRPr="00927511">
        <w:rPr>
          <w:rFonts w:ascii="Courier New" w:eastAsia="Times New Roman" w:hAnsi="Courier New" w:cs="Courier New"/>
          <w:color w:val="6A8759"/>
          <w:sz w:val="18"/>
          <w:szCs w:val="18"/>
          <w:lang w:eastAsia="de-CH"/>
        </w:rPr>
        <w:br/>
        <w:t xml:space="preserve">    </w:t>
      </w:r>
      <w:r w:rsidRPr="00927511">
        <w:rPr>
          <w:rFonts w:ascii="Courier New" w:eastAsia="Times New Roman" w:hAnsi="Courier New" w:cs="Courier New"/>
          <w:color w:val="9876AA"/>
          <w:sz w:val="18"/>
          <w:szCs w:val="18"/>
          <w:lang w:eastAsia="de-CH"/>
        </w:rPr>
        <w:t>tools</w:t>
      </w:r>
      <w:r w:rsidRPr="00927511">
        <w:rPr>
          <w:rFonts w:ascii="Courier New" w:eastAsia="Times New Roman" w:hAnsi="Courier New" w:cs="Courier New"/>
          <w:color w:val="BABABA"/>
          <w:sz w:val="18"/>
          <w:szCs w:val="18"/>
          <w:lang w:eastAsia="de-CH"/>
        </w:rPr>
        <w:t>:layout</w:t>
      </w:r>
      <w:r w:rsidRPr="00927511">
        <w:rPr>
          <w:rFonts w:ascii="Courier New" w:eastAsia="Times New Roman" w:hAnsi="Courier New" w:cs="Courier New"/>
          <w:color w:val="6A8759"/>
          <w:sz w:val="18"/>
          <w:szCs w:val="18"/>
          <w:lang w:eastAsia="de-CH"/>
        </w:rPr>
        <w:t xml:space="preserve">="@layout/fragment_checkliste" </w:t>
      </w:r>
      <w:r w:rsidRPr="00927511">
        <w:rPr>
          <w:rFonts w:ascii="Courier New" w:eastAsia="Times New Roman" w:hAnsi="Courier New" w:cs="Courier New"/>
          <w:color w:val="E8BF6A"/>
          <w:sz w:val="18"/>
          <w:szCs w:val="18"/>
          <w:lang w:eastAsia="de-CH"/>
        </w:rPr>
        <w:t>/&gt;</w:t>
      </w:r>
    </w:p>
    <w:p w14:paraId="65FA4CAC" w14:textId="429185DD" w:rsidR="00E46354" w:rsidRDefault="00E46354" w:rsidP="00E46354">
      <w:pPr>
        <w:rPr>
          <w:lang w:bidi="he-IL"/>
        </w:rPr>
      </w:pPr>
      <w:r>
        <w:rPr>
          <w:lang w:bidi="he-IL"/>
        </w:rPr>
        <w:t>Bei id</w:t>
      </w:r>
      <w:r>
        <w:rPr>
          <w:lang w:bidi="he-IL"/>
        </w:rPr>
        <w:fldChar w:fldCharType="begin"/>
      </w:r>
      <w:r>
        <w:instrText xml:space="preserve"> XE "</w:instrText>
      </w:r>
      <w:r w:rsidRPr="001F36DE">
        <w:rPr>
          <w:lang w:bidi="he-IL"/>
        </w:rPr>
        <w:instrText>id</w:instrText>
      </w:r>
      <w:r>
        <w:instrText xml:space="preserve">" </w:instrText>
      </w:r>
      <w:r>
        <w:rPr>
          <w:lang w:bidi="he-IL"/>
        </w:rPr>
        <w:fldChar w:fldCharType="end"/>
      </w:r>
      <w:r>
        <w:rPr>
          <w:lang w:bidi="he-IL"/>
        </w:rPr>
        <w:t xml:space="preserve"> geben wir wie vorher die ID der </w:t>
      </w:r>
      <w:r w:rsidR="003D49D1">
        <w:rPr>
          <w:lang w:bidi="he-IL"/>
        </w:rPr>
        <w:t>XML</w:t>
      </w:r>
      <w:r>
        <w:rPr>
          <w:lang w:bidi="he-IL"/>
        </w:rPr>
        <w:fldChar w:fldCharType="begin"/>
      </w:r>
      <w:r>
        <w:instrText xml:space="preserve"> XE "</w:instrText>
      </w:r>
      <w:r w:rsidRPr="00342D6C">
        <w:rPr>
          <w:lang w:bidi="he-IL"/>
        </w:rPr>
        <w:instrText>xml</w:instrText>
      </w:r>
      <w:r>
        <w:instrText xml:space="preserve">" </w:instrText>
      </w:r>
      <w:r>
        <w:rPr>
          <w:lang w:bidi="he-IL"/>
        </w:rPr>
        <w:fldChar w:fldCharType="end"/>
      </w:r>
      <w:r>
        <w:rPr>
          <w:lang w:bidi="he-IL"/>
        </w:rPr>
        <w:t>-Datei vom Fragment an.</w:t>
      </w:r>
    </w:p>
    <w:p w14:paraId="4E5C5400" w14:textId="3913244F" w:rsidR="00E46354" w:rsidRDefault="00E46354" w:rsidP="00E46354">
      <w:pPr>
        <w:rPr>
          <w:lang w:bidi="he-IL"/>
        </w:rPr>
      </w:pPr>
      <w:r>
        <w:rPr>
          <w:lang w:bidi="he-IL"/>
        </w:rPr>
        <w:t xml:space="preserve">Bei </w:t>
      </w:r>
      <w:r w:rsidR="007166CE">
        <w:rPr>
          <w:lang w:bidi="he-IL"/>
        </w:rPr>
        <w:t>‘’</w:t>
      </w:r>
      <w:r>
        <w:rPr>
          <w:lang w:bidi="he-IL"/>
        </w:rPr>
        <w:t>name</w:t>
      </w:r>
      <w:r w:rsidR="007166CE">
        <w:rPr>
          <w:lang w:bidi="he-IL"/>
        </w:rPr>
        <w:t>’’</w:t>
      </w:r>
      <w:r>
        <w:rPr>
          <w:lang w:bidi="he-IL"/>
        </w:rPr>
        <w:t xml:space="preserve"> geben wir den Paketnamen des Fragments</w:t>
      </w:r>
      <w:r>
        <w:rPr>
          <w:lang w:bidi="he-IL"/>
        </w:rPr>
        <w:fldChar w:fldCharType="begin"/>
      </w:r>
      <w:r>
        <w:instrText xml:space="preserve"> XE "</w:instrText>
      </w:r>
      <w:r w:rsidRPr="00BE50CC">
        <w:rPr>
          <w:lang w:bidi="he-IL"/>
        </w:rPr>
        <w:instrText>Fragments</w:instrText>
      </w:r>
      <w:r>
        <w:instrText xml:space="preserve">" </w:instrText>
      </w:r>
      <w:r>
        <w:rPr>
          <w:lang w:bidi="he-IL"/>
        </w:rPr>
        <w:fldChar w:fldCharType="end"/>
      </w:r>
      <w:r>
        <w:rPr>
          <w:lang w:bidi="he-IL"/>
        </w:rPr>
        <w:t xml:space="preserve"> an, bei </w:t>
      </w:r>
      <w:r w:rsidR="007166CE">
        <w:rPr>
          <w:lang w:bidi="he-IL"/>
        </w:rPr>
        <w:t>‘’</w:t>
      </w:r>
      <w:r>
        <w:rPr>
          <w:lang w:bidi="he-IL"/>
        </w:rPr>
        <w:t>label</w:t>
      </w:r>
      <w:r w:rsidR="007166CE">
        <w:rPr>
          <w:lang w:bidi="he-IL"/>
        </w:rPr>
        <w:t>’’</w:t>
      </w:r>
      <w:r>
        <w:rPr>
          <w:lang w:bidi="he-IL"/>
        </w:rPr>
        <w:t xml:space="preserve"> den gleich Wert </w:t>
      </w:r>
      <w:r w:rsidR="00930C01">
        <w:rPr>
          <w:lang w:bidi="he-IL"/>
        </w:rPr>
        <w:t xml:space="preserve">wie oben </w:t>
      </w:r>
      <w:r>
        <w:rPr>
          <w:lang w:bidi="he-IL"/>
        </w:rPr>
        <w:t xml:space="preserve">bei </w:t>
      </w:r>
      <w:r w:rsidR="007166CE">
        <w:rPr>
          <w:lang w:bidi="he-IL"/>
        </w:rPr>
        <w:t>‘’</w:t>
      </w:r>
      <w:r>
        <w:rPr>
          <w:lang w:bidi="he-IL"/>
        </w:rPr>
        <w:t>titl</w:t>
      </w:r>
      <w:r w:rsidR="007166CE">
        <w:rPr>
          <w:lang w:bidi="he-IL"/>
        </w:rPr>
        <w:t>e’’</w:t>
      </w:r>
      <w:r>
        <w:rPr>
          <w:lang w:bidi="he-IL"/>
        </w:rPr>
        <w:t xml:space="preserve">, und bei </w:t>
      </w:r>
      <w:r w:rsidR="00930C01">
        <w:rPr>
          <w:lang w:bidi="he-IL"/>
        </w:rPr>
        <w:t>‘’</w:t>
      </w:r>
      <w:r>
        <w:rPr>
          <w:lang w:bidi="he-IL"/>
        </w:rPr>
        <w:t>layout</w:t>
      </w:r>
      <w:r w:rsidR="00930C01">
        <w:rPr>
          <w:lang w:bidi="he-IL"/>
        </w:rPr>
        <w:t>’’</w:t>
      </w:r>
      <w:r>
        <w:rPr>
          <w:lang w:bidi="he-IL"/>
        </w:rPr>
        <w:t xml:space="preserve"> geben wir den Pfad der </w:t>
      </w:r>
      <w:r w:rsidR="003D49D1">
        <w:rPr>
          <w:lang w:bidi="he-IL"/>
        </w:rPr>
        <w:t>XML</w:t>
      </w:r>
      <w:r>
        <w:rPr>
          <w:lang w:bidi="he-IL"/>
        </w:rPr>
        <w:t>-Datei vom erstellten Fragment an.</w:t>
      </w:r>
    </w:p>
    <w:p w14:paraId="470F64F5" w14:textId="77777777" w:rsidR="00E46354" w:rsidRDefault="00E46354" w:rsidP="00E46354">
      <w:pPr>
        <w:pStyle w:val="berschrift3"/>
      </w:pPr>
      <w:bookmarkStart w:id="82" w:name="_Toc40879625"/>
      <w:r>
        <w:t>Java</w:t>
      </w:r>
      <w:r>
        <w:fldChar w:fldCharType="begin"/>
      </w:r>
      <w:r>
        <w:instrText xml:space="preserve"> XE "</w:instrText>
      </w:r>
      <w:r w:rsidRPr="00404A71">
        <w:instrText>Java</w:instrText>
      </w:r>
      <w:r>
        <w:instrText xml:space="preserve">" </w:instrText>
      </w:r>
      <w:r>
        <w:fldChar w:fldCharType="end"/>
      </w:r>
      <w:r>
        <w:t>-Code</w:t>
      </w:r>
      <w:bookmarkEnd w:id="82"/>
    </w:p>
    <w:p w14:paraId="34A0E67E" w14:textId="77777777" w:rsidR="00E46354" w:rsidRDefault="00E46354" w:rsidP="00E46354">
      <w:pPr>
        <w:rPr>
          <w:lang w:bidi="he-IL"/>
        </w:rPr>
      </w:pPr>
      <w:r>
        <w:rPr>
          <w:lang w:bidi="he-IL"/>
        </w:rPr>
        <w:t>Jetzt müssen wir noch im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-Code ein paar Änderungen vornehmen. Dafür müssen wir als allererstes eine ViewModel Java-Datei erstellen. Der Name der Datei ist [fragmentname]ViewModel, in unserem Fall ChecklisteViewModel.</w:t>
      </w:r>
    </w:p>
    <w:p w14:paraId="1BB7414C" w14:textId="77777777" w:rsidR="00E46354" w:rsidRDefault="00E46354" w:rsidP="00E46354">
      <w:pPr>
        <w:keepNext/>
      </w:pPr>
      <w:r>
        <w:rPr>
          <w:noProof/>
          <w:lang w:eastAsia="de-CH"/>
        </w:rPr>
        <w:drawing>
          <wp:inline distT="0" distB="0" distL="0" distR="0" wp14:anchorId="6C453B9E" wp14:editId="7C143A13">
            <wp:extent cx="4176215" cy="4674359"/>
            <wp:effectExtent l="0" t="0" r="0" b="0"/>
            <wp:docPr id="830972018" name="Grafik 1786543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786543464"/>
                    <pic:cNvPicPr/>
                  </pic:nvPicPr>
                  <pic:blipFill>
                    <a:blip r:embed="rId49" cstate="screen">
                      <a:extLst>
                        <a:ext uri="{28A0092B-C50C-407E-A947-70E740481C1C}">
                          <a14:useLocalDpi xmlns:a14="http://schemas.microsoft.com/office/drawing/2010/main"/>
                        </a:ext>
                      </a:extLst>
                    </a:blip>
                    <a:stretch>
                      <a:fillRect/>
                    </a:stretch>
                  </pic:blipFill>
                  <pic:spPr>
                    <a:xfrm>
                      <a:off x="0" y="0"/>
                      <a:ext cx="4184053" cy="4683132"/>
                    </a:xfrm>
                    <a:prstGeom prst="rect">
                      <a:avLst/>
                    </a:prstGeom>
                  </pic:spPr>
                </pic:pic>
              </a:graphicData>
            </a:graphic>
          </wp:inline>
        </w:drawing>
      </w:r>
    </w:p>
    <w:p w14:paraId="6050CC0F" w14:textId="429BBFBD" w:rsidR="00E46354" w:rsidRDefault="00E46354" w:rsidP="00E46354">
      <w:pPr>
        <w:pStyle w:val="Beschriftung"/>
        <w:rPr>
          <w:lang w:bidi="he-IL"/>
        </w:rPr>
      </w:pPr>
      <w:bookmarkStart w:id="83" w:name="_Toc40879754"/>
      <w:r>
        <w:t xml:space="preserve">Abbildung </w:t>
      </w:r>
      <w:fldSimple w:instr=" SEQ Abbildung \* ARABIC ">
        <w:r w:rsidR="002B7CD3">
          <w:rPr>
            <w:noProof/>
          </w:rPr>
          <w:t>37</w:t>
        </w:r>
      </w:fldSimple>
      <w:r>
        <w:t xml:space="preserve"> Java Code</w:t>
      </w:r>
      <w:bookmarkEnd w:id="83"/>
    </w:p>
    <w:p w14:paraId="16B15848" w14:textId="77777777" w:rsidR="00E46354" w:rsidRDefault="00E46354" w:rsidP="00E46354">
      <w:pPr>
        <w:rPr>
          <w:lang w:bidi="he-IL"/>
        </w:rPr>
      </w:pPr>
      <w:r>
        <w:rPr>
          <w:lang w:bidi="he-IL"/>
        </w:rPr>
        <w:br w:type="page"/>
      </w:r>
    </w:p>
    <w:p w14:paraId="2C948D29" w14:textId="77777777" w:rsidR="00E46354" w:rsidRDefault="00E46354" w:rsidP="00E46354">
      <w:pPr>
        <w:rPr>
          <w:lang w:bidi="he-IL"/>
        </w:rPr>
      </w:pPr>
      <w:r>
        <w:rPr>
          <w:lang w:bidi="he-IL"/>
        </w:rPr>
        <w:lastRenderedPageBreak/>
        <w:t>Dort geben wir folgenden Code ein:</w:t>
      </w:r>
    </w:p>
    <w:p w14:paraId="59F830EA" w14:textId="77777777" w:rsidR="00E46354" w:rsidRPr="00792863"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792863">
        <w:rPr>
          <w:rFonts w:ascii="Courier New" w:eastAsia="Times New Roman" w:hAnsi="Courier New" w:cs="Courier New"/>
          <w:color w:val="CC7832"/>
          <w:sz w:val="18"/>
          <w:szCs w:val="18"/>
          <w:lang w:eastAsia="de-CH"/>
        </w:rPr>
        <w:t xml:space="preserve">package </w:t>
      </w:r>
      <w:r w:rsidRPr="00792863">
        <w:rPr>
          <w:rFonts w:ascii="Courier New" w:eastAsia="Times New Roman" w:hAnsi="Courier New" w:cs="Courier New"/>
          <w:color w:val="A9B7C6"/>
          <w:sz w:val="18"/>
          <w:szCs w:val="18"/>
          <w:lang w:eastAsia="de-CH"/>
        </w:rPr>
        <w:t>com.blnet.blnettest.ui.checkliste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androidx.lifecycle.LiveData</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androidx.lifecycle.MutableLiveData</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androidx.lifecycle.ViewModel</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public</w:t>
      </w:r>
      <w:r>
        <w:rPr>
          <w:rFonts w:ascii="Courier New" w:eastAsia="Times New Roman" w:hAnsi="Courier New" w:cs="Courier New"/>
          <w:color w:val="CC7832"/>
          <w:sz w:val="18"/>
          <w:szCs w:val="18"/>
          <w:lang w:eastAsia="de-CH"/>
        </w:rPr>
        <w:fldChar w:fldCharType="begin"/>
      </w:r>
      <w:r>
        <w:instrText xml:space="preserve"> XE "</w:instrText>
      </w:r>
      <w:r w:rsidRPr="00177083">
        <w:rPr>
          <w:lang w:bidi="he-IL"/>
        </w:rPr>
        <w:instrText>public</w:instrText>
      </w:r>
      <w:r>
        <w:instrText xml:space="preserve">" </w:instrText>
      </w:r>
      <w:r>
        <w:rPr>
          <w:rFonts w:ascii="Courier New" w:eastAsia="Times New Roman" w:hAnsi="Courier New" w:cs="Courier New"/>
          <w:color w:val="CC7832"/>
          <w:sz w:val="18"/>
          <w:szCs w:val="18"/>
          <w:lang w:eastAsia="de-CH"/>
        </w:rPr>
        <w:fldChar w:fldCharType="end"/>
      </w:r>
      <w:r w:rsidRPr="00792863">
        <w:rPr>
          <w:rFonts w:ascii="Courier New" w:eastAsia="Times New Roman" w:hAnsi="Courier New" w:cs="Courier New"/>
          <w:color w:val="CC7832"/>
          <w:sz w:val="18"/>
          <w:szCs w:val="18"/>
          <w:lang w:eastAsia="de-CH"/>
        </w:rPr>
        <w:t xml:space="preserve"> class </w:t>
      </w:r>
      <w:r w:rsidRPr="00792863">
        <w:rPr>
          <w:rFonts w:ascii="Courier New" w:eastAsia="Times New Roman" w:hAnsi="Courier New" w:cs="Courier New"/>
          <w:color w:val="A9B7C6"/>
          <w:sz w:val="18"/>
          <w:szCs w:val="18"/>
          <w:lang w:eastAsia="de-CH"/>
        </w:rPr>
        <w:t xml:space="preserve">checklisteViewModel </w:t>
      </w:r>
      <w:r w:rsidRPr="00792863">
        <w:rPr>
          <w:rFonts w:ascii="Courier New" w:eastAsia="Times New Roman" w:hAnsi="Courier New" w:cs="Courier New"/>
          <w:color w:val="CC7832"/>
          <w:sz w:val="18"/>
          <w:szCs w:val="18"/>
          <w:lang w:eastAsia="de-CH"/>
        </w:rPr>
        <w:t xml:space="preserve">extends </w:t>
      </w:r>
      <w:r w:rsidRPr="00792863">
        <w:rPr>
          <w:rFonts w:ascii="Courier New" w:eastAsia="Times New Roman" w:hAnsi="Courier New" w:cs="Courier New"/>
          <w:color w:val="A9B7C6"/>
          <w:sz w:val="18"/>
          <w:szCs w:val="18"/>
          <w:lang w:eastAsia="de-CH"/>
        </w:rPr>
        <w:t>ViewModel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private </w:t>
      </w:r>
      <w:r w:rsidRPr="00792863">
        <w:rPr>
          <w:rFonts w:ascii="Courier New" w:eastAsia="Times New Roman" w:hAnsi="Courier New" w:cs="Courier New"/>
          <w:color w:val="A9B7C6"/>
          <w:sz w:val="18"/>
          <w:szCs w:val="18"/>
          <w:lang w:eastAsia="de-CH"/>
        </w:rPr>
        <w:t>MutableLiveData&lt;String</w:t>
      </w:r>
      <w:r>
        <w:rPr>
          <w:rFonts w:ascii="Courier New" w:eastAsia="Times New Roman" w:hAnsi="Courier New" w:cs="Courier New"/>
          <w:color w:val="A9B7C6"/>
          <w:sz w:val="18"/>
          <w:szCs w:val="18"/>
          <w:lang w:eastAsia="de-CH"/>
        </w:rPr>
        <w:fldChar w:fldCharType="begin"/>
      </w:r>
      <w:r>
        <w:instrText xml:space="preserve"> XE "</w:instrText>
      </w:r>
      <w:r w:rsidRPr="00715EFB">
        <w:instrText>String</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 xml:space="preserve">&gt; </w:t>
      </w:r>
      <w:r w:rsidRPr="00792863">
        <w:rPr>
          <w:rFonts w:ascii="Courier New" w:eastAsia="Times New Roman" w:hAnsi="Courier New" w:cs="Courier New"/>
          <w:color w:val="9876AA"/>
          <w:sz w:val="18"/>
          <w:szCs w:val="18"/>
          <w:lang w:eastAsia="de-CH"/>
        </w:rPr>
        <w:t>mText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    public </w:t>
      </w:r>
      <w:r w:rsidRPr="00792863">
        <w:rPr>
          <w:rFonts w:ascii="Courier New" w:eastAsia="Times New Roman" w:hAnsi="Courier New" w:cs="Courier New"/>
          <w:color w:val="FFC66D"/>
          <w:sz w:val="18"/>
          <w:szCs w:val="18"/>
          <w:lang w:eastAsia="de-CH"/>
        </w:rPr>
        <w:t>checklisteViewModel</w:t>
      </w:r>
      <w:r w:rsidRPr="00792863">
        <w:rPr>
          <w:rFonts w:ascii="Courier New" w:eastAsia="Times New Roman" w:hAnsi="Courier New" w:cs="Courier New"/>
          <w:color w:val="A9B7C6"/>
          <w:sz w:val="18"/>
          <w:szCs w:val="18"/>
          <w:lang w:eastAsia="de-CH"/>
        </w:rPr>
        <w:t>()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9876AA"/>
          <w:sz w:val="18"/>
          <w:szCs w:val="18"/>
          <w:lang w:eastAsia="de-CH"/>
        </w:rPr>
        <w:t xml:space="preserve">mText </w:t>
      </w:r>
      <w:r w:rsidRPr="00792863">
        <w:rPr>
          <w:rFonts w:ascii="Courier New" w:eastAsia="Times New Roman" w:hAnsi="Courier New" w:cs="Courier New"/>
          <w:color w:val="A9B7C6"/>
          <w:sz w:val="18"/>
          <w:szCs w:val="18"/>
          <w:lang w:eastAsia="de-CH"/>
        </w:rPr>
        <w:t xml:space="preserve">= </w:t>
      </w:r>
      <w:r w:rsidRPr="00792863">
        <w:rPr>
          <w:rFonts w:ascii="Courier New" w:eastAsia="Times New Roman" w:hAnsi="Courier New" w:cs="Courier New"/>
          <w:color w:val="CC7832"/>
          <w:sz w:val="18"/>
          <w:szCs w:val="18"/>
          <w:lang w:eastAsia="de-CH"/>
        </w:rPr>
        <w:t xml:space="preserve">new </w:t>
      </w:r>
      <w:r w:rsidRPr="00792863">
        <w:rPr>
          <w:rFonts w:ascii="Courier New" w:eastAsia="Times New Roman" w:hAnsi="Courier New" w:cs="Courier New"/>
          <w:color w:val="A9B7C6"/>
          <w:sz w:val="18"/>
          <w:szCs w:val="18"/>
          <w:lang w:eastAsia="de-CH"/>
        </w:rPr>
        <w:t>MutableLiveData&lt;&gt;()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public </w:t>
      </w:r>
      <w:r w:rsidRPr="00792863">
        <w:rPr>
          <w:rFonts w:ascii="Courier New" w:eastAsia="Times New Roman" w:hAnsi="Courier New" w:cs="Courier New"/>
          <w:color w:val="A9B7C6"/>
          <w:sz w:val="18"/>
          <w:szCs w:val="18"/>
          <w:lang w:eastAsia="de-CH"/>
        </w:rPr>
        <w:t xml:space="preserve">LiveData&lt;String&gt; </w:t>
      </w:r>
      <w:r w:rsidRPr="00792863">
        <w:rPr>
          <w:rFonts w:ascii="Courier New" w:eastAsia="Times New Roman" w:hAnsi="Courier New" w:cs="Courier New"/>
          <w:color w:val="FFC66D"/>
          <w:sz w:val="18"/>
          <w:szCs w:val="18"/>
          <w:lang w:eastAsia="de-CH"/>
        </w:rPr>
        <w:t>getText</w:t>
      </w:r>
      <w:r w:rsidRPr="00792863">
        <w:rPr>
          <w:rFonts w:ascii="Courier New" w:eastAsia="Times New Roman" w:hAnsi="Courier New" w:cs="Courier New"/>
          <w:color w:val="A9B7C6"/>
          <w:sz w:val="18"/>
          <w:szCs w:val="18"/>
          <w:lang w:eastAsia="de-CH"/>
        </w:rPr>
        <w:t>()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return </w:t>
      </w:r>
      <w:r w:rsidRPr="00792863">
        <w:rPr>
          <w:rFonts w:ascii="Courier New" w:eastAsia="Times New Roman" w:hAnsi="Courier New" w:cs="Courier New"/>
          <w:color w:val="9876AA"/>
          <w:sz w:val="18"/>
          <w:szCs w:val="18"/>
          <w:lang w:eastAsia="de-CH"/>
        </w:rPr>
        <w:t>mText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t>}</w:t>
      </w:r>
    </w:p>
    <w:p w14:paraId="217964BD" w14:textId="6C3643E5" w:rsidR="00E46354" w:rsidRDefault="00E46354" w:rsidP="00E46354">
      <w:pPr>
        <w:rPr>
          <w:lang w:bidi="he-IL"/>
        </w:rPr>
      </w:pPr>
      <w:r>
        <w:rPr>
          <w:lang w:bidi="he-IL"/>
        </w:rPr>
        <w:t xml:space="preserve">Dieser Code sorgt dafür, dass die Eigenschaften aus der </w:t>
      </w:r>
      <w:r w:rsidR="003D49D1">
        <w:rPr>
          <w:lang w:bidi="he-IL"/>
        </w:rPr>
        <w:t>XML</w:t>
      </w:r>
      <w:r>
        <w:rPr>
          <w:lang w:bidi="he-IL"/>
        </w:rPr>
        <w:t>-Datei für das Design auf der Seite selber angezeigt wird.</w:t>
      </w:r>
    </w:p>
    <w:p w14:paraId="491A776F" w14:textId="77777777" w:rsidR="00E46354" w:rsidRDefault="00E46354" w:rsidP="00E46354">
      <w:pPr>
        <w:rPr>
          <w:lang w:bidi="he-IL"/>
        </w:rPr>
      </w:pPr>
      <w:r>
        <w:rPr>
          <w:lang w:bidi="he-IL"/>
        </w:rPr>
        <w:br w:type="page"/>
      </w:r>
    </w:p>
    <w:p w14:paraId="1764AFD3" w14:textId="77777777" w:rsidR="00E46354" w:rsidRDefault="00E46354" w:rsidP="00E46354">
      <w:pPr>
        <w:rPr>
          <w:lang w:bidi="he-IL"/>
        </w:rPr>
      </w:pPr>
      <w:r>
        <w:rPr>
          <w:lang w:bidi="he-IL"/>
        </w:rPr>
        <w:lastRenderedPageBreak/>
        <w:t>Dann müssen wir in checkListeFragment.java diesen Code eingeben (Den evtl. vorher vorhandenen Code einfach löschen):</w:t>
      </w:r>
    </w:p>
    <w:p w14:paraId="0CB9E49B" w14:textId="77777777" w:rsidR="00E46354" w:rsidRPr="00792863"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792863">
        <w:rPr>
          <w:rFonts w:ascii="Courier New" w:eastAsia="Times New Roman" w:hAnsi="Courier New" w:cs="Courier New"/>
          <w:color w:val="CC7832"/>
          <w:sz w:val="18"/>
          <w:szCs w:val="18"/>
          <w:lang w:eastAsia="de-CH"/>
        </w:rPr>
        <w:t xml:space="preserve">package </w:t>
      </w:r>
      <w:r w:rsidRPr="00792863">
        <w:rPr>
          <w:rFonts w:ascii="Courier New" w:eastAsia="Times New Roman" w:hAnsi="Courier New" w:cs="Courier New"/>
          <w:color w:val="A9B7C6"/>
          <w:sz w:val="18"/>
          <w:szCs w:val="18"/>
          <w:lang w:eastAsia="de-CH"/>
        </w:rPr>
        <w:t>com.blnet.blnettest.ui.checkliste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android.os.Bundle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androidx.annotation.</w:t>
      </w:r>
      <w:r w:rsidRPr="00792863">
        <w:rPr>
          <w:rFonts w:ascii="Courier New" w:eastAsia="Times New Roman" w:hAnsi="Courier New" w:cs="Courier New"/>
          <w:color w:val="BBB529"/>
          <w:sz w:val="18"/>
          <w:szCs w:val="18"/>
          <w:lang w:eastAsia="de-CH"/>
        </w:rPr>
        <w:t>NonNull</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androidx.annotation.</w:t>
      </w:r>
      <w:r w:rsidRPr="00792863">
        <w:rPr>
          <w:rFonts w:ascii="Courier New" w:eastAsia="Times New Roman" w:hAnsi="Courier New" w:cs="Courier New"/>
          <w:color w:val="BBB529"/>
          <w:sz w:val="18"/>
          <w:szCs w:val="18"/>
          <w:lang w:eastAsia="de-CH"/>
        </w:rPr>
        <w:t>Nullable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androidx.fragment.app</w:t>
      </w:r>
      <w:r>
        <w:rPr>
          <w:rFonts w:ascii="Courier New" w:eastAsia="Times New Roman" w:hAnsi="Courier New" w:cs="Courier New"/>
          <w:color w:val="A9B7C6"/>
          <w:sz w:val="18"/>
          <w:szCs w:val="18"/>
          <w:lang w:eastAsia="de-CH"/>
        </w:rPr>
        <w:fldChar w:fldCharType="begin"/>
      </w:r>
      <w:r>
        <w:instrText xml:space="preserve"> XE "</w:instrText>
      </w:r>
      <w:r w:rsidRPr="004432A3">
        <w:rPr>
          <w:lang w:bidi="he-IL"/>
        </w:rPr>
        <w:instrText>app</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.Fragment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androidx.lifecycle.Observer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androidx.lifecycle.ViewModelProviders</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android.view.LayoutInflater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android.view.View</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android.view.ViewGroup</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android.widget.TextView</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com.blnet.blnettest.R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public</w:t>
      </w:r>
      <w:r>
        <w:rPr>
          <w:rFonts w:ascii="Courier New" w:eastAsia="Times New Roman" w:hAnsi="Courier New" w:cs="Courier New"/>
          <w:color w:val="CC7832"/>
          <w:sz w:val="18"/>
          <w:szCs w:val="18"/>
          <w:lang w:eastAsia="de-CH"/>
        </w:rPr>
        <w:fldChar w:fldCharType="begin"/>
      </w:r>
      <w:r>
        <w:instrText xml:space="preserve"> XE "</w:instrText>
      </w:r>
      <w:r w:rsidRPr="00177083">
        <w:rPr>
          <w:lang w:bidi="he-IL"/>
        </w:rPr>
        <w:instrText>public</w:instrText>
      </w:r>
      <w:r>
        <w:instrText xml:space="preserve">" </w:instrText>
      </w:r>
      <w:r>
        <w:rPr>
          <w:rFonts w:ascii="Courier New" w:eastAsia="Times New Roman" w:hAnsi="Courier New" w:cs="Courier New"/>
          <w:color w:val="CC7832"/>
          <w:sz w:val="18"/>
          <w:szCs w:val="18"/>
          <w:lang w:eastAsia="de-CH"/>
        </w:rPr>
        <w:fldChar w:fldCharType="end"/>
      </w:r>
      <w:r w:rsidRPr="00792863">
        <w:rPr>
          <w:rFonts w:ascii="Courier New" w:eastAsia="Times New Roman" w:hAnsi="Courier New" w:cs="Courier New"/>
          <w:color w:val="CC7832"/>
          <w:sz w:val="18"/>
          <w:szCs w:val="18"/>
          <w:lang w:eastAsia="de-CH"/>
        </w:rPr>
        <w:t xml:space="preserve"> class </w:t>
      </w:r>
      <w:r w:rsidRPr="00792863">
        <w:rPr>
          <w:rFonts w:ascii="Courier New" w:eastAsia="Times New Roman" w:hAnsi="Courier New" w:cs="Courier New"/>
          <w:color w:val="A9B7C6"/>
          <w:sz w:val="18"/>
          <w:szCs w:val="18"/>
          <w:lang w:eastAsia="de-CH"/>
        </w:rPr>
        <w:t xml:space="preserve">checklisteFragment </w:t>
      </w:r>
      <w:r w:rsidRPr="00792863">
        <w:rPr>
          <w:rFonts w:ascii="Courier New" w:eastAsia="Times New Roman" w:hAnsi="Courier New" w:cs="Courier New"/>
          <w:color w:val="CC7832"/>
          <w:sz w:val="18"/>
          <w:szCs w:val="18"/>
          <w:lang w:eastAsia="de-CH"/>
        </w:rPr>
        <w:t xml:space="preserve">extends </w:t>
      </w:r>
      <w:r w:rsidRPr="00792863">
        <w:rPr>
          <w:rFonts w:ascii="Courier New" w:eastAsia="Times New Roman" w:hAnsi="Courier New" w:cs="Courier New"/>
          <w:color w:val="A9B7C6"/>
          <w:sz w:val="18"/>
          <w:szCs w:val="18"/>
          <w:lang w:eastAsia="de-CH"/>
        </w:rPr>
        <w:t>Fragment {</w:t>
      </w:r>
      <w:r w:rsidRPr="00792863">
        <w:rPr>
          <w:rFonts w:ascii="Courier New" w:eastAsia="Times New Roman" w:hAnsi="Courier New" w:cs="Courier New"/>
          <w:color w:val="A9B7C6"/>
          <w:sz w:val="18"/>
          <w:szCs w:val="18"/>
          <w:lang w:eastAsia="de-CH"/>
        </w:rPr>
        <w:br/>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private </w:t>
      </w:r>
      <w:r w:rsidRPr="00792863">
        <w:rPr>
          <w:rFonts w:ascii="Courier New" w:eastAsia="Times New Roman" w:hAnsi="Courier New" w:cs="Courier New"/>
          <w:color w:val="A9B7C6"/>
          <w:sz w:val="18"/>
          <w:szCs w:val="18"/>
          <w:lang w:eastAsia="de-CH"/>
        </w:rPr>
        <w:t xml:space="preserve">com.blnet.blnettest.ui.checkliste.checklisteViewModel </w:t>
      </w:r>
      <w:r w:rsidRPr="00792863">
        <w:rPr>
          <w:rFonts w:ascii="Courier New" w:eastAsia="Times New Roman" w:hAnsi="Courier New" w:cs="Courier New"/>
          <w:color w:val="9876AA"/>
          <w:sz w:val="18"/>
          <w:szCs w:val="18"/>
          <w:lang w:eastAsia="de-CH"/>
        </w:rPr>
        <w:t>checklisteViewModel</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    public </w:t>
      </w:r>
      <w:r w:rsidRPr="00792863">
        <w:rPr>
          <w:rFonts w:ascii="Courier New" w:eastAsia="Times New Roman" w:hAnsi="Courier New" w:cs="Courier New"/>
          <w:color w:val="A9B7C6"/>
          <w:sz w:val="18"/>
          <w:szCs w:val="18"/>
          <w:lang w:eastAsia="de-CH"/>
        </w:rPr>
        <w:t xml:space="preserve">View </w:t>
      </w:r>
      <w:r w:rsidRPr="00792863">
        <w:rPr>
          <w:rFonts w:ascii="Courier New" w:eastAsia="Times New Roman" w:hAnsi="Courier New" w:cs="Courier New"/>
          <w:color w:val="FFC66D"/>
          <w:sz w:val="18"/>
          <w:szCs w:val="18"/>
          <w:lang w:eastAsia="de-CH"/>
        </w:rPr>
        <w:t>onCreateView</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BBB529"/>
          <w:sz w:val="18"/>
          <w:szCs w:val="18"/>
          <w:lang w:eastAsia="de-CH"/>
        </w:rPr>
        <w:t xml:space="preserve">@NonNull </w:t>
      </w:r>
      <w:r w:rsidRPr="00792863">
        <w:rPr>
          <w:rFonts w:ascii="Courier New" w:eastAsia="Times New Roman" w:hAnsi="Courier New" w:cs="Courier New"/>
          <w:color w:val="A9B7C6"/>
          <w:sz w:val="18"/>
          <w:szCs w:val="18"/>
          <w:lang w:eastAsia="de-CH"/>
        </w:rPr>
        <w:t>LayoutInflater inflater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ViewGroup container</w:t>
      </w:r>
      <w:r w:rsidRPr="00792863">
        <w:rPr>
          <w:rFonts w:ascii="Courier New" w:eastAsia="Times New Roman" w:hAnsi="Courier New" w:cs="Courier New"/>
          <w:color w:val="CC7832"/>
          <w:sz w:val="18"/>
          <w:szCs w:val="18"/>
          <w:lang w:eastAsia="de-CH"/>
        </w:rPr>
        <w:t xml:space="preserve">, </w:t>
      </w:r>
      <w:r w:rsidRPr="00792863">
        <w:rPr>
          <w:rFonts w:ascii="Courier New" w:eastAsia="Times New Roman" w:hAnsi="Courier New" w:cs="Courier New"/>
          <w:color w:val="A9B7C6"/>
          <w:sz w:val="18"/>
          <w:szCs w:val="18"/>
          <w:lang w:eastAsia="de-CH"/>
        </w:rPr>
        <w:t>Bundle savedInstanceState)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9876AA"/>
          <w:sz w:val="18"/>
          <w:szCs w:val="18"/>
          <w:lang w:eastAsia="de-CH"/>
        </w:rPr>
        <w:t xml:space="preserve">checklisteViewModel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t xml:space="preserve">                ViewModelProviders.</w:t>
      </w:r>
      <w:r w:rsidRPr="00792863">
        <w:rPr>
          <w:rFonts w:ascii="Courier New" w:eastAsia="Times New Roman" w:hAnsi="Courier New" w:cs="Courier New"/>
          <w:i/>
          <w:iCs/>
          <w:color w:val="A9B7C6"/>
          <w:sz w:val="18"/>
          <w:szCs w:val="18"/>
          <w:lang w:eastAsia="de-CH"/>
        </w:rPr>
        <w:t>of</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this</w:t>
      </w:r>
      <w:r w:rsidRPr="00792863">
        <w:rPr>
          <w:rFonts w:ascii="Courier New" w:eastAsia="Times New Roman" w:hAnsi="Courier New" w:cs="Courier New"/>
          <w:color w:val="A9B7C6"/>
          <w:sz w:val="18"/>
          <w:szCs w:val="18"/>
          <w:lang w:eastAsia="de-CH"/>
        </w:rPr>
        <w:t>).get(com.blnet.blnettest.ui.checkliste.checklisteViewModel.</w:t>
      </w:r>
      <w:r w:rsidRPr="00792863">
        <w:rPr>
          <w:rFonts w:ascii="Courier New" w:eastAsia="Times New Roman" w:hAnsi="Courier New" w:cs="Courier New"/>
          <w:color w:val="CC7832"/>
          <w:sz w:val="18"/>
          <w:szCs w:val="18"/>
          <w:lang w:eastAsia="de-CH"/>
        </w:rPr>
        <w:t>class</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View root = inflater.inflate(R.layout.</w:t>
      </w:r>
      <w:r w:rsidRPr="00792863">
        <w:rPr>
          <w:rFonts w:ascii="Courier New" w:eastAsia="Times New Roman" w:hAnsi="Courier New" w:cs="Courier New"/>
          <w:i/>
          <w:iCs/>
          <w:color w:val="9876AA"/>
          <w:sz w:val="18"/>
          <w:szCs w:val="18"/>
          <w:lang w:eastAsia="de-CH"/>
        </w:rPr>
        <w:t>fragment_checkliste</w:t>
      </w:r>
      <w:r w:rsidRPr="00792863">
        <w:rPr>
          <w:rFonts w:ascii="Courier New" w:eastAsia="Times New Roman" w:hAnsi="Courier New" w:cs="Courier New"/>
          <w:color w:val="CC7832"/>
          <w:sz w:val="18"/>
          <w:szCs w:val="18"/>
          <w:lang w:eastAsia="de-CH"/>
        </w:rPr>
        <w:t xml:space="preserve">, </w:t>
      </w:r>
      <w:r w:rsidRPr="00792863">
        <w:rPr>
          <w:rFonts w:ascii="Courier New" w:eastAsia="Times New Roman" w:hAnsi="Courier New" w:cs="Courier New"/>
          <w:color w:val="A9B7C6"/>
          <w:sz w:val="18"/>
          <w:szCs w:val="18"/>
          <w:lang w:eastAsia="de-CH"/>
        </w:rPr>
        <w:t>container</w:t>
      </w:r>
      <w:r w:rsidRPr="00792863">
        <w:rPr>
          <w:rFonts w:ascii="Courier New" w:eastAsia="Times New Roman" w:hAnsi="Courier New" w:cs="Courier New"/>
          <w:color w:val="CC7832"/>
          <w:sz w:val="18"/>
          <w:szCs w:val="18"/>
          <w:lang w:eastAsia="de-CH"/>
        </w:rPr>
        <w:t>, false</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final </w:t>
      </w:r>
      <w:r w:rsidRPr="00792863">
        <w:rPr>
          <w:rFonts w:ascii="Courier New" w:eastAsia="Times New Roman" w:hAnsi="Courier New" w:cs="Courier New"/>
          <w:color w:val="A9B7C6"/>
          <w:sz w:val="18"/>
          <w:szCs w:val="18"/>
          <w:lang w:eastAsia="de-CH"/>
        </w:rPr>
        <w:t>TextView textView = root.findViewById(R.id</w:t>
      </w:r>
      <w:r>
        <w:rPr>
          <w:rFonts w:ascii="Courier New" w:eastAsia="Times New Roman" w:hAnsi="Courier New" w:cs="Courier New"/>
          <w:color w:val="A9B7C6"/>
          <w:sz w:val="18"/>
          <w:szCs w:val="18"/>
          <w:lang w:eastAsia="de-CH"/>
        </w:rPr>
        <w:fldChar w:fldCharType="begin"/>
      </w:r>
      <w:r>
        <w:instrText xml:space="preserve"> XE "</w:instrText>
      </w:r>
      <w:r w:rsidRPr="001F36DE">
        <w:rPr>
          <w:lang w:bidi="he-IL"/>
        </w:rPr>
        <w:instrText>id</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i/>
          <w:iCs/>
          <w:color w:val="9876AA"/>
          <w:sz w:val="18"/>
          <w:szCs w:val="18"/>
          <w:lang w:eastAsia="de-CH"/>
        </w:rPr>
        <w:t>text_checkliste</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9876AA"/>
          <w:sz w:val="18"/>
          <w:szCs w:val="18"/>
          <w:lang w:eastAsia="de-CH"/>
        </w:rPr>
        <w:t>checklisteViewModel</w:t>
      </w:r>
      <w:r w:rsidRPr="00792863">
        <w:rPr>
          <w:rFonts w:ascii="Courier New" w:eastAsia="Times New Roman" w:hAnsi="Courier New" w:cs="Courier New"/>
          <w:color w:val="A9B7C6"/>
          <w:sz w:val="18"/>
          <w:szCs w:val="18"/>
          <w:lang w:eastAsia="de-CH"/>
        </w:rPr>
        <w:t>.getText().observe(</w:t>
      </w:r>
      <w:r w:rsidRPr="00792863">
        <w:rPr>
          <w:rFonts w:ascii="Courier New" w:eastAsia="Times New Roman" w:hAnsi="Courier New" w:cs="Courier New"/>
          <w:color w:val="CC7832"/>
          <w:sz w:val="18"/>
          <w:szCs w:val="18"/>
          <w:lang w:eastAsia="de-CH"/>
        </w:rPr>
        <w:t xml:space="preserve">this, new </w:t>
      </w:r>
      <w:r w:rsidRPr="00792863">
        <w:rPr>
          <w:rFonts w:ascii="Courier New" w:eastAsia="Times New Roman" w:hAnsi="Courier New" w:cs="Courier New"/>
          <w:color w:val="A9B7C6"/>
          <w:sz w:val="18"/>
          <w:szCs w:val="18"/>
          <w:lang w:eastAsia="de-CH"/>
        </w:rPr>
        <w:t>Observer&lt;String</w:t>
      </w:r>
      <w:r>
        <w:rPr>
          <w:rFonts w:ascii="Courier New" w:eastAsia="Times New Roman" w:hAnsi="Courier New" w:cs="Courier New"/>
          <w:color w:val="A9B7C6"/>
          <w:sz w:val="18"/>
          <w:szCs w:val="18"/>
          <w:lang w:eastAsia="de-CH"/>
        </w:rPr>
        <w:fldChar w:fldCharType="begin"/>
      </w:r>
      <w:r>
        <w:instrText xml:space="preserve"> XE "</w:instrText>
      </w:r>
      <w:r w:rsidRPr="00715EFB">
        <w:instrText>String</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&gt;()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BBB529"/>
          <w:sz w:val="18"/>
          <w:szCs w:val="18"/>
          <w:lang w:eastAsia="de-CH"/>
        </w:rPr>
        <w:t>@Override</w:t>
      </w:r>
      <w:r w:rsidRPr="00792863">
        <w:rPr>
          <w:rFonts w:ascii="Courier New" w:eastAsia="Times New Roman" w:hAnsi="Courier New" w:cs="Courier New"/>
          <w:color w:val="BBB529"/>
          <w:sz w:val="18"/>
          <w:szCs w:val="18"/>
          <w:lang w:eastAsia="de-CH"/>
        </w:rPr>
        <w:br/>
        <w:t xml:space="preserve">            </w:t>
      </w:r>
      <w:r w:rsidRPr="00792863">
        <w:rPr>
          <w:rFonts w:ascii="Courier New" w:eastAsia="Times New Roman" w:hAnsi="Courier New" w:cs="Courier New"/>
          <w:color w:val="CC7832"/>
          <w:sz w:val="18"/>
          <w:szCs w:val="18"/>
          <w:lang w:eastAsia="de-CH"/>
        </w:rPr>
        <w:t xml:space="preserve">public void </w:t>
      </w:r>
      <w:r w:rsidRPr="00792863">
        <w:rPr>
          <w:rFonts w:ascii="Courier New" w:eastAsia="Times New Roman" w:hAnsi="Courier New" w:cs="Courier New"/>
          <w:color w:val="FFC66D"/>
          <w:sz w:val="18"/>
          <w:szCs w:val="18"/>
          <w:lang w:eastAsia="de-CH"/>
        </w:rPr>
        <w:t>onChanged</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BBB529"/>
          <w:sz w:val="18"/>
          <w:szCs w:val="18"/>
          <w:lang w:eastAsia="de-CH"/>
        </w:rPr>
        <w:t xml:space="preserve">@Nullable </w:t>
      </w:r>
      <w:r w:rsidRPr="00792863">
        <w:rPr>
          <w:rFonts w:ascii="Courier New" w:eastAsia="Times New Roman" w:hAnsi="Courier New" w:cs="Courier New"/>
          <w:color w:val="A9B7C6"/>
          <w:sz w:val="18"/>
          <w:szCs w:val="18"/>
          <w:lang w:eastAsia="de-CH"/>
        </w:rPr>
        <w:t>String s)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B389C5"/>
          <w:sz w:val="18"/>
          <w:szCs w:val="18"/>
          <w:lang w:eastAsia="de-CH"/>
        </w:rPr>
        <w:t>textView</w:t>
      </w:r>
      <w:r w:rsidRPr="00792863">
        <w:rPr>
          <w:rFonts w:ascii="Courier New" w:eastAsia="Times New Roman" w:hAnsi="Courier New" w:cs="Courier New"/>
          <w:color w:val="A9B7C6"/>
          <w:sz w:val="18"/>
          <w:szCs w:val="18"/>
          <w:lang w:eastAsia="de-CH"/>
        </w:rPr>
        <w:t>.setText(s)</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return </w:t>
      </w:r>
      <w:r w:rsidRPr="00792863">
        <w:rPr>
          <w:rFonts w:ascii="Courier New" w:eastAsia="Times New Roman" w:hAnsi="Courier New" w:cs="Courier New"/>
          <w:color w:val="A9B7C6"/>
          <w:sz w:val="18"/>
          <w:szCs w:val="18"/>
          <w:lang w:eastAsia="de-CH"/>
        </w:rPr>
        <w:t>root</w:t>
      </w:r>
      <w:r w:rsidRPr="00792863">
        <w:rPr>
          <w:rFonts w:ascii="Courier New" w:eastAsia="Times New Roman" w:hAnsi="Courier New" w:cs="Courier New"/>
          <w:color w:val="CC7832"/>
          <w:sz w:val="18"/>
          <w:szCs w:val="18"/>
          <w:lang w:eastAsia="de-CH"/>
        </w:rPr>
        <w:t>;</w:t>
      </w:r>
    </w:p>
    <w:p w14:paraId="5283D591" w14:textId="03196B3D" w:rsidR="00E46354" w:rsidRDefault="00E46354" w:rsidP="00E46354">
      <w:pPr>
        <w:rPr>
          <w:lang w:bidi="he-IL"/>
        </w:rPr>
      </w:pPr>
      <w:r>
        <w:rPr>
          <w:lang w:bidi="he-IL"/>
        </w:rPr>
        <w:t xml:space="preserve">Dieser Code verlinkt den ViewModel und den </w:t>
      </w:r>
      <w:r w:rsidR="003D49D1">
        <w:rPr>
          <w:lang w:bidi="he-IL"/>
        </w:rPr>
        <w:t>XML</w:t>
      </w:r>
      <w:r>
        <w:rPr>
          <w:lang w:bidi="he-IL"/>
        </w:rPr>
        <w:t>-Layout miteinander.</w:t>
      </w:r>
    </w:p>
    <w:p w14:paraId="26A4EB8D" w14:textId="77777777" w:rsidR="00E46354" w:rsidRDefault="00E46354" w:rsidP="00E46354">
      <w:pPr>
        <w:rPr>
          <w:lang w:bidi="he-IL"/>
        </w:rPr>
      </w:pPr>
    </w:p>
    <w:p w14:paraId="1FED4BD4" w14:textId="77777777" w:rsidR="00E46354" w:rsidRDefault="00E46354" w:rsidP="00E46354">
      <w:pPr>
        <w:rPr>
          <w:lang w:bidi="he-IL"/>
        </w:rPr>
      </w:pPr>
      <w:r>
        <w:rPr>
          <w:noProof/>
          <w:lang w:eastAsia="de-CH"/>
        </w:rPr>
        <mc:AlternateContent>
          <mc:Choice Requires="wps">
            <w:drawing>
              <wp:anchor distT="0" distB="0" distL="114300" distR="114300" simplePos="0" relativeHeight="251672629" behindDoc="0" locked="0" layoutInCell="1" allowOverlap="1" wp14:anchorId="0C48BAB2" wp14:editId="5D2EE912">
                <wp:simplePos x="0" y="0"/>
                <wp:positionH relativeFrom="column">
                  <wp:posOffset>4578985</wp:posOffset>
                </wp:positionH>
                <wp:positionV relativeFrom="paragraph">
                  <wp:posOffset>1690370</wp:posOffset>
                </wp:positionV>
                <wp:extent cx="914400" cy="635"/>
                <wp:effectExtent l="0" t="0" r="0" b="0"/>
                <wp:wrapSquare wrapText="bothSides"/>
                <wp:docPr id="1422730946" name="Textfeld 142273094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3AA301C" w14:textId="4E755F0D" w:rsidR="002B7CD3" w:rsidRPr="00C66D20" w:rsidRDefault="002B7CD3" w:rsidP="00E46354">
                            <w:pPr>
                              <w:pStyle w:val="Beschriftung"/>
                              <w:rPr>
                                <w:noProof/>
                                <w:sz w:val="24"/>
                              </w:rPr>
                            </w:pPr>
                            <w:bookmarkStart w:id="84" w:name="_Toc40879755"/>
                            <w:r>
                              <w:t xml:space="preserve">Abbildung </w:t>
                            </w:r>
                            <w:fldSimple w:instr=" SEQ Abbildung \* ARABIC ">
                              <w:r>
                                <w:rPr>
                                  <w:noProof/>
                                </w:rPr>
                                <w:t>38</w:t>
                              </w:r>
                            </w:fldSimple>
                            <w:r>
                              <w:t xml:space="preserve"> Fragment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8BAB2" id="Textfeld 1422730946" o:spid="_x0000_s1043" type="#_x0000_t202" style="position:absolute;margin-left:360.55pt;margin-top:133.1pt;width:1in;height:.05pt;z-index:2516726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" stroked="f">
                <v:textbox style="mso-fit-shape-to-text:t" inset="0,0,0,0">
                  <w:txbxContent>
                    <w:p w14:paraId="73AA301C" w14:textId="4E755F0D" w:rsidR="002B7CD3" w:rsidRPr="00C66D20" w:rsidRDefault="002B7CD3" w:rsidP="00E46354">
                      <w:pPr>
                        <w:pStyle w:val="Beschriftung"/>
                        <w:rPr>
                          <w:noProof/>
                          <w:sz w:val="24"/>
                        </w:rPr>
                      </w:pPr>
                      <w:bookmarkStart w:id="85" w:name="_Toc40879755"/>
                      <w:r>
                        <w:t xml:space="preserve">Abbildung </w:t>
                      </w:r>
                      <w:fldSimple w:instr=" SEQ Abbildung \* ARABIC ">
                        <w:r>
                          <w:rPr>
                            <w:noProof/>
                          </w:rPr>
                          <w:t>38</w:t>
                        </w:r>
                      </w:fldSimple>
                      <w:r>
                        <w:t xml:space="preserve"> Fragment</w:t>
                      </w:r>
                      <w:bookmarkEnd w:id="85"/>
                    </w:p>
                  </w:txbxContent>
                </v:textbox>
                <w10:wrap type="square"/>
              </v:shape>
            </w:pict>
          </mc:Fallback>
        </mc:AlternateContent>
      </w:r>
      <w:r>
        <w:rPr>
          <w:noProof/>
          <w:lang w:eastAsia="de-CH"/>
        </w:rPr>
        <w:drawing>
          <wp:anchor distT="0" distB="0" distL="114300" distR="114300" simplePos="0" relativeHeight="251671605" behindDoc="0" locked="0" layoutInCell="1" allowOverlap="1" wp14:anchorId="6BB05065" wp14:editId="631AE581">
            <wp:simplePos x="0" y="0"/>
            <wp:positionH relativeFrom="margin">
              <wp:posOffset>4578985</wp:posOffset>
            </wp:positionH>
            <wp:positionV relativeFrom="paragraph">
              <wp:posOffset>86360</wp:posOffset>
            </wp:positionV>
            <wp:extent cx="845185" cy="1546860"/>
            <wp:effectExtent l="0" t="0" r="0" b="0"/>
            <wp:wrapSquare wrapText="bothSides"/>
            <wp:docPr id="1231233905" name="Grafik 190864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90864159"/>
                    <pic:cNvPicPr/>
                  </pic:nvPicPr>
                  <pic:blipFill>
                    <a:blip r:embed="rId50" cstate="print">
                      <a:extLst>
                        <a:ext uri="{28A0092B-C50C-407E-A947-70E740481C1C}">
                          <a14:useLocalDpi xmlns:a14="http://schemas.microsoft.com/office/drawing/2010/main"/>
                        </a:ext>
                      </a:extLst>
                    </a:blip>
                    <a:stretch>
                      <a:fillRect/>
                    </a:stretch>
                  </pic:blipFill>
                  <pic:spPr>
                    <a:xfrm>
                      <a:off x="0" y="0"/>
                      <a:ext cx="845185" cy="1546860"/>
                    </a:xfrm>
                    <a:prstGeom prst="rect">
                      <a:avLst/>
                    </a:prstGeom>
                  </pic:spPr>
                </pic:pic>
              </a:graphicData>
            </a:graphic>
            <wp14:sizeRelH relativeFrom="margin">
              <wp14:pctWidth>0</wp14:pctWidth>
            </wp14:sizeRelH>
            <wp14:sizeRelV relativeFrom="margin">
              <wp14:pctHeight>0</wp14:pctHeight>
            </wp14:sizeRelV>
          </wp:anchor>
        </w:drawing>
      </w:r>
      <w:r>
        <w:rPr>
          <w:lang w:bidi="he-IL"/>
        </w:rPr>
        <w:t>Jetzt müsste man das Fragment benutzen können.</w:t>
      </w:r>
      <w:r w:rsidRPr="00561E2C">
        <w:rPr>
          <w:noProof/>
        </w:rPr>
        <w:t xml:space="preserve"> </w:t>
      </w:r>
    </w:p>
    <w:p w14:paraId="6D82C20E" w14:textId="77777777" w:rsidR="00E46354" w:rsidRDefault="00E46354" w:rsidP="00E46354">
      <w:pPr>
        <w:pStyle w:val="berschrift1"/>
      </w:pPr>
      <w:bookmarkStart w:id="86" w:name="_Toc40879626"/>
      <w:r>
        <w:lastRenderedPageBreak/>
        <w:t>Debugging</w:t>
      </w:r>
      <w:bookmarkEnd w:id="86"/>
      <w:r>
        <w:fldChar w:fldCharType="begin"/>
      </w:r>
      <w:r>
        <w:instrText xml:space="preserve"> XE "</w:instrText>
      </w:r>
      <w:r w:rsidRPr="003B7BF9">
        <w:instrText>Debugging</w:instrText>
      </w:r>
      <w:r>
        <w:instrText xml:space="preserve">" </w:instrText>
      </w:r>
      <w:r>
        <w:fldChar w:fldCharType="end"/>
      </w:r>
    </w:p>
    <w:p w14:paraId="4C5B7C36" w14:textId="77777777" w:rsidR="00E46354" w:rsidRDefault="00E46354" w:rsidP="00E46354">
      <w:pPr>
        <w:rPr>
          <w:lang w:bidi="he-IL"/>
        </w:rPr>
      </w:pPr>
      <w:r>
        <w:rPr>
          <w:lang w:bidi="he-IL"/>
        </w:rPr>
        <w:t>Debugging</w:t>
      </w:r>
      <w:r>
        <w:rPr>
          <w:lang w:bidi="he-IL"/>
        </w:rPr>
        <w:fldChar w:fldCharType="begin"/>
      </w:r>
      <w:r>
        <w:instrText xml:space="preserve"> XE "</w:instrText>
      </w:r>
      <w:r w:rsidRPr="003B7BF9">
        <w:rPr>
          <w:lang w:bidi="he-IL"/>
        </w:rPr>
        <w:instrText>Debugging</w:instrText>
      </w:r>
      <w:r>
        <w:instrText xml:space="preserve">" </w:instrText>
      </w:r>
      <w:r>
        <w:rPr>
          <w:lang w:bidi="he-IL"/>
        </w:rPr>
        <w:fldChar w:fldCharType="end"/>
      </w:r>
      <w:r>
        <w:rPr>
          <w:lang w:bidi="he-IL"/>
        </w:rPr>
        <w:t xml:space="preserve"> ist ein wichtiger Bestandteil beim Programmieren, um Probleme zu beheben. In den Logs steht warum z.B. die App abgestützt ist usw.</w:t>
      </w:r>
    </w:p>
    <w:p w14:paraId="6CB8F776" w14:textId="27CBFC91" w:rsidR="00E46354" w:rsidRDefault="00E46354" w:rsidP="00E46354">
      <w:pPr>
        <w:pStyle w:val="berschrift2"/>
      </w:pPr>
      <w:bookmarkStart w:id="87" w:name="_Toc40879627"/>
      <w:r>
        <w:t>Debug-Release über USB installieren</w:t>
      </w:r>
      <w:bookmarkEnd w:id="87"/>
    </w:p>
    <w:p w14:paraId="0EFA4D86" w14:textId="77777777" w:rsidR="00E46354" w:rsidRDefault="00E46354" w:rsidP="00E46354">
      <w:pPr>
        <w:rPr>
          <w:lang w:bidi="he-IL"/>
        </w:rPr>
      </w:pPr>
      <w:r>
        <w:rPr>
          <w:lang w:bidi="he-IL"/>
        </w:rPr>
        <w:t>Man kann mit dem Handy Apps debuggen. Dafür braucht man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w:t>
      </w:r>
      <w:r>
        <w:rPr>
          <w:lang w:bidi="he-IL"/>
        </w:rPr>
        <w:fldChar w:fldCharType="begin"/>
      </w:r>
      <w:r>
        <w:instrText xml:space="preserve"> XE "</w:instrText>
      </w:r>
      <w:r w:rsidRPr="00C23111">
        <w:rPr>
          <w:lang w:bidi="he-IL"/>
        </w:rPr>
        <w:instrText>Android Studio</w:instrText>
      </w:r>
      <w:r>
        <w:instrText xml:space="preserve">" </w:instrText>
      </w:r>
      <w:r>
        <w:rPr>
          <w:lang w:bidi="he-IL"/>
        </w:rPr>
        <w:fldChar w:fldCharType="end"/>
      </w:r>
      <w:r>
        <w:rPr>
          <w:lang w:bidi="he-IL"/>
        </w:rPr>
        <w:t xml:space="preserve"> und ein USB-Kabel.</w:t>
      </w:r>
    </w:p>
    <w:tbl>
      <w:tblPr>
        <w:tblStyle w:val="Tabellenraster"/>
        <w:tblW w:w="0" w:type="auto"/>
        <w:tblLook w:val="04A0" w:firstRow="1" w:lastRow="0" w:firstColumn="1" w:lastColumn="0" w:noHBand="0" w:noVBand="1"/>
      </w:tblPr>
      <w:tblGrid>
        <w:gridCol w:w="4106"/>
        <w:gridCol w:w="4388"/>
      </w:tblGrid>
      <w:tr w:rsidR="00E46354" w14:paraId="7CBED47A" w14:textId="77777777" w:rsidTr="00E46354">
        <w:trPr>
          <w:tblHeader/>
        </w:trPr>
        <w:tc>
          <w:tcPr>
            <w:tcW w:w="4106" w:type="dxa"/>
            <w:shd w:val="pct10" w:color="auto" w:fill="auto"/>
          </w:tcPr>
          <w:p w14:paraId="337CD7A3" w14:textId="77777777" w:rsidR="00E46354" w:rsidRDefault="00E46354" w:rsidP="00E46354">
            <w:pPr>
              <w:rPr>
                <w:lang w:bidi="he-IL"/>
              </w:rPr>
            </w:pPr>
            <w:r>
              <w:rPr>
                <w:lang w:bidi="he-IL"/>
              </w:rPr>
              <w:t>Beschreibung</w:t>
            </w:r>
            <w:r>
              <w:rPr>
                <w:lang w:bidi="he-IL"/>
              </w:rPr>
              <w:fldChar w:fldCharType="begin"/>
            </w:r>
            <w:r>
              <w:instrText xml:space="preserve"> XE "</w:instrText>
            </w:r>
            <w:r w:rsidRPr="003B65F0">
              <w:rPr>
                <w:lang w:bidi="he-IL"/>
              </w:rPr>
              <w:instrText>Beschreibung</w:instrText>
            </w:r>
            <w:r>
              <w:instrText xml:space="preserve">" </w:instrText>
            </w:r>
            <w:r>
              <w:rPr>
                <w:lang w:bidi="he-IL"/>
              </w:rPr>
              <w:fldChar w:fldCharType="end"/>
            </w:r>
          </w:p>
        </w:tc>
        <w:tc>
          <w:tcPr>
            <w:tcW w:w="4388" w:type="dxa"/>
            <w:shd w:val="pct10" w:color="auto" w:fill="auto"/>
          </w:tcPr>
          <w:p w14:paraId="57694667" w14:textId="77777777" w:rsidR="00E46354" w:rsidRDefault="00E46354" w:rsidP="00E46354">
            <w:pPr>
              <w:rPr>
                <w:lang w:bidi="he-IL"/>
              </w:rPr>
            </w:pPr>
            <w:r>
              <w:rPr>
                <w:lang w:bidi="he-IL"/>
              </w:rPr>
              <w:t>Bild</w:t>
            </w:r>
          </w:p>
        </w:tc>
      </w:tr>
      <w:tr w:rsidR="00E46354" w14:paraId="060B937E" w14:textId="77777777" w:rsidTr="00E46354">
        <w:tc>
          <w:tcPr>
            <w:tcW w:w="4106" w:type="dxa"/>
          </w:tcPr>
          <w:p w14:paraId="3FEA3E36" w14:textId="77777777" w:rsidR="00E46354" w:rsidRDefault="00E46354" w:rsidP="00E46354">
            <w:pPr>
              <w:rPr>
                <w:lang w:bidi="he-IL"/>
              </w:rPr>
            </w:pPr>
            <w:r>
              <w:rPr>
                <w:lang w:bidi="he-IL"/>
              </w:rPr>
              <w:t>Als Erstes muss man USB-Debugging</w:t>
            </w:r>
            <w:r>
              <w:rPr>
                <w:lang w:bidi="he-IL"/>
              </w:rPr>
              <w:fldChar w:fldCharType="begin"/>
            </w:r>
            <w:r>
              <w:instrText xml:space="preserve"> XE "</w:instrText>
            </w:r>
            <w:r w:rsidRPr="00ED091D">
              <w:rPr>
                <w:lang w:bidi="he-IL"/>
              </w:rPr>
              <w:instrText>USB-Debugging</w:instrText>
            </w:r>
            <w:r>
              <w:instrText xml:space="preserve">" </w:instrText>
            </w:r>
            <w:r>
              <w:rPr>
                <w:lang w:bidi="he-IL"/>
              </w:rPr>
              <w:fldChar w:fldCharType="end"/>
            </w:r>
            <w:r>
              <w:rPr>
                <w:lang w:bidi="he-IL"/>
              </w:rPr>
              <w:t xml:space="preserve"> aktivieren. Dies ist je nach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-Version/ROM anders. Hier wird es für Xiaomi</w:t>
            </w:r>
            <w:r>
              <w:rPr>
                <w:lang w:bidi="he-IL"/>
              </w:rPr>
              <w:fldChar w:fldCharType="begin"/>
            </w:r>
            <w:r>
              <w:instrText xml:space="preserve"> XE "</w:instrText>
            </w:r>
            <w:r w:rsidRPr="006410F2">
              <w:rPr>
                <w:lang w:bidi="he-IL"/>
              </w:rPr>
              <w:instrText>Xiaomi</w:instrText>
            </w:r>
            <w:r>
              <w:instrText xml:space="preserve">" </w:instrText>
            </w:r>
            <w:r>
              <w:rPr>
                <w:lang w:bidi="he-IL"/>
              </w:rPr>
              <w:fldChar w:fldCharType="end"/>
            </w:r>
            <w:r>
              <w:rPr>
                <w:lang w:bidi="he-IL"/>
              </w:rPr>
              <w:t xml:space="preserve"> erklärt. In den Einstellungen gehen wir auf «Weitere Einstellungen».</w:t>
            </w:r>
          </w:p>
        </w:tc>
        <w:tc>
          <w:tcPr>
            <w:tcW w:w="4388" w:type="dxa"/>
          </w:tcPr>
          <w:p w14:paraId="18617B0E" w14:textId="77777777" w:rsidR="00E46354" w:rsidRDefault="00E46354" w:rsidP="00E46354">
            <w:pPr>
              <w:keepNext/>
              <w:jc w:val="center"/>
            </w:pPr>
            <w:r>
              <w:rPr>
                <w:noProof/>
                <w:lang w:eastAsia="de-CH"/>
              </w:rPr>
              <w:drawing>
                <wp:inline distT="0" distB="0" distL="0" distR="0" wp14:anchorId="09DE2DC6" wp14:editId="33398DC7">
                  <wp:extent cx="1786255" cy="3859530"/>
                  <wp:effectExtent l="0" t="0" r="4445" b="7620"/>
                  <wp:docPr id="758554084" name="Grafik 46" descr="C:\Users\abeeraam.rahunenthir\AppData\Local\Microsoft\Windows\INetCache\Content.Word\Screenshot_2020-03-04-11-18-01-842_com.androi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pic:nvPicPr>
                        <pic:blipFill>
                          <a:blip r:embed="rId51" cstate="print">
                            <a:extLst>
                              <a:ext uri="{28A0092B-C50C-407E-A947-70E740481C1C}">
                                <a14:useLocalDpi xmlns:a14="http://schemas.microsoft.com/office/drawing/2010/main"/>
                              </a:ext>
                            </a:extLst>
                          </a:blip>
                          <a:stretch>
                            <a:fillRect/>
                          </a:stretch>
                        </pic:blipFill>
                        <pic:spPr>
                          <a:xfrm>
                            <a:off x="0" y="0"/>
                            <a:ext cx="1786255" cy="3859530"/>
                          </a:xfrm>
                          <a:prstGeom prst="rect">
                            <a:avLst/>
                          </a:prstGeom>
                        </pic:spPr>
                      </pic:pic>
                    </a:graphicData>
                  </a:graphic>
                </wp:inline>
              </w:drawing>
            </w:r>
          </w:p>
          <w:p w14:paraId="6EBA8EF7" w14:textId="054D713F" w:rsidR="00E46354" w:rsidRDefault="00E46354" w:rsidP="00E46354">
            <w:pPr>
              <w:pStyle w:val="Beschriftung"/>
              <w:jc w:val="center"/>
              <w:rPr>
                <w:lang w:bidi="he-IL"/>
              </w:rPr>
            </w:pPr>
            <w:bookmarkStart w:id="88" w:name="_Toc40879756"/>
            <w:r>
              <w:t xml:space="preserve">Abbildung </w:t>
            </w:r>
            <w:fldSimple w:instr=" SEQ Abbildung \* ARABIC ">
              <w:r w:rsidR="002B7CD3">
                <w:rPr>
                  <w:noProof/>
                </w:rPr>
                <w:t>39</w:t>
              </w:r>
            </w:fldSimple>
            <w:r>
              <w:t xml:space="preserve"> 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Weitere Einstellungen</w:t>
            </w:r>
            <w:bookmarkEnd w:id="88"/>
          </w:p>
        </w:tc>
      </w:tr>
      <w:tr w:rsidR="00E46354" w14:paraId="21601A4A" w14:textId="77777777" w:rsidTr="00E46354">
        <w:tc>
          <w:tcPr>
            <w:tcW w:w="4106" w:type="dxa"/>
          </w:tcPr>
          <w:p w14:paraId="052602B2" w14:textId="77777777" w:rsidR="00E46354" w:rsidRDefault="00E46354" w:rsidP="00E46354">
            <w:pPr>
              <w:rPr>
                <w:lang w:bidi="he-IL"/>
              </w:rPr>
            </w:pPr>
            <w:r>
              <w:rPr>
                <w:lang w:bidi="he-IL"/>
              </w:rPr>
              <w:lastRenderedPageBreak/>
              <w:t>Hier wählen wir dann «Entwickleroptionen</w:t>
            </w:r>
            <w:r>
              <w:rPr>
                <w:lang w:bidi="he-IL"/>
              </w:rPr>
              <w:fldChar w:fldCharType="begin"/>
            </w:r>
            <w:r>
              <w:instrText xml:space="preserve"> XE "</w:instrText>
            </w:r>
            <w:r w:rsidRPr="00D849D1">
              <w:rPr>
                <w:lang w:bidi="he-IL"/>
              </w:rPr>
              <w:instrText>Entwickleroptionen</w:instrText>
            </w:r>
            <w:r>
              <w:instrText xml:space="preserve">" </w:instrText>
            </w:r>
            <w:r>
              <w:rPr>
                <w:lang w:bidi="he-IL"/>
              </w:rPr>
              <w:fldChar w:fldCharType="end"/>
            </w:r>
            <w:r>
              <w:rPr>
                <w:lang w:bidi="he-IL"/>
              </w:rPr>
              <w:t>» aus. Um die Entwickleroptionen freizuschalten, muss man bei den Softwareinfos auf «Buildnummer» spammen. Auch dies ist je nach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-Version/ROM anders.</w:t>
            </w:r>
          </w:p>
        </w:tc>
        <w:tc>
          <w:tcPr>
            <w:tcW w:w="4388" w:type="dxa"/>
          </w:tcPr>
          <w:p w14:paraId="1E4229CD" w14:textId="77777777" w:rsidR="00E46354" w:rsidRDefault="00E46354" w:rsidP="00E46354">
            <w:pPr>
              <w:keepNext/>
              <w:jc w:val="center"/>
            </w:pPr>
            <w:r>
              <w:rPr>
                <w:noProof/>
                <w:lang w:eastAsia="de-CH"/>
              </w:rPr>
              <w:drawing>
                <wp:inline distT="0" distB="0" distL="0" distR="0" wp14:anchorId="1BC6F0A8" wp14:editId="0C4212B0">
                  <wp:extent cx="1887855" cy="4067810"/>
                  <wp:effectExtent l="0" t="0" r="0" b="0"/>
                  <wp:docPr id="585744272" name="Grafik 1385068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385068326"/>
                          <pic:cNvPicPr/>
                        </pic:nvPicPr>
                        <pic:blipFill>
                          <a:blip r:embed="rId52" cstate="print">
                            <a:extLst>
                              <a:ext uri="{28A0092B-C50C-407E-A947-70E740481C1C}">
                                <a14:useLocalDpi xmlns:a14="http://schemas.microsoft.com/office/drawing/2010/main"/>
                              </a:ext>
                            </a:extLst>
                          </a:blip>
                          <a:stretch>
                            <a:fillRect/>
                          </a:stretch>
                        </pic:blipFill>
                        <pic:spPr>
                          <a:xfrm>
                            <a:off x="0" y="0"/>
                            <a:ext cx="1887855" cy="4067810"/>
                          </a:xfrm>
                          <a:prstGeom prst="rect">
                            <a:avLst/>
                          </a:prstGeom>
                        </pic:spPr>
                      </pic:pic>
                    </a:graphicData>
                  </a:graphic>
                </wp:inline>
              </w:drawing>
            </w:r>
          </w:p>
          <w:p w14:paraId="6B4A6DB8" w14:textId="35385DE3" w:rsidR="00E46354" w:rsidRDefault="00E46354" w:rsidP="00E46354">
            <w:pPr>
              <w:pStyle w:val="Beschriftung"/>
              <w:jc w:val="center"/>
              <w:rPr>
                <w:lang w:bidi="he-IL"/>
              </w:rPr>
            </w:pPr>
            <w:bookmarkStart w:id="89" w:name="_Toc40879757"/>
            <w:r>
              <w:t xml:space="preserve">Abbildung </w:t>
            </w:r>
            <w:fldSimple w:instr=" SEQ Abbildung \* ARABIC ">
              <w:r w:rsidR="002B7CD3">
                <w:rPr>
                  <w:noProof/>
                </w:rPr>
                <w:t>40</w:t>
              </w:r>
            </w:fldSimple>
            <w:r>
              <w:t xml:space="preserve"> </w:t>
            </w:r>
            <w:r w:rsidRPr="00545C80">
              <w:t>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Entwickleroptionen</w:t>
            </w:r>
            <w:bookmarkEnd w:id="89"/>
            <w:r>
              <w:fldChar w:fldCharType="begin"/>
            </w:r>
            <w:r>
              <w:instrText xml:space="preserve"> XE "</w:instrText>
            </w:r>
            <w:r w:rsidRPr="00D849D1">
              <w:rPr>
                <w:lang w:bidi="he-IL"/>
              </w:rPr>
              <w:instrText>Entwickleroptionen</w:instrText>
            </w:r>
            <w:r>
              <w:instrText xml:space="preserve">" </w:instrText>
            </w:r>
            <w:r>
              <w:fldChar w:fldCharType="end"/>
            </w:r>
          </w:p>
        </w:tc>
      </w:tr>
      <w:tr w:rsidR="00E46354" w14:paraId="1CC81631" w14:textId="77777777" w:rsidTr="00E46354">
        <w:tc>
          <w:tcPr>
            <w:tcW w:w="4106" w:type="dxa"/>
          </w:tcPr>
          <w:p w14:paraId="7EDD58D4" w14:textId="77777777" w:rsidR="00E46354" w:rsidRDefault="00E46354" w:rsidP="00E46354">
            <w:pPr>
              <w:rPr>
                <w:lang w:bidi="he-IL"/>
              </w:rPr>
            </w:pPr>
            <w:r>
              <w:rPr>
                <w:lang w:bidi="he-IL"/>
              </w:rPr>
              <w:lastRenderedPageBreak/>
              <w:t>In den Entwickleroptionen</w:t>
            </w:r>
            <w:r>
              <w:rPr>
                <w:lang w:bidi="he-IL"/>
              </w:rPr>
              <w:fldChar w:fldCharType="begin"/>
            </w:r>
            <w:r>
              <w:instrText xml:space="preserve"> XE "</w:instrText>
            </w:r>
            <w:r w:rsidRPr="00D849D1">
              <w:rPr>
                <w:lang w:bidi="he-IL"/>
              </w:rPr>
              <w:instrText>Entwickleroptionen</w:instrText>
            </w:r>
            <w:r>
              <w:instrText xml:space="preserve">" </w:instrText>
            </w:r>
            <w:r>
              <w:rPr>
                <w:lang w:bidi="he-IL"/>
              </w:rPr>
              <w:fldChar w:fldCharType="end"/>
            </w:r>
            <w:r>
              <w:rPr>
                <w:lang w:bidi="he-IL"/>
              </w:rPr>
              <w:t xml:space="preserve"> schalten wir «USB-Debugging</w:t>
            </w:r>
            <w:r>
              <w:rPr>
                <w:lang w:bidi="he-IL"/>
              </w:rPr>
              <w:fldChar w:fldCharType="begin"/>
            </w:r>
            <w:r>
              <w:instrText xml:space="preserve"> XE "</w:instrText>
            </w:r>
            <w:r w:rsidRPr="00ED091D">
              <w:rPr>
                <w:lang w:bidi="he-IL"/>
              </w:rPr>
              <w:instrText>USB-Debugging</w:instrText>
            </w:r>
            <w:r>
              <w:instrText xml:space="preserve">" </w:instrText>
            </w:r>
            <w:r>
              <w:rPr>
                <w:lang w:bidi="he-IL"/>
              </w:rPr>
              <w:fldChar w:fldCharType="end"/>
            </w:r>
            <w:r>
              <w:rPr>
                <w:lang w:bidi="he-IL"/>
              </w:rPr>
              <w:t>» und «Installieren über USB» ein.</w:t>
            </w:r>
          </w:p>
        </w:tc>
        <w:tc>
          <w:tcPr>
            <w:tcW w:w="4388" w:type="dxa"/>
          </w:tcPr>
          <w:p w14:paraId="0CA5B5F4" w14:textId="77777777" w:rsidR="00E46354" w:rsidRDefault="00E46354" w:rsidP="00E46354">
            <w:pPr>
              <w:keepNext/>
              <w:jc w:val="center"/>
            </w:pPr>
            <w:r>
              <w:rPr>
                <w:noProof/>
                <w:lang w:eastAsia="de-CH"/>
              </w:rPr>
              <w:drawing>
                <wp:inline distT="0" distB="0" distL="0" distR="0" wp14:anchorId="571A6AAA" wp14:editId="1A3D2078">
                  <wp:extent cx="1903494" cy="4119147"/>
                  <wp:effectExtent l="0" t="0" r="1905" b="0"/>
                  <wp:docPr id="894587686" name="Grafik 47" descr="C:\Users\abeeraam.rahunenthir\AppData\Local\Microsoft\Windows\INetCache\Content.Word\Screenshot_2020-03-04-11-18-29-539_com.androi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53" cstate="print">
                            <a:extLst>
                              <a:ext uri="{28A0092B-C50C-407E-A947-70E740481C1C}">
                                <a14:useLocalDpi xmlns:a14="http://schemas.microsoft.com/office/drawing/2010/main"/>
                              </a:ext>
                            </a:extLst>
                          </a:blip>
                          <a:stretch>
                            <a:fillRect/>
                          </a:stretch>
                        </pic:blipFill>
                        <pic:spPr>
                          <a:xfrm>
                            <a:off x="0" y="0"/>
                            <a:ext cx="1903494" cy="4119147"/>
                          </a:xfrm>
                          <a:prstGeom prst="rect">
                            <a:avLst/>
                          </a:prstGeom>
                        </pic:spPr>
                      </pic:pic>
                    </a:graphicData>
                  </a:graphic>
                </wp:inline>
              </w:drawing>
            </w:r>
          </w:p>
          <w:p w14:paraId="4C420BB6" w14:textId="431D0207" w:rsidR="00E46354" w:rsidRDefault="00E46354" w:rsidP="00E46354">
            <w:pPr>
              <w:pStyle w:val="Beschriftung"/>
              <w:jc w:val="center"/>
              <w:rPr>
                <w:lang w:bidi="he-IL"/>
              </w:rPr>
            </w:pPr>
            <w:bookmarkStart w:id="90" w:name="_Toc40879758"/>
            <w:r>
              <w:t xml:space="preserve">Abbildung </w:t>
            </w:r>
            <w:fldSimple w:instr=" SEQ Abbildung \* ARABIC ">
              <w:r w:rsidR="002B7CD3">
                <w:rPr>
                  <w:noProof/>
                </w:rPr>
                <w:t>41</w:t>
              </w:r>
            </w:fldSimple>
            <w:r>
              <w:t xml:space="preserve"> </w:t>
            </w:r>
            <w:r w:rsidRPr="00007118">
              <w:t>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einschalten</w:t>
            </w:r>
            <w:bookmarkEnd w:id="90"/>
          </w:p>
        </w:tc>
      </w:tr>
      <w:tr w:rsidR="00E46354" w14:paraId="6DC7B98B" w14:textId="77777777" w:rsidTr="00E46354">
        <w:tc>
          <w:tcPr>
            <w:tcW w:w="4106" w:type="dxa"/>
          </w:tcPr>
          <w:p w14:paraId="43081DCF" w14:textId="77777777" w:rsidR="00E46354" w:rsidRDefault="00E46354" w:rsidP="00E46354">
            <w:pPr>
              <w:rPr>
                <w:lang w:bidi="he-IL"/>
              </w:rPr>
            </w:pPr>
            <w:r>
              <w:rPr>
                <w:lang w:bidi="he-IL"/>
              </w:rPr>
              <w:t>Dann schliessen wir das Smartphone mit dem USB-Kabel am PC an. Dort starten wir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w:t>
            </w:r>
            <w:r>
              <w:rPr>
                <w:lang w:bidi="he-IL"/>
              </w:rPr>
              <w:fldChar w:fldCharType="begin"/>
            </w:r>
            <w:r>
              <w:instrText xml:space="preserve"> XE "</w:instrText>
            </w:r>
            <w:r w:rsidRPr="00C23111">
              <w:rPr>
                <w:lang w:bidi="he-IL"/>
              </w:rPr>
              <w:instrText>Android Studio</w:instrText>
            </w:r>
            <w:r>
              <w:instrText xml:space="preserve">" </w:instrText>
            </w:r>
            <w:r>
              <w:rPr>
                <w:lang w:bidi="he-IL"/>
              </w:rPr>
              <w:fldChar w:fldCharType="end"/>
            </w:r>
            <w:r>
              <w:rPr>
                <w:lang w:bidi="he-IL"/>
              </w:rPr>
              <w:t xml:space="preserve"> und wählen oben das Gerät aus. In unserem Fall ist es ein Xiaomi</w:t>
            </w:r>
            <w:r>
              <w:rPr>
                <w:lang w:bidi="he-IL"/>
              </w:rPr>
              <w:fldChar w:fldCharType="begin"/>
            </w:r>
            <w:r>
              <w:instrText xml:space="preserve"> XE "</w:instrText>
            </w:r>
            <w:r w:rsidRPr="006410F2">
              <w:rPr>
                <w:lang w:bidi="he-IL"/>
              </w:rPr>
              <w:instrText>Xiaomi</w:instrText>
            </w:r>
            <w:r>
              <w:instrText xml:space="preserve">" </w:instrText>
            </w:r>
            <w:r>
              <w:rPr>
                <w:lang w:bidi="he-IL"/>
              </w:rPr>
              <w:fldChar w:fldCharType="end"/>
            </w:r>
            <w:r>
              <w:rPr>
                <w:lang w:bidi="he-IL"/>
              </w:rPr>
              <w:t xml:space="preserve"> Mi 9T Pro. Dann klicken wir aus das Play-Zeichen.</w:t>
            </w:r>
          </w:p>
        </w:tc>
        <w:tc>
          <w:tcPr>
            <w:tcW w:w="4388" w:type="dxa"/>
          </w:tcPr>
          <w:p w14:paraId="296C5708" w14:textId="77777777" w:rsidR="00E46354" w:rsidRDefault="00E46354" w:rsidP="00E46354">
            <w:pPr>
              <w:keepNext/>
              <w:jc w:val="center"/>
            </w:pPr>
            <w:r>
              <w:rPr>
                <w:noProof/>
                <w:lang w:eastAsia="de-CH"/>
              </w:rPr>
              <w:drawing>
                <wp:inline distT="0" distB="0" distL="0" distR="0" wp14:anchorId="21784ABB" wp14:editId="1CCA3B1A">
                  <wp:extent cx="2370470" cy="921213"/>
                  <wp:effectExtent l="0" t="0" r="0" b="0"/>
                  <wp:docPr id="1908407839" name="Grafik 48" descr="C:\Users\abeeraam.rahunenthir\AppData\Local\Microsoft\Windows\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pic:nvPicPr>
                        <pic:blipFill>
                          <a:blip r:embed="rId54" cstate="print">
                            <a:extLst>
                              <a:ext uri="{28A0092B-C50C-407E-A947-70E740481C1C}">
                                <a14:useLocalDpi xmlns:a14="http://schemas.microsoft.com/office/drawing/2010/main"/>
                              </a:ext>
                            </a:extLst>
                          </a:blip>
                          <a:stretch>
                            <a:fillRect/>
                          </a:stretch>
                        </pic:blipFill>
                        <pic:spPr>
                          <a:xfrm>
                            <a:off x="0" y="0"/>
                            <a:ext cx="2370470" cy="921213"/>
                          </a:xfrm>
                          <a:prstGeom prst="rect">
                            <a:avLst/>
                          </a:prstGeom>
                        </pic:spPr>
                      </pic:pic>
                    </a:graphicData>
                  </a:graphic>
                </wp:inline>
              </w:drawing>
            </w:r>
          </w:p>
          <w:p w14:paraId="3C5396AA" w14:textId="409A4AC0" w:rsidR="00E46354" w:rsidRDefault="00E46354" w:rsidP="00E46354">
            <w:pPr>
              <w:pStyle w:val="Beschriftung"/>
              <w:jc w:val="center"/>
              <w:rPr>
                <w:lang w:bidi="he-IL"/>
              </w:rPr>
            </w:pPr>
            <w:bookmarkStart w:id="91" w:name="_Toc40879759"/>
            <w:r>
              <w:t xml:space="preserve">Abbildung </w:t>
            </w:r>
            <w:fldSimple w:instr=" SEQ Abbildung \* ARABIC ">
              <w:r w:rsidR="002B7CD3">
                <w:rPr>
                  <w:noProof/>
                </w:rPr>
                <w:t>42</w:t>
              </w:r>
            </w:fldSimple>
            <w:r>
              <w:t xml:space="preserve"> </w:t>
            </w:r>
            <w:r w:rsidRPr="005404EB">
              <w:t>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von Android</w:t>
            </w:r>
            <w:r>
              <w:fldChar w:fldCharType="begin"/>
            </w:r>
            <w:r>
              <w:instrText xml:space="preserve"> XE "</w:instrText>
            </w:r>
            <w:r w:rsidRPr="006B00EC">
              <w:rPr>
                <w:lang w:bidi="he-IL"/>
              </w:rPr>
              <w:instrText>Android</w:instrText>
            </w:r>
            <w:r>
              <w:instrText xml:space="preserve">" </w:instrText>
            </w:r>
            <w:r>
              <w:fldChar w:fldCharType="end"/>
            </w:r>
            <w:r>
              <w:t xml:space="preserve"> Studio</w:t>
            </w:r>
            <w:bookmarkEnd w:id="91"/>
            <w:r>
              <w:fldChar w:fldCharType="begin"/>
            </w:r>
            <w:r>
              <w:instrText xml:space="preserve"> XE "</w:instrText>
            </w:r>
            <w:r w:rsidRPr="00C23111">
              <w:rPr>
                <w:lang w:bidi="he-IL"/>
              </w:rPr>
              <w:instrText>Android Studio</w:instrText>
            </w:r>
            <w:r>
              <w:instrText xml:space="preserve">" </w:instrText>
            </w:r>
            <w:r>
              <w:fldChar w:fldCharType="end"/>
            </w:r>
          </w:p>
        </w:tc>
      </w:tr>
      <w:tr w:rsidR="00E46354" w14:paraId="1C03580E" w14:textId="77777777" w:rsidTr="00E46354">
        <w:tc>
          <w:tcPr>
            <w:tcW w:w="4106" w:type="dxa"/>
          </w:tcPr>
          <w:p w14:paraId="2225F5C5" w14:textId="77777777" w:rsidR="00E46354" w:rsidRDefault="00E46354" w:rsidP="00E46354">
            <w:pPr>
              <w:rPr>
                <w:lang w:bidi="he-IL"/>
              </w:rPr>
            </w:pPr>
            <w:r>
              <w:rPr>
                <w:lang w:bidi="he-IL"/>
              </w:rPr>
              <w:lastRenderedPageBreak/>
              <w:t>Diese Meldung müsste jetzt auf dem Handy erscheinen. Logischerweise wählen wir hier jetzt «Installieren» aus.</w:t>
            </w:r>
          </w:p>
        </w:tc>
        <w:tc>
          <w:tcPr>
            <w:tcW w:w="4388" w:type="dxa"/>
          </w:tcPr>
          <w:p w14:paraId="25524C2D" w14:textId="77777777" w:rsidR="00E46354" w:rsidRDefault="00E46354" w:rsidP="00E46354">
            <w:pPr>
              <w:keepNext/>
              <w:jc w:val="center"/>
            </w:pPr>
            <w:r>
              <w:rPr>
                <w:noProof/>
                <w:lang w:eastAsia="de-CH"/>
              </w:rPr>
              <w:drawing>
                <wp:inline distT="0" distB="0" distL="0" distR="0" wp14:anchorId="54688F2A" wp14:editId="08DA3EA3">
                  <wp:extent cx="1659321" cy="3593805"/>
                  <wp:effectExtent l="0" t="0" r="0" b="6985"/>
                  <wp:docPr id="1804576617" name="Grafik 58" descr="C:\Users\abeeraam.rahunenthir\AppData\Local\Microsoft\Windows\INetCache\Content.Word\Screenshot_2020-03-04-11-19-42-909_com.miui.security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pic:nvPicPr>
                        <pic:blipFill>
                          <a:blip r:embed="rId55" cstate="screen">
                            <a:extLst>
                              <a:ext uri="{28A0092B-C50C-407E-A947-70E740481C1C}">
                                <a14:useLocalDpi xmlns:a14="http://schemas.microsoft.com/office/drawing/2010/main"/>
                              </a:ext>
                            </a:extLst>
                          </a:blip>
                          <a:stretch>
                            <a:fillRect/>
                          </a:stretch>
                        </pic:blipFill>
                        <pic:spPr>
                          <a:xfrm>
                            <a:off x="0" y="0"/>
                            <a:ext cx="1659321" cy="3593805"/>
                          </a:xfrm>
                          <a:prstGeom prst="rect">
                            <a:avLst/>
                          </a:prstGeom>
                        </pic:spPr>
                      </pic:pic>
                    </a:graphicData>
                  </a:graphic>
                </wp:inline>
              </w:drawing>
            </w:r>
          </w:p>
          <w:p w14:paraId="61412A5F" w14:textId="3B69439C" w:rsidR="00E46354" w:rsidRDefault="00E46354" w:rsidP="00E46354">
            <w:pPr>
              <w:pStyle w:val="Beschriftung"/>
              <w:jc w:val="center"/>
              <w:rPr>
                <w:lang w:bidi="he-IL"/>
              </w:rPr>
            </w:pPr>
            <w:bookmarkStart w:id="92" w:name="_Toc40879760"/>
            <w:r>
              <w:t xml:space="preserve">Abbildung </w:t>
            </w:r>
            <w:fldSimple w:instr=" SEQ Abbildung \* ARABIC ">
              <w:r w:rsidR="002B7CD3">
                <w:rPr>
                  <w:noProof/>
                </w:rPr>
                <w:t>43</w:t>
              </w:r>
            </w:fldSimple>
            <w:r>
              <w:t xml:space="preserve"> App installieren</w:t>
            </w:r>
            <w:bookmarkEnd w:id="92"/>
          </w:p>
        </w:tc>
      </w:tr>
      <w:tr w:rsidR="00E46354" w14:paraId="655848B2" w14:textId="77777777" w:rsidTr="00E46354">
        <w:tc>
          <w:tcPr>
            <w:tcW w:w="4106" w:type="dxa"/>
          </w:tcPr>
          <w:p w14:paraId="4755C6E2" w14:textId="77777777" w:rsidR="00E46354" w:rsidRDefault="00E46354" w:rsidP="00E46354">
            <w:pPr>
              <w:rPr>
                <w:lang w:bidi="he-IL"/>
              </w:rPr>
            </w:pPr>
            <w:r>
              <w:rPr>
                <w:lang w:bidi="he-IL"/>
              </w:rPr>
              <w:t>Die App startet nach einer kurzen Zeit, bis die App fertig installiert ist. Jetzt kann man auch in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w:t>
            </w:r>
            <w:r>
              <w:rPr>
                <w:lang w:bidi="he-IL"/>
              </w:rPr>
              <w:fldChar w:fldCharType="begin"/>
            </w:r>
            <w:r>
              <w:instrText xml:space="preserve"> XE "</w:instrText>
            </w:r>
            <w:r w:rsidRPr="00C23111">
              <w:rPr>
                <w:lang w:bidi="he-IL"/>
              </w:rPr>
              <w:instrText>Android Studio</w:instrText>
            </w:r>
            <w:r>
              <w:instrText xml:space="preserve">" </w:instrText>
            </w:r>
            <w:r>
              <w:rPr>
                <w:lang w:bidi="he-IL"/>
              </w:rPr>
              <w:fldChar w:fldCharType="end"/>
            </w:r>
            <w:r>
              <w:rPr>
                <w:lang w:bidi="he-IL"/>
              </w:rPr>
              <w:t xml:space="preserve"> die Logs des Gerätes anschauen.</w:t>
            </w:r>
          </w:p>
        </w:tc>
        <w:tc>
          <w:tcPr>
            <w:tcW w:w="4388" w:type="dxa"/>
          </w:tcPr>
          <w:p w14:paraId="40BBB5FA" w14:textId="77777777" w:rsidR="00E46354" w:rsidRDefault="00E46354" w:rsidP="00E46354">
            <w:pPr>
              <w:keepNext/>
              <w:jc w:val="center"/>
            </w:pPr>
            <w:r>
              <w:rPr>
                <w:noProof/>
                <w:lang w:eastAsia="de-CH"/>
              </w:rPr>
              <w:drawing>
                <wp:inline distT="0" distB="0" distL="0" distR="0" wp14:anchorId="7192E43A" wp14:editId="2B5C2BD4">
                  <wp:extent cx="1634774" cy="3540642"/>
                  <wp:effectExtent l="0" t="0" r="3810" b="3175"/>
                  <wp:docPr id="1577574214" name="Grafik 59" descr="C:\Users\abeeraam.rahunenthir\AppData\Local\Microsoft\Windows\INetCache\Content.Word\Screenshot_2020-03-04-11-20-26-613_com.wibilea.blnet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9"/>
                          <pic:cNvPicPr/>
                        </pic:nvPicPr>
                        <pic:blipFill>
                          <a:blip r:embed="rId56" cstate="print">
                            <a:extLst>
                              <a:ext uri="{28A0092B-C50C-407E-A947-70E740481C1C}">
                                <a14:useLocalDpi xmlns:a14="http://schemas.microsoft.com/office/drawing/2010/main"/>
                              </a:ext>
                            </a:extLst>
                          </a:blip>
                          <a:stretch>
                            <a:fillRect/>
                          </a:stretch>
                        </pic:blipFill>
                        <pic:spPr>
                          <a:xfrm>
                            <a:off x="0" y="0"/>
                            <a:ext cx="1634774" cy="3540642"/>
                          </a:xfrm>
                          <a:prstGeom prst="rect">
                            <a:avLst/>
                          </a:prstGeom>
                        </pic:spPr>
                      </pic:pic>
                    </a:graphicData>
                  </a:graphic>
                </wp:inline>
              </w:drawing>
            </w:r>
          </w:p>
          <w:p w14:paraId="7C41048B" w14:textId="0AEFF497" w:rsidR="00E46354" w:rsidRDefault="00E46354" w:rsidP="00E46354">
            <w:pPr>
              <w:pStyle w:val="Beschriftung"/>
              <w:jc w:val="center"/>
              <w:rPr>
                <w:lang w:bidi="he-IL"/>
              </w:rPr>
            </w:pPr>
            <w:bookmarkStart w:id="93" w:name="_Toc40879761"/>
            <w:r>
              <w:t xml:space="preserve">Abbildung </w:t>
            </w:r>
            <w:fldSimple w:instr=" SEQ Abbildung \* ARABIC ">
              <w:r w:rsidR="002B7CD3">
                <w:rPr>
                  <w:noProof/>
                </w:rPr>
                <w:t>44</w:t>
              </w:r>
            </w:fldSimple>
            <w:r>
              <w:t xml:space="preserve"> Die App auf dem Handy</w:t>
            </w:r>
            <w:bookmarkEnd w:id="93"/>
          </w:p>
        </w:tc>
      </w:tr>
    </w:tbl>
    <w:p w14:paraId="06E9CCC7" w14:textId="643C41A6" w:rsidR="00E46354" w:rsidRDefault="00E46354" w:rsidP="00E46354">
      <w:pPr>
        <w:pStyle w:val="Beschriftung"/>
      </w:pPr>
      <w:bookmarkStart w:id="94" w:name="_Toc40879820"/>
      <w:r>
        <w:t xml:space="preserve">Tabelle </w:t>
      </w:r>
      <w:fldSimple w:instr=" SEQ Tabelle \* ARABIC ">
        <w:r w:rsidR="002B7CD3">
          <w:rPr>
            <w:noProof/>
          </w:rPr>
          <w:t>10</w:t>
        </w:r>
      </w:fldSimple>
      <w:r>
        <w:t xml:space="preserve"> USB-Debugging</w:t>
      </w:r>
      <w:bookmarkEnd w:id="94"/>
      <w:r>
        <w:fldChar w:fldCharType="begin"/>
      </w:r>
      <w:r>
        <w:instrText xml:space="preserve"> XE "</w:instrText>
      </w:r>
      <w:r w:rsidRPr="00ED091D">
        <w:rPr>
          <w:lang w:bidi="he-IL"/>
        </w:rPr>
        <w:instrText>USB-Debugging</w:instrText>
      </w:r>
      <w:r>
        <w:instrText xml:space="preserve">" </w:instrText>
      </w:r>
      <w:r>
        <w:fldChar w:fldCharType="end"/>
      </w:r>
    </w:p>
    <w:p w14:paraId="248862CC" w14:textId="35247254" w:rsidR="005B3E4F" w:rsidRDefault="007F1DA5" w:rsidP="005F3397">
      <w:pPr>
        <w:pStyle w:val="berschrift1"/>
      </w:pPr>
      <w:r>
        <w:lastRenderedPageBreak/>
        <w:t xml:space="preserve"> </w:t>
      </w:r>
      <w:bookmarkStart w:id="95" w:name="_Toc40879628"/>
      <w:r w:rsidR="005B3E4F">
        <w:t>WebView</w:t>
      </w:r>
      <w:bookmarkEnd w:id="95"/>
      <w:r w:rsidR="005F3397">
        <w:fldChar w:fldCharType="begin"/>
      </w:r>
      <w:r w:rsidR="005F3397">
        <w:instrText xml:space="preserve"> XE "</w:instrText>
      </w:r>
      <w:r w:rsidR="005F3397" w:rsidRPr="002E2BB4">
        <w:instrText>WebView</w:instrText>
      </w:r>
      <w:r w:rsidR="005F3397">
        <w:instrText xml:space="preserve">" </w:instrText>
      </w:r>
      <w:r w:rsidR="005F3397">
        <w:fldChar w:fldCharType="end"/>
      </w:r>
    </w:p>
    <w:p w14:paraId="1F42FB76" w14:textId="77777777" w:rsidR="005B3E4F" w:rsidRDefault="005B3E4F" w:rsidP="005B3E4F">
      <w:r>
        <w:t>WebView</w:t>
      </w:r>
      <w:r w:rsidR="005F3397">
        <w:fldChar w:fldCharType="begin"/>
      </w:r>
      <w:r w:rsidR="005F3397">
        <w:instrText xml:space="preserve"> XE "</w:instrText>
      </w:r>
      <w:r w:rsidR="005F3397" w:rsidRPr="002E2BB4">
        <w:instrText>WebView</w:instrText>
      </w:r>
      <w:r w:rsidR="005F3397">
        <w:instrText xml:space="preserve">" </w:instrText>
      </w:r>
      <w:r w:rsidR="005F3397">
        <w:fldChar w:fldCharType="end"/>
      </w:r>
      <w:r>
        <w:t xml:space="preserve"> wird gebraucht, um eine Website/HTML-Code in einer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-App</w:t>
      </w:r>
      <w:r w:rsidR="00B51B52">
        <w:fldChar w:fldCharType="begin"/>
      </w:r>
      <w:r w:rsidR="00B51B52">
        <w:instrText xml:space="preserve"> XE "</w:instrText>
      </w:r>
      <w:r w:rsidR="00B51B52" w:rsidRPr="00455968">
        <w:rPr>
          <w:lang w:bidi="he-IL"/>
        </w:rPr>
        <w:instrText>App</w:instrText>
      </w:r>
      <w:r w:rsidR="00B51B52">
        <w:instrText xml:space="preserve">" </w:instrText>
      </w:r>
      <w:r w:rsidR="00B51B52">
        <w:fldChar w:fldCharType="end"/>
      </w:r>
      <w:r>
        <w:t xml:space="preserve"> anzuzeigen. Die Funktionsweise ist sehr ähnlich wie bei iframe aus HTML. Man kann auch damit die Anzeige bestimmter ID’s oder Classes verhindern.</w:t>
      </w:r>
    </w:p>
    <w:p w14:paraId="67B59F0D" w14:textId="39EC4621" w:rsidR="005B3E4F" w:rsidRDefault="005B3E4F" w:rsidP="005B3E4F">
      <w:r>
        <w:t>Um WebView</w:t>
      </w:r>
      <w:r w:rsidR="005F3397">
        <w:fldChar w:fldCharType="begin"/>
      </w:r>
      <w:r w:rsidR="005F3397">
        <w:instrText xml:space="preserve"> XE "</w:instrText>
      </w:r>
      <w:r w:rsidR="005F3397" w:rsidRPr="002E2BB4">
        <w:instrText>WebView</w:instrText>
      </w:r>
      <w:r w:rsidR="005F3397">
        <w:instrText xml:space="preserve">" </w:instrText>
      </w:r>
      <w:r w:rsidR="005F3397">
        <w:fldChar w:fldCharType="end"/>
      </w:r>
      <w:r>
        <w:t xml:space="preserve"> zu verwenden, muss man zuerst bei </w:t>
      </w:r>
      <w:r w:rsidR="003D49D1">
        <w:t>XML</w:t>
      </w:r>
      <w:r>
        <w:t xml:space="preserve"> die style-informationen festlegen.</w:t>
      </w:r>
    </w:p>
    <w:p w14:paraId="3DA3B6F9" w14:textId="0DAF6793" w:rsidR="005B3E4F" w:rsidRPr="005B3E4F" w:rsidRDefault="005B3E4F" w:rsidP="005B3E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5B3E4F">
        <w:rPr>
          <w:rFonts w:ascii="Courier New" w:eastAsia="Times New Roman" w:hAnsi="Courier New" w:cs="Courier New"/>
          <w:color w:val="E8BF6A"/>
          <w:sz w:val="18"/>
          <w:szCs w:val="18"/>
          <w:lang w:val="en-GB" w:eastAsia="de-CH"/>
        </w:rPr>
        <w:t>&lt;WebView</w:t>
      </w:r>
      <w:r w:rsidR="005F3397">
        <w:rPr>
          <w:rFonts w:ascii="Courier New" w:eastAsia="Times New Roman" w:hAnsi="Courier New" w:cs="Courier New"/>
          <w:color w:val="E8BF6A"/>
          <w:sz w:val="18"/>
          <w:szCs w:val="18"/>
          <w:lang w:val="en-GB" w:eastAsia="de-CH"/>
        </w:rPr>
        <w:fldChar w:fldCharType="begin"/>
      </w:r>
      <w:r w:rsidR="005F3397" w:rsidRPr="005F3397">
        <w:rPr>
          <w:lang w:val="en-GB"/>
        </w:rPr>
        <w:instrText xml:space="preserve"> XE "WebView" </w:instrText>
      </w:r>
      <w:r w:rsidR="005F3397">
        <w:rPr>
          <w:rFonts w:ascii="Courier New" w:eastAsia="Times New Roman" w:hAnsi="Courier New" w:cs="Courier New"/>
          <w:color w:val="E8BF6A"/>
          <w:sz w:val="18"/>
          <w:szCs w:val="18"/>
          <w:lang w:val="en-GB" w:eastAsia="de-CH"/>
        </w:rPr>
        <w:fldChar w:fldCharType="end"/>
      </w:r>
      <w:r w:rsidRPr="005B3E4F">
        <w:rPr>
          <w:rFonts w:ascii="Courier New" w:eastAsia="Times New Roman" w:hAnsi="Courier New" w:cs="Courier New"/>
          <w:color w:val="E8BF6A"/>
          <w:sz w:val="18"/>
          <w:szCs w:val="18"/>
          <w:lang w:val="en-GB" w:eastAsia="de-CH"/>
        </w:rPr>
        <w:t xml:space="preserve"> </w:t>
      </w:r>
      <w:r w:rsidRPr="005B3E4F">
        <w:rPr>
          <w:rFonts w:ascii="Courier New" w:eastAsia="Times New Roman" w:hAnsi="Courier New" w:cs="Courier New"/>
          <w:color w:val="9876AA"/>
          <w:sz w:val="18"/>
          <w:szCs w:val="18"/>
          <w:lang w:val="en-GB" w:eastAsia="de-CH"/>
        </w:rPr>
        <w:t>android</w:t>
      </w:r>
      <w:proofErr w:type="gramStart"/>
      <w:r w:rsidRPr="005B3E4F">
        <w:rPr>
          <w:rFonts w:ascii="Courier New" w:eastAsia="Times New Roman" w:hAnsi="Courier New" w:cs="Courier New"/>
          <w:color w:val="BABABA"/>
          <w:sz w:val="18"/>
          <w:szCs w:val="18"/>
          <w:lang w:val="en-GB" w:eastAsia="de-CH"/>
        </w:rPr>
        <w:t>:id</w:t>
      </w:r>
      <w:proofErr w:type="gramEnd"/>
      <w:r w:rsidR="00581707">
        <w:rPr>
          <w:rFonts w:ascii="Courier New" w:eastAsia="Times New Roman" w:hAnsi="Courier New" w:cs="Courier New"/>
          <w:color w:val="BABABA"/>
          <w:sz w:val="18"/>
          <w:szCs w:val="18"/>
          <w:lang w:val="en-GB" w:eastAsia="de-CH"/>
        </w:rPr>
        <w:fldChar w:fldCharType="begin"/>
      </w:r>
      <w:r w:rsidR="00581707" w:rsidRPr="00581707">
        <w:rPr>
          <w:lang w:val="en-GB"/>
        </w:rPr>
        <w:instrText xml:space="preserve"> XE "</w:instrText>
      </w:r>
      <w:r w:rsidR="00581707" w:rsidRPr="00581707">
        <w:rPr>
          <w:lang w:val="en-GB" w:bidi="he-IL"/>
        </w:rPr>
        <w:instrText>id</w:instrText>
      </w:r>
      <w:r w:rsidR="00581707" w:rsidRPr="00581707">
        <w:rPr>
          <w:lang w:val="en-GB"/>
        </w:rPr>
        <w:instrText xml:space="preserve">" </w:instrText>
      </w:r>
      <w:r w:rsidR="00581707">
        <w:rPr>
          <w:rFonts w:ascii="Courier New" w:eastAsia="Times New Roman" w:hAnsi="Courier New" w:cs="Courier New"/>
          <w:color w:val="BABABA"/>
          <w:sz w:val="18"/>
          <w:szCs w:val="18"/>
          <w:lang w:val="en-GB" w:eastAsia="de-CH"/>
        </w:rPr>
        <w:fldChar w:fldCharType="end"/>
      </w:r>
      <w:r w:rsidRPr="005B3E4F">
        <w:rPr>
          <w:rFonts w:ascii="Courier New" w:eastAsia="Times New Roman" w:hAnsi="Courier New" w:cs="Courier New"/>
          <w:color w:val="6A8759"/>
          <w:sz w:val="18"/>
          <w:szCs w:val="18"/>
          <w:lang w:val="en-GB" w:eastAsia="de-CH"/>
        </w:rPr>
        <w:t>="@+id/calendar_html"</w:t>
      </w:r>
      <w:r w:rsidRPr="005B3E4F">
        <w:rPr>
          <w:rFonts w:ascii="Courier New" w:eastAsia="Times New Roman" w:hAnsi="Courier New" w:cs="Courier New"/>
          <w:color w:val="6A8759"/>
          <w:sz w:val="18"/>
          <w:szCs w:val="18"/>
          <w:lang w:val="en-GB" w:eastAsia="de-CH"/>
        </w:rPr>
        <w:br/>
        <w:t xml:space="preserve">    </w:t>
      </w:r>
      <w:r w:rsidRPr="005B3E4F">
        <w:rPr>
          <w:rFonts w:ascii="Courier New" w:eastAsia="Times New Roman" w:hAnsi="Courier New" w:cs="Courier New"/>
          <w:color w:val="9876AA"/>
          <w:sz w:val="18"/>
          <w:szCs w:val="18"/>
          <w:lang w:val="en-GB" w:eastAsia="de-CH"/>
        </w:rPr>
        <w:t>android</w:t>
      </w:r>
      <w:r w:rsidRPr="005B3E4F">
        <w:rPr>
          <w:rFonts w:ascii="Courier New" w:eastAsia="Times New Roman" w:hAnsi="Courier New" w:cs="Courier New"/>
          <w:color w:val="BABABA"/>
          <w:sz w:val="18"/>
          <w:szCs w:val="18"/>
          <w:lang w:val="en-GB" w:eastAsia="de-CH"/>
        </w:rPr>
        <w:t>:layout_width</w:t>
      </w:r>
      <w:r w:rsidRPr="005B3E4F">
        <w:rPr>
          <w:rFonts w:ascii="Courier New" w:eastAsia="Times New Roman" w:hAnsi="Courier New" w:cs="Courier New"/>
          <w:color w:val="6A8759"/>
          <w:sz w:val="18"/>
          <w:szCs w:val="18"/>
          <w:lang w:val="en-GB" w:eastAsia="de-CH"/>
        </w:rPr>
        <w:t>="fill_parent"</w:t>
      </w:r>
      <w:r w:rsidRPr="005B3E4F">
        <w:rPr>
          <w:rFonts w:ascii="Courier New" w:eastAsia="Times New Roman" w:hAnsi="Courier New" w:cs="Courier New"/>
          <w:color w:val="6A8759"/>
          <w:sz w:val="18"/>
          <w:szCs w:val="18"/>
          <w:lang w:val="en-GB" w:eastAsia="de-CH"/>
        </w:rPr>
        <w:br/>
        <w:t xml:space="preserve">    </w:t>
      </w:r>
      <w:r w:rsidRPr="005B3E4F">
        <w:rPr>
          <w:rFonts w:ascii="Courier New" w:eastAsia="Times New Roman" w:hAnsi="Courier New" w:cs="Courier New"/>
          <w:color w:val="9876AA"/>
          <w:sz w:val="18"/>
          <w:szCs w:val="18"/>
          <w:lang w:val="en-GB" w:eastAsia="de-CH"/>
        </w:rPr>
        <w:t>android</w:t>
      </w:r>
      <w:r w:rsidRPr="005B3E4F">
        <w:rPr>
          <w:rFonts w:ascii="Courier New" w:eastAsia="Times New Roman" w:hAnsi="Courier New" w:cs="Courier New"/>
          <w:color w:val="BABABA"/>
          <w:sz w:val="18"/>
          <w:szCs w:val="18"/>
          <w:lang w:val="en-GB" w:eastAsia="de-CH"/>
        </w:rPr>
        <w:t>:layout_height</w:t>
      </w:r>
      <w:r w:rsidRPr="005B3E4F">
        <w:rPr>
          <w:rFonts w:ascii="Courier New" w:eastAsia="Times New Roman" w:hAnsi="Courier New" w:cs="Courier New"/>
          <w:color w:val="6A8759"/>
          <w:sz w:val="18"/>
          <w:szCs w:val="18"/>
          <w:lang w:val="en-GB" w:eastAsia="de-CH"/>
        </w:rPr>
        <w:t>="fill_parent"</w:t>
      </w:r>
      <w:r w:rsidRPr="005B3E4F">
        <w:rPr>
          <w:rFonts w:ascii="Courier New" w:eastAsia="Times New Roman" w:hAnsi="Courier New" w:cs="Courier New"/>
          <w:color w:val="E8BF6A"/>
          <w:sz w:val="18"/>
          <w:szCs w:val="18"/>
          <w:lang w:val="en-GB" w:eastAsia="de-CH"/>
        </w:rPr>
        <w:t>/&gt;</w:t>
      </w:r>
    </w:p>
    <w:p w14:paraId="4CAF54F5" w14:textId="346E9E4A" w:rsidR="005B3E4F" w:rsidRDefault="005B3E4F" w:rsidP="005B3E4F">
      <w:r>
        <w:t>Hier werden Höhe &amp; Breite des WebViews-Elements angegeben. Bei android:id</w:t>
      </w:r>
      <w:r w:rsidR="00581707">
        <w:fldChar w:fldCharType="begin"/>
      </w:r>
      <w:r w:rsidR="00581707">
        <w:instrText xml:space="preserve"> XE "</w:instrText>
      </w:r>
      <w:r w:rsidR="00581707" w:rsidRPr="001F36DE">
        <w:rPr>
          <w:lang w:bidi="he-IL"/>
        </w:rPr>
        <w:instrText>id</w:instrText>
      </w:r>
      <w:r w:rsidR="00581707">
        <w:instrText xml:space="preserve">" </w:instrText>
      </w:r>
      <w:r w:rsidR="00581707">
        <w:fldChar w:fldCharType="end"/>
      </w:r>
      <w:r>
        <w:t xml:space="preserve"> sollte man eine eigene ID angeben, damit wir es später im Java</w:t>
      </w:r>
      <w:r w:rsidR="00C0426A">
        <w:fldChar w:fldCharType="begin"/>
      </w:r>
      <w:r w:rsidR="00C0426A">
        <w:instrText xml:space="preserve"> XE "</w:instrText>
      </w:r>
      <w:r w:rsidR="00C0426A" w:rsidRPr="00404A71">
        <w:rPr>
          <w:lang w:bidi="he-IL"/>
        </w:rPr>
        <w:instrText>Java</w:instrText>
      </w:r>
      <w:r w:rsidR="00C0426A">
        <w:instrText xml:space="preserve">" </w:instrText>
      </w:r>
      <w:r w:rsidR="00C0426A">
        <w:fldChar w:fldCharType="end"/>
      </w:r>
      <w:r>
        <w:t xml:space="preserve"> ansprechen können.</w:t>
      </w:r>
    </w:p>
    <w:p w14:paraId="7D5B276C" w14:textId="28EEFF27" w:rsidR="005B3E4F" w:rsidRDefault="005B3E4F" w:rsidP="005B3E4F">
      <w:r>
        <w:t>In der Java</w:t>
      </w:r>
      <w:r w:rsidR="00C0426A">
        <w:fldChar w:fldCharType="begin"/>
      </w:r>
      <w:r w:rsidR="00C0426A">
        <w:instrText xml:space="preserve"> XE "</w:instrText>
      </w:r>
      <w:r w:rsidR="00C0426A" w:rsidRPr="00404A71">
        <w:rPr>
          <w:lang w:bidi="he-IL"/>
        </w:rPr>
        <w:instrText>Java</w:instrText>
      </w:r>
      <w:r w:rsidR="00C0426A">
        <w:instrText xml:space="preserve">" </w:instrText>
      </w:r>
      <w:r w:rsidR="00C0426A">
        <w:fldChar w:fldCharType="end"/>
      </w:r>
      <w:r>
        <w:t>-Datei können angeben, wie es funktionieren soll.</w:t>
      </w:r>
    </w:p>
    <w:p w14:paraId="2D045412" w14:textId="137D6DB7" w:rsidR="005B3E4F" w:rsidRDefault="005B3E4F" w:rsidP="005B3E4F">
      <w:pPr>
        <w:pStyle w:val="HTMLVorformatiert"/>
        <w:shd w:val="clear" w:color="auto" w:fill="2B2B2B"/>
        <w:rPr>
          <w:color w:val="A9B7C6"/>
          <w:sz w:val="18"/>
          <w:szCs w:val="18"/>
        </w:rPr>
      </w:pPr>
      <w:r>
        <w:rPr>
          <w:color w:val="BBB529"/>
          <w:sz w:val="18"/>
          <w:szCs w:val="18"/>
        </w:rPr>
        <w:t>@Override</w:t>
      </w:r>
      <w:r>
        <w:rPr>
          <w:color w:val="BBB529"/>
          <w:sz w:val="18"/>
          <w:szCs w:val="18"/>
        </w:rPr>
        <w:br/>
      </w:r>
      <w:r>
        <w:rPr>
          <w:color w:val="CC7832"/>
          <w:sz w:val="18"/>
          <w:szCs w:val="18"/>
        </w:rPr>
        <w:t>public</w:t>
      </w:r>
      <w:r w:rsidR="00366FAB">
        <w:rPr>
          <w:color w:val="CC7832"/>
          <w:sz w:val="18"/>
          <w:szCs w:val="18"/>
        </w:rPr>
        <w:fldChar w:fldCharType="begin"/>
      </w:r>
      <w:r w:rsidR="00366FAB">
        <w:instrText xml:space="preserve"> XE "</w:instrText>
      </w:r>
      <w:r w:rsidR="00366FAB" w:rsidRPr="00177083">
        <w:rPr>
          <w:lang w:bidi="he-IL"/>
        </w:rPr>
        <w:instrText>public</w:instrText>
      </w:r>
      <w:r w:rsidR="00366FAB">
        <w:instrText xml:space="preserve">" </w:instrText>
      </w:r>
      <w:r w:rsidR="00366FAB">
        <w:rPr>
          <w:color w:val="CC7832"/>
          <w:sz w:val="18"/>
          <w:szCs w:val="18"/>
        </w:rPr>
        <w:fldChar w:fldCharType="end"/>
      </w:r>
      <w:r>
        <w:rPr>
          <w:color w:val="CC7832"/>
          <w:sz w:val="18"/>
          <w:szCs w:val="18"/>
        </w:rPr>
        <w:t xml:space="preserve"> </w:t>
      </w:r>
      <w:r>
        <w:rPr>
          <w:color w:val="A9B7C6"/>
          <w:sz w:val="18"/>
          <w:szCs w:val="18"/>
        </w:rPr>
        <w:t xml:space="preserve">View </w:t>
      </w:r>
      <w:r>
        <w:rPr>
          <w:color w:val="FFC66D"/>
          <w:sz w:val="18"/>
          <w:szCs w:val="18"/>
        </w:rPr>
        <w:t>onCreateView</w:t>
      </w:r>
      <w:r>
        <w:rPr>
          <w:color w:val="A9B7C6"/>
          <w:sz w:val="18"/>
          <w:szCs w:val="18"/>
        </w:rPr>
        <w:t>(LayoutInflater inflater</w:t>
      </w:r>
      <w:r>
        <w:rPr>
          <w:color w:val="CC7832"/>
          <w:sz w:val="18"/>
          <w:szCs w:val="18"/>
        </w:rPr>
        <w:t xml:space="preserve">, </w:t>
      </w:r>
      <w:r>
        <w:rPr>
          <w:color w:val="A9B7C6"/>
          <w:sz w:val="18"/>
          <w:szCs w:val="18"/>
        </w:rPr>
        <w:t>ViewGroup container</w:t>
      </w:r>
      <w:r>
        <w:rPr>
          <w:color w:val="CC7832"/>
          <w:sz w:val="18"/>
          <w:szCs w:val="18"/>
        </w:rPr>
        <w:t>,</w:t>
      </w:r>
      <w:r>
        <w:rPr>
          <w:color w:val="CC7832"/>
          <w:sz w:val="18"/>
          <w:szCs w:val="18"/>
        </w:rPr>
        <w:br/>
        <w:t xml:space="preserve">                         </w:t>
      </w:r>
      <w:r>
        <w:rPr>
          <w:color w:val="A9B7C6"/>
          <w:sz w:val="18"/>
          <w:szCs w:val="18"/>
        </w:rPr>
        <w:t>Bundle savedInstanceState) {</w:t>
      </w:r>
      <w:r>
        <w:rPr>
          <w:color w:val="A9B7C6"/>
          <w:sz w:val="18"/>
          <w:szCs w:val="18"/>
        </w:rPr>
        <w:br/>
        <w:t xml:space="preserve">    View v = inflater.inflate(R.layout.</w:t>
      </w:r>
      <w:r>
        <w:rPr>
          <w:i/>
          <w:iCs/>
          <w:color w:val="9876AA"/>
          <w:sz w:val="18"/>
          <w:szCs w:val="18"/>
        </w:rPr>
        <w:t>fragment_calendar</w:t>
      </w:r>
      <w:r>
        <w:rPr>
          <w:color w:val="CC7832"/>
          <w:sz w:val="18"/>
          <w:szCs w:val="18"/>
        </w:rPr>
        <w:t xml:space="preserve">, </w:t>
      </w:r>
      <w:r>
        <w:rPr>
          <w:color w:val="A9B7C6"/>
          <w:sz w:val="18"/>
          <w:szCs w:val="18"/>
        </w:rPr>
        <w:t>container</w:t>
      </w:r>
      <w:r>
        <w:rPr>
          <w:color w:val="CC7832"/>
          <w:sz w:val="18"/>
          <w:szCs w:val="18"/>
        </w:rPr>
        <w:t>, false</w:t>
      </w:r>
      <w:r>
        <w:rPr>
          <w:color w:val="A9B7C6"/>
          <w:sz w:val="18"/>
          <w:szCs w:val="18"/>
        </w:rPr>
        <w:t>)</w:t>
      </w:r>
      <w:r>
        <w:rPr>
          <w:color w:val="CC7832"/>
          <w:sz w:val="18"/>
          <w:szCs w:val="18"/>
        </w:rPr>
        <w:t>;</w:t>
      </w:r>
      <w:r>
        <w:rPr>
          <w:color w:val="CC7832"/>
          <w:sz w:val="18"/>
          <w:szCs w:val="18"/>
        </w:rPr>
        <w:br/>
        <w:t xml:space="preserve">    </w:t>
      </w:r>
      <w:r>
        <w:rPr>
          <w:color w:val="A9B7C6"/>
          <w:sz w:val="18"/>
          <w:szCs w:val="18"/>
        </w:rPr>
        <w:t>WebView</w:t>
      </w:r>
      <w:r w:rsidR="005F3397">
        <w:rPr>
          <w:color w:val="A9B7C6"/>
          <w:sz w:val="18"/>
          <w:szCs w:val="18"/>
        </w:rPr>
        <w:fldChar w:fldCharType="begin"/>
      </w:r>
      <w:r w:rsidR="005F3397">
        <w:instrText xml:space="preserve"> XE "</w:instrText>
      </w:r>
      <w:r w:rsidR="005F3397" w:rsidRPr="002E2BB4">
        <w:instrText>WebView</w:instrText>
      </w:r>
      <w:r w:rsidR="005F3397">
        <w:instrText xml:space="preserve">" </w:instrText>
      </w:r>
      <w:r w:rsidR="005F3397">
        <w:rPr>
          <w:color w:val="A9B7C6"/>
          <w:sz w:val="18"/>
          <w:szCs w:val="18"/>
        </w:rPr>
        <w:fldChar w:fldCharType="end"/>
      </w:r>
      <w:r>
        <w:rPr>
          <w:color w:val="A9B7C6"/>
          <w:sz w:val="18"/>
          <w:szCs w:val="18"/>
        </w:rPr>
        <w:t xml:space="preserve"> webView = (WebView) v.findViewById(R.id</w:t>
      </w:r>
      <w:r w:rsidR="00581707">
        <w:rPr>
          <w:color w:val="A9B7C6"/>
          <w:sz w:val="18"/>
          <w:szCs w:val="18"/>
        </w:rPr>
        <w:fldChar w:fldCharType="begin"/>
      </w:r>
      <w:r w:rsidR="00581707">
        <w:instrText xml:space="preserve"> XE "</w:instrText>
      </w:r>
      <w:r w:rsidR="00581707" w:rsidRPr="001F36DE">
        <w:rPr>
          <w:lang w:bidi="he-IL"/>
        </w:rPr>
        <w:instrText>id</w:instrText>
      </w:r>
      <w:r w:rsidR="00581707">
        <w:instrText xml:space="preserve">" </w:instrText>
      </w:r>
      <w:r w:rsidR="00581707">
        <w:rPr>
          <w:color w:val="A9B7C6"/>
          <w:sz w:val="18"/>
          <w:szCs w:val="18"/>
        </w:rPr>
        <w:fldChar w:fldCharType="end"/>
      </w:r>
      <w:r>
        <w:rPr>
          <w:color w:val="A9B7C6"/>
          <w:sz w:val="18"/>
          <w:szCs w:val="18"/>
        </w:rPr>
        <w:t>.</w:t>
      </w:r>
      <w:r>
        <w:rPr>
          <w:i/>
          <w:iCs/>
          <w:color w:val="9876AA"/>
          <w:sz w:val="18"/>
          <w:szCs w:val="18"/>
        </w:rPr>
        <w:t>calendar_html</w:t>
      </w:r>
      <w:r>
        <w:rPr>
          <w:color w:val="A9B7C6"/>
          <w:sz w:val="18"/>
          <w:szCs w:val="18"/>
        </w:rPr>
        <w:t>)</w:t>
      </w:r>
      <w:r>
        <w:rPr>
          <w:color w:val="CC7832"/>
          <w:sz w:val="18"/>
          <w:szCs w:val="18"/>
        </w:rPr>
        <w:t>;</w:t>
      </w:r>
      <w:r>
        <w:rPr>
          <w:color w:val="CC7832"/>
          <w:sz w:val="18"/>
          <w:szCs w:val="18"/>
        </w:rPr>
        <w:br/>
        <w:t xml:space="preserve">    </w:t>
      </w:r>
      <w:r>
        <w:rPr>
          <w:color w:val="A9B7C6"/>
          <w:sz w:val="18"/>
          <w:szCs w:val="18"/>
        </w:rPr>
        <w:t>webView.getSettings().setJavaScriptEnabled(</w:t>
      </w:r>
      <w:r>
        <w:rPr>
          <w:color w:val="CC7832"/>
          <w:sz w:val="18"/>
          <w:szCs w:val="18"/>
        </w:rPr>
        <w:t>true</w:t>
      </w:r>
      <w:r>
        <w:rPr>
          <w:color w:val="A9B7C6"/>
          <w:sz w:val="18"/>
          <w:szCs w:val="18"/>
        </w:rPr>
        <w:t>)</w:t>
      </w:r>
      <w:r>
        <w:rPr>
          <w:color w:val="CC7832"/>
          <w:sz w:val="18"/>
          <w:szCs w:val="18"/>
        </w:rPr>
        <w:t>;</w:t>
      </w:r>
      <w:r>
        <w:rPr>
          <w:color w:val="CC7832"/>
          <w:sz w:val="18"/>
          <w:szCs w:val="18"/>
        </w:rPr>
        <w:br/>
        <w:t xml:space="preserve">    </w:t>
      </w:r>
      <w:r>
        <w:rPr>
          <w:color w:val="A9B7C6"/>
          <w:sz w:val="18"/>
          <w:szCs w:val="18"/>
        </w:rPr>
        <w:t>webView.setWebViewClient(</w:t>
      </w:r>
      <w:r>
        <w:rPr>
          <w:color w:val="CC7832"/>
          <w:sz w:val="18"/>
          <w:szCs w:val="18"/>
        </w:rPr>
        <w:t xml:space="preserve">new </w:t>
      </w:r>
      <w:r>
        <w:rPr>
          <w:color w:val="A9B7C6"/>
          <w:sz w:val="18"/>
          <w:szCs w:val="18"/>
        </w:rPr>
        <w:t>WebViewClient()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onPageFinished</w:t>
      </w:r>
      <w:r>
        <w:rPr>
          <w:color w:val="A9B7C6"/>
          <w:sz w:val="18"/>
          <w:szCs w:val="18"/>
        </w:rPr>
        <w:t>(WebView view</w:t>
      </w:r>
      <w:r>
        <w:rPr>
          <w:color w:val="CC7832"/>
          <w:sz w:val="18"/>
          <w:szCs w:val="18"/>
        </w:rPr>
        <w:t xml:space="preserve">, </w:t>
      </w:r>
      <w:r>
        <w:rPr>
          <w:color w:val="A9B7C6"/>
          <w:sz w:val="18"/>
          <w:szCs w:val="18"/>
        </w:rPr>
        <w:t>String</w:t>
      </w:r>
      <w:r w:rsidR="00C0426A">
        <w:rPr>
          <w:color w:val="A9B7C6"/>
          <w:sz w:val="18"/>
          <w:szCs w:val="18"/>
        </w:rPr>
        <w:fldChar w:fldCharType="begin"/>
      </w:r>
      <w:r w:rsidR="00C0426A">
        <w:instrText xml:space="preserve"> XE "</w:instrText>
      </w:r>
      <w:r w:rsidR="00C0426A" w:rsidRPr="00715EFB">
        <w:instrText>String</w:instrText>
      </w:r>
      <w:r w:rsidR="00C0426A">
        <w:instrText xml:space="preserve">" </w:instrText>
      </w:r>
      <w:r w:rsidR="00C0426A">
        <w:rPr>
          <w:color w:val="A9B7C6"/>
          <w:sz w:val="18"/>
          <w:szCs w:val="18"/>
        </w:rPr>
        <w:fldChar w:fldCharType="end"/>
      </w:r>
      <w:r>
        <w:rPr>
          <w:color w:val="A9B7C6"/>
          <w:sz w:val="18"/>
          <w:szCs w:val="18"/>
        </w:rPr>
        <w:t xml:space="preserve"> url) {</w:t>
      </w:r>
      <w:r>
        <w:rPr>
          <w:color w:val="A9B7C6"/>
          <w:sz w:val="18"/>
          <w:szCs w:val="18"/>
        </w:rPr>
        <w:br/>
        <w:t xml:space="preserve">            </w:t>
      </w:r>
      <w:r>
        <w:rPr>
          <w:color w:val="CC7832"/>
          <w:sz w:val="18"/>
          <w:szCs w:val="18"/>
        </w:rPr>
        <w:t>super</w:t>
      </w:r>
      <w:r>
        <w:rPr>
          <w:color w:val="A9B7C6"/>
          <w:sz w:val="18"/>
          <w:szCs w:val="18"/>
        </w:rPr>
        <w:t>.onPageFinished(view</w:t>
      </w:r>
      <w:r>
        <w:rPr>
          <w:color w:val="CC7832"/>
          <w:sz w:val="18"/>
          <w:szCs w:val="18"/>
        </w:rPr>
        <w:t xml:space="preserve">, </w:t>
      </w:r>
      <w:r>
        <w:rPr>
          <w:color w:val="A9B7C6"/>
          <w:sz w:val="18"/>
          <w:szCs w:val="18"/>
        </w:rPr>
        <w:t>url)</w:t>
      </w:r>
      <w:r>
        <w:rPr>
          <w:color w:val="CC7832"/>
          <w:sz w:val="18"/>
          <w:szCs w:val="18"/>
        </w:rPr>
        <w:t>;</w:t>
      </w:r>
      <w:r>
        <w:rPr>
          <w:color w:val="CC7832"/>
          <w:sz w:val="18"/>
          <w:szCs w:val="18"/>
        </w:rPr>
        <w:br/>
        <w:t xml:space="preserve">            </w:t>
      </w:r>
      <w:r>
        <w:rPr>
          <w:color w:val="A9B7C6"/>
          <w:sz w:val="18"/>
          <w:szCs w:val="18"/>
        </w:rPr>
        <w:t>view.loadUrl(</w:t>
      </w:r>
      <w:r>
        <w:rPr>
          <w:color w:val="6A8759"/>
          <w:sz w:val="18"/>
          <w:szCs w:val="18"/>
        </w:rPr>
        <w:t xml:space="preserve">"javascript:(function() { " </w:t>
      </w:r>
      <w:r>
        <w:rPr>
          <w:color w:val="A9B7C6"/>
          <w:sz w:val="18"/>
          <w:szCs w:val="18"/>
        </w:rPr>
        <w:t>+</w:t>
      </w:r>
      <w:r>
        <w:rPr>
          <w:color w:val="A9B7C6"/>
          <w:sz w:val="18"/>
          <w:szCs w:val="18"/>
        </w:rPr>
        <w:br/>
        <w:t xml:space="preserve">                    </w:t>
      </w:r>
      <w:r>
        <w:rPr>
          <w:color w:val="6A8759"/>
          <w:sz w:val="18"/>
          <w:szCs w:val="18"/>
        </w:rPr>
        <w:t>"document.getElementById('masthead').style.display='none';})()"</w:t>
      </w:r>
      <w:r>
        <w:rPr>
          <w:color w:val="A9B7C6"/>
          <w:sz w:val="18"/>
          <w:szCs w:val="18"/>
        </w:rPr>
        <w:t>)</w:t>
      </w:r>
      <w:r>
        <w:rPr>
          <w:color w:val="CC7832"/>
          <w:sz w:val="18"/>
          <w:szCs w:val="18"/>
        </w:rPr>
        <w:t>;</w:t>
      </w:r>
      <w:r>
        <w:rPr>
          <w:color w:val="CC7832"/>
          <w:sz w:val="18"/>
          <w:szCs w:val="18"/>
        </w:rPr>
        <w:br/>
        <w:t xml:space="preserve">            </w:t>
      </w:r>
      <w:r>
        <w:rPr>
          <w:color w:val="A9B7C6"/>
          <w:sz w:val="18"/>
          <w:szCs w:val="18"/>
        </w:rPr>
        <w:t>view.loadUrl(</w:t>
      </w:r>
      <w:r>
        <w:rPr>
          <w:color w:val="6A8759"/>
          <w:sz w:val="18"/>
          <w:szCs w:val="18"/>
        </w:rPr>
        <w:t xml:space="preserve">"javascript:(function() { " </w:t>
      </w:r>
      <w:r>
        <w:rPr>
          <w:color w:val="A9B7C6"/>
          <w:sz w:val="18"/>
          <w:szCs w:val="18"/>
        </w:rPr>
        <w:t>+</w:t>
      </w:r>
      <w:r>
        <w:rPr>
          <w:color w:val="A9B7C6"/>
          <w:sz w:val="18"/>
          <w:szCs w:val="18"/>
        </w:rPr>
        <w:br/>
        <w:t xml:space="preserve">                    </w:t>
      </w:r>
      <w:r>
        <w:rPr>
          <w:color w:val="6A8759"/>
          <w:sz w:val="18"/>
          <w:szCs w:val="18"/>
        </w:rPr>
        <w:t>"document.getElementById('colophon').style.display='none';})()"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webView.loadUrl(</w:t>
      </w:r>
      <w:r>
        <w:rPr>
          <w:color w:val="6A8759"/>
          <w:sz w:val="18"/>
          <w:szCs w:val="18"/>
        </w:rPr>
        <w:t>"https://www.blnet.ch/kalender/"</w:t>
      </w:r>
      <w:r>
        <w:rPr>
          <w:color w:val="A9B7C6"/>
          <w:sz w:val="18"/>
          <w:szCs w:val="18"/>
        </w:rPr>
        <w:t>)</w:t>
      </w:r>
      <w:r>
        <w:rPr>
          <w:color w:val="CC7832"/>
          <w:sz w:val="18"/>
          <w:szCs w:val="18"/>
        </w:rPr>
        <w:t>;</w:t>
      </w:r>
      <w:r>
        <w:rPr>
          <w:color w:val="CC7832"/>
          <w:sz w:val="18"/>
          <w:szCs w:val="18"/>
        </w:rPr>
        <w:br/>
        <w:t xml:space="preserve">    return </w:t>
      </w:r>
      <w:r>
        <w:rPr>
          <w:color w:val="A9B7C6"/>
          <w:sz w:val="18"/>
          <w:szCs w:val="18"/>
        </w:rPr>
        <w:t>v</w:t>
      </w:r>
      <w:r>
        <w:rPr>
          <w:color w:val="CC7832"/>
          <w:sz w:val="18"/>
          <w:szCs w:val="18"/>
        </w:rPr>
        <w:t>;</w:t>
      </w:r>
      <w:r>
        <w:rPr>
          <w:color w:val="CC7832"/>
          <w:sz w:val="18"/>
          <w:szCs w:val="18"/>
        </w:rPr>
        <w:br/>
      </w:r>
      <w:r>
        <w:rPr>
          <w:color w:val="A9B7C6"/>
          <w:sz w:val="18"/>
          <w:szCs w:val="18"/>
        </w:rPr>
        <w:t>}</w:t>
      </w:r>
    </w:p>
    <w:p w14:paraId="1A19F781" w14:textId="3A44F6A7" w:rsidR="00012933" w:rsidRDefault="005B3E4F" w:rsidP="00CB2C2C">
      <w:r>
        <w:t xml:space="preserve">In diesem Code-Snippet wird angegeben, dass im </w:t>
      </w:r>
      <w:r w:rsidR="002E1CAE">
        <w:t>fragment_calendar nach einem WebV</w:t>
      </w:r>
      <w:r>
        <w:t>iew mit der id</w:t>
      </w:r>
      <w:r w:rsidR="00581707">
        <w:fldChar w:fldCharType="begin"/>
      </w:r>
      <w:r w:rsidR="00581707">
        <w:instrText xml:space="preserve"> XE "</w:instrText>
      </w:r>
      <w:r w:rsidR="00581707" w:rsidRPr="001F36DE">
        <w:rPr>
          <w:lang w:bidi="he-IL"/>
        </w:rPr>
        <w:instrText>id</w:instrText>
      </w:r>
      <w:r w:rsidR="00581707">
        <w:instrText xml:space="preserve">" </w:instrText>
      </w:r>
      <w:r w:rsidR="00581707">
        <w:fldChar w:fldCharType="end"/>
      </w:r>
      <w:r>
        <w:t xml:space="preserve"> calendar_html gesucht werde soll, und darauf die folgenden Regeln angewendet werden sollen. Wenn die Seite fertig geladen ist, sollten header und footer nicht mehr angezeigt werden auf der Website blnet.ch/kalender/.</w:t>
      </w:r>
    </w:p>
    <w:p w14:paraId="7A792B81" w14:textId="12E28E50" w:rsidR="0052110A" w:rsidRDefault="0030366F" w:rsidP="0052110A">
      <w:pPr>
        <w:pStyle w:val="berschrift2"/>
      </w:pPr>
      <w:r>
        <w:t xml:space="preserve"> </w:t>
      </w:r>
      <w:bookmarkStart w:id="96" w:name="_Toc40879629"/>
      <w:r w:rsidR="00B22098">
        <w:t>Lands</w:t>
      </w:r>
      <w:r w:rsidR="0052110A">
        <w:t>c</w:t>
      </w:r>
      <w:r w:rsidR="00B22098">
        <w:t>a</w:t>
      </w:r>
      <w:r w:rsidR="0052110A">
        <w:t>pe oder Portrait</w:t>
      </w:r>
      <w:bookmarkEnd w:id="96"/>
    </w:p>
    <w:p w14:paraId="06B8892F" w14:textId="0959340A" w:rsidR="0052110A" w:rsidRDefault="008C0615" w:rsidP="0052110A">
      <w:pPr>
        <w:rPr>
          <w:lang w:bidi="he-IL"/>
        </w:rPr>
      </w:pPr>
      <w:r>
        <w:rPr>
          <w:lang w:bidi="he-IL"/>
        </w:rPr>
        <w:t>In unserem F</w:t>
      </w:r>
      <w:r w:rsidR="006C0603">
        <w:rPr>
          <w:lang w:bidi="he-IL"/>
        </w:rPr>
        <w:t>all haben wir den Kalender der b</w:t>
      </w:r>
      <w:r>
        <w:rPr>
          <w:lang w:bidi="he-IL"/>
        </w:rPr>
        <w:t>lnet-Website in unsere App mit einem WebView reingeladen. Allerdings wurde der Kalender in der Portrait-Ansicht nur halb angezeigt. Erst als das Handy gedreht wurde konnte der Kalender komplett angezeigt werden. Dieses Problem haben wir mit einem If Else Statement gelöst.</w:t>
      </w:r>
    </w:p>
    <w:p w14:paraId="543D807D" w14:textId="77777777" w:rsidR="00F67E30" w:rsidRDefault="00F67E30" w:rsidP="00F67E30">
      <w:pPr>
        <w:shd w:val="clear" w:color="auto" w:fill="2B2B2B"/>
        <w:autoSpaceDE w:val="0"/>
        <w:autoSpaceDN w:val="0"/>
        <w:adjustRightInd w:val="0"/>
        <w:spacing w:after="0" w:line="240" w:lineRule="auto"/>
        <w:rPr>
          <w:rFonts w:ascii="Consolas" w:hAnsi="Consolas" w:cs="Consolas"/>
          <w:color w:val="A9B7C6"/>
          <w:sz w:val="20"/>
          <w:szCs w:val="20"/>
        </w:rPr>
      </w:pPr>
      <w:r>
        <w:rPr>
          <w:rFonts w:ascii="Consolas" w:hAnsi="Consolas" w:cs="Consolas"/>
          <w:color w:val="CC7832"/>
          <w:sz w:val="20"/>
          <w:szCs w:val="20"/>
        </w:rPr>
        <w:lastRenderedPageBreak/>
        <w:t xml:space="preserve">int </w:t>
      </w:r>
      <w:r>
        <w:rPr>
          <w:rFonts w:ascii="Consolas" w:hAnsi="Consolas" w:cs="Consolas"/>
          <w:color w:val="A9B7C6"/>
          <w:sz w:val="20"/>
          <w:szCs w:val="20"/>
        </w:rPr>
        <w:t>orientation = getResources().getConfiguration().</w:t>
      </w:r>
      <w:r>
        <w:rPr>
          <w:rFonts w:ascii="Consolas" w:hAnsi="Consolas" w:cs="Consolas"/>
          <w:color w:val="9876AA"/>
          <w:sz w:val="20"/>
          <w:szCs w:val="20"/>
        </w:rPr>
        <w:t>orientation</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CC7832"/>
          <w:sz w:val="20"/>
          <w:szCs w:val="20"/>
        </w:rPr>
        <w:br/>
        <w:t xml:space="preserve">if </w:t>
      </w:r>
      <w:r>
        <w:rPr>
          <w:rFonts w:ascii="Consolas" w:hAnsi="Consolas" w:cs="Consolas"/>
          <w:color w:val="A9B7C6"/>
          <w:sz w:val="20"/>
          <w:szCs w:val="20"/>
        </w:rPr>
        <w:t>(orientation == Configuration.</w:t>
      </w:r>
      <w:r>
        <w:rPr>
          <w:rFonts w:ascii="Consolas" w:hAnsi="Consolas" w:cs="Consolas"/>
          <w:i/>
          <w:iCs/>
          <w:color w:val="9876AA"/>
          <w:sz w:val="20"/>
          <w:szCs w:val="20"/>
        </w:rPr>
        <w:t>ORIENTATION_PORTRAIT</w:t>
      </w:r>
      <w:r>
        <w:rPr>
          <w:rFonts w:ascii="Consolas" w:hAnsi="Consolas" w:cs="Consolas"/>
          <w:color w:val="A9B7C6"/>
          <w:sz w:val="20"/>
          <w:szCs w:val="20"/>
        </w:rPr>
        <w:t>) {</w:t>
      </w:r>
      <w:r>
        <w:rPr>
          <w:rFonts w:ascii="Consolas" w:hAnsi="Consolas" w:cs="Consolas"/>
          <w:color w:val="A9B7C6"/>
          <w:sz w:val="20"/>
          <w:szCs w:val="20"/>
        </w:rPr>
        <w:br/>
        <w:t xml:space="preserve">    webView.setVisibility(View.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AlertDialog.Builder builder = </w:t>
      </w:r>
      <w:r>
        <w:rPr>
          <w:rFonts w:ascii="Consolas" w:hAnsi="Consolas" w:cs="Consolas"/>
          <w:color w:val="CC7832"/>
          <w:sz w:val="20"/>
          <w:szCs w:val="20"/>
        </w:rPr>
        <w:t xml:space="preserve">new </w:t>
      </w:r>
      <w:r>
        <w:rPr>
          <w:rFonts w:ascii="Consolas" w:hAnsi="Consolas" w:cs="Consolas"/>
          <w:color w:val="A9B7C6"/>
          <w:sz w:val="20"/>
          <w:szCs w:val="20"/>
        </w:rPr>
        <w:t>AlertDialog.Builder(getContext())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builder.setTitle(getString(R.string.</w:t>
      </w:r>
      <w:r>
        <w:rPr>
          <w:rFonts w:ascii="Consolas" w:hAnsi="Consolas" w:cs="Consolas"/>
          <w:i/>
          <w:iCs/>
          <w:color w:val="9876AA"/>
          <w:sz w:val="20"/>
          <w:szCs w:val="20"/>
        </w:rPr>
        <w:t>titlecal</w:t>
      </w:r>
      <w:r>
        <w:rPr>
          <w:rFonts w:ascii="Consolas" w:hAnsi="Consolas" w:cs="Consolas"/>
          <w:color w:val="A9B7C6"/>
          <w:sz w:val="20"/>
          <w:szCs w:val="20"/>
        </w:rPr>
        <w:t>))</w:t>
      </w:r>
      <w:r>
        <w:rPr>
          <w:rFonts w:ascii="Consolas" w:hAnsi="Consolas" w:cs="Consolas"/>
          <w:color w:val="A9B7C6"/>
          <w:sz w:val="20"/>
          <w:szCs w:val="20"/>
        </w:rPr>
        <w:br/>
        <w:t xml:space="preserve">            .setMessage(getString(R.string.</w:t>
      </w:r>
      <w:r>
        <w:rPr>
          <w:rFonts w:ascii="Consolas" w:hAnsi="Consolas" w:cs="Consolas"/>
          <w:i/>
          <w:iCs/>
          <w:color w:val="9876AA"/>
          <w:sz w:val="20"/>
          <w:szCs w:val="20"/>
        </w:rPr>
        <w:t>infocal</w:t>
      </w:r>
      <w:r>
        <w:rPr>
          <w:rFonts w:ascii="Consolas" w:hAnsi="Consolas" w:cs="Consolas"/>
          <w:color w:val="A9B7C6"/>
          <w:sz w:val="20"/>
          <w:szCs w:val="20"/>
        </w:rPr>
        <w:t>))</w:t>
      </w:r>
      <w:r>
        <w:rPr>
          <w:rFonts w:ascii="Consolas" w:hAnsi="Consolas" w:cs="Consolas"/>
          <w:color w:val="A9B7C6"/>
          <w:sz w:val="20"/>
          <w:szCs w:val="20"/>
        </w:rPr>
        <w:br/>
        <w:t xml:space="preserve">            .setNegativeButton(getString(R.string.</w:t>
      </w:r>
      <w:r>
        <w:rPr>
          <w:rFonts w:ascii="Consolas" w:hAnsi="Consolas" w:cs="Consolas"/>
          <w:i/>
          <w:iCs/>
          <w:color w:val="9876AA"/>
          <w:sz w:val="20"/>
          <w:szCs w:val="20"/>
        </w:rPr>
        <w:t>okcal</w:t>
      </w:r>
      <w:r>
        <w:rPr>
          <w:rFonts w:ascii="Consolas" w:hAnsi="Consolas" w:cs="Consolas"/>
          <w:color w:val="A9B7C6"/>
          <w:sz w:val="20"/>
          <w:szCs w:val="20"/>
        </w:rPr>
        <w:t>)</w:t>
      </w:r>
      <w:r>
        <w:rPr>
          <w:rFonts w:ascii="Consolas" w:hAnsi="Consolas" w:cs="Consolas"/>
          <w:color w:val="CC7832"/>
          <w:sz w:val="20"/>
          <w:szCs w:val="20"/>
        </w:rPr>
        <w:t>, null</w:t>
      </w:r>
      <w:r>
        <w:rPr>
          <w:rFonts w:ascii="Consolas" w:hAnsi="Consolas" w:cs="Consolas"/>
          <w:color w:val="A9B7C6"/>
          <w:sz w:val="20"/>
          <w:szCs w:val="20"/>
        </w:rPr>
        <w:t>)</w:t>
      </w:r>
      <w:r>
        <w:rPr>
          <w:rFonts w:ascii="Consolas" w:hAnsi="Consolas" w:cs="Consolas"/>
          <w:color w:val="A9B7C6"/>
          <w:sz w:val="20"/>
          <w:szCs w:val="20"/>
        </w:rPr>
        <w:br/>
        <w:t xml:space="preserve">            .create()</w:t>
      </w:r>
      <w:r>
        <w:rPr>
          <w:rFonts w:ascii="Consolas" w:hAnsi="Consolas" w:cs="Consolas"/>
          <w:color w:val="A9B7C6"/>
          <w:sz w:val="20"/>
          <w:szCs w:val="20"/>
        </w:rPr>
        <w:br/>
        <w:t xml:space="preserve">            .show()</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 xml:space="preserve">} </w:t>
      </w:r>
      <w:r>
        <w:rPr>
          <w:rFonts w:ascii="Consolas" w:hAnsi="Consolas" w:cs="Consolas"/>
          <w:color w:val="CC7832"/>
          <w:sz w:val="20"/>
          <w:szCs w:val="20"/>
        </w:rPr>
        <w:t xml:space="preserve">else </w:t>
      </w:r>
      <w:r>
        <w:rPr>
          <w:rFonts w:ascii="Consolas" w:hAnsi="Consolas" w:cs="Consolas"/>
          <w:color w:val="A9B7C6"/>
          <w:sz w:val="20"/>
          <w:szCs w:val="20"/>
        </w:rPr>
        <w:t>{</w:t>
      </w:r>
      <w:r>
        <w:rPr>
          <w:rFonts w:ascii="Consolas" w:hAnsi="Consolas" w:cs="Consolas"/>
          <w:color w:val="A9B7C6"/>
          <w:sz w:val="20"/>
          <w:szCs w:val="20"/>
        </w:rPr>
        <w:br/>
        <w:t xml:space="preserve">    webView.setVisibility(View.</w:t>
      </w:r>
      <w:r>
        <w:rPr>
          <w:rFonts w:ascii="Consolas" w:hAnsi="Consolas" w:cs="Consolas"/>
          <w:i/>
          <w:iCs/>
          <w:color w:val="9876AA"/>
          <w:sz w:val="20"/>
          <w:szCs w:val="20"/>
        </w:rPr>
        <w:t>VISIBLE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w:t>
      </w:r>
    </w:p>
    <w:p w14:paraId="42E0E73C" w14:textId="042DCEBF" w:rsidR="00F67E30" w:rsidRPr="0052110A" w:rsidRDefault="00F67E30" w:rsidP="0052110A">
      <w:pPr>
        <w:rPr>
          <w:lang w:bidi="he-IL"/>
        </w:rPr>
      </w:pPr>
      <w:r>
        <w:rPr>
          <w:lang w:bidi="he-IL"/>
        </w:rPr>
        <w:t>Wir haben gegoogelt nach der Bedingung für Hochformat und Querformat. Danach haben wir nach der Bedingung, das WebView versteckt und die Fehlermeldung konfiguriert. Danach hingeschrieben was sonst passieren soll (beim Querformat) also das WebView anzeigen</w:t>
      </w:r>
      <w:r w:rsidR="00225115">
        <w:rPr>
          <w:lang w:bidi="he-IL"/>
        </w:rPr>
        <w:t>.</w:t>
      </w:r>
    </w:p>
    <w:p w14:paraId="122CA43B" w14:textId="77777777" w:rsidR="006F1C95" w:rsidRDefault="006F1C95" w:rsidP="006F1C95">
      <w:pPr>
        <w:pStyle w:val="berschrift1"/>
      </w:pPr>
      <w:bookmarkStart w:id="97" w:name="_Toc40879630"/>
      <w:r>
        <w:lastRenderedPageBreak/>
        <w:t>Toasts</w:t>
      </w:r>
      <w:bookmarkEnd w:id="97"/>
    </w:p>
    <w:p w14:paraId="55A53529" w14:textId="77777777" w:rsidR="006F1C95" w:rsidRPr="001F3883" w:rsidRDefault="006F1C95" w:rsidP="006F1C95">
      <w:pPr>
        <w:rPr>
          <w:lang w:bidi="he-IL"/>
        </w:rPr>
      </w:pPr>
    </w:p>
    <w:p w14:paraId="3DF55BE8" w14:textId="5F14298F" w:rsidR="006F1C95" w:rsidRPr="001F3883" w:rsidRDefault="007F1DA5" w:rsidP="006F1C95">
      <w:pPr>
        <w:pStyle w:val="berschrift2"/>
      </w:pPr>
      <w:r>
        <w:t xml:space="preserve"> </w:t>
      </w:r>
      <w:bookmarkStart w:id="98" w:name="_Toc40879631"/>
      <w:r w:rsidR="006F1C95">
        <w:t>Was sind Toasts?</w:t>
      </w:r>
      <w:bookmarkEnd w:id="98"/>
    </w:p>
    <w:p w14:paraId="08D3B059" w14:textId="77777777" w:rsidR="006F1C95" w:rsidRDefault="006F1C95" w:rsidP="006F1C95">
      <w:pPr>
        <w:rPr>
          <w:lang w:bidi="he-IL"/>
        </w:rPr>
      </w:pPr>
      <w:r>
        <w:rPr>
          <w:lang w:bidi="he-IL"/>
        </w:rPr>
        <w:t>Toasts sind Benachrichtigungen</w:t>
      </w:r>
      <w:r>
        <w:rPr>
          <w:lang w:bidi="he-IL"/>
        </w:rPr>
        <w:fldChar w:fldCharType="begin"/>
      </w:r>
      <w:r>
        <w:instrText xml:space="preserve"> XE "</w:instrText>
      </w:r>
      <w:r w:rsidRPr="007E281E">
        <w:rPr>
          <w:lang w:bidi="he-IL"/>
        </w:rPr>
        <w:instrText>Benachrichtigungen</w:instrText>
      </w:r>
      <w:r>
        <w:instrText xml:space="preserve">" </w:instrText>
      </w:r>
      <w:r>
        <w:rPr>
          <w:lang w:bidi="he-IL"/>
        </w:rPr>
        <w:fldChar w:fldCharType="end"/>
      </w:r>
      <w:r>
        <w:rPr>
          <w:lang w:bidi="he-IL"/>
        </w:rPr>
        <w:t xml:space="preserve"> von Ereignissen die für eine kurze Zeit auf dem Display erscheinen. Zum Beispiel, wenn man sich irgendwo anmeldet sieht man ab und zu eine Benachrichtigung wo steht: «Anmeldung erfolgreich» oder «Anmeldung felgeschlagen».</w:t>
      </w:r>
    </w:p>
    <w:p w14:paraId="3C20EA60" w14:textId="18B992E9" w:rsidR="006F1C95" w:rsidRPr="00442AB6" w:rsidRDefault="007F1DA5" w:rsidP="006F1C95">
      <w:pPr>
        <w:pStyle w:val="berschrift2"/>
      </w:pPr>
      <w:r>
        <w:t xml:space="preserve"> </w:t>
      </w:r>
      <w:bookmarkStart w:id="99" w:name="_Toc40879632"/>
      <w:r w:rsidR="006F1C95">
        <w:t>Toasts in Android</w:t>
      </w:r>
      <w:r w:rsidR="006F1C95">
        <w:fldChar w:fldCharType="begin"/>
      </w:r>
      <w:r w:rsidR="006F1C95">
        <w:instrText xml:space="preserve"> XE "</w:instrText>
      </w:r>
      <w:r w:rsidR="006F1C95" w:rsidRPr="006B00EC">
        <w:instrText>Android</w:instrText>
      </w:r>
      <w:r w:rsidR="006F1C95">
        <w:instrText xml:space="preserve">" </w:instrText>
      </w:r>
      <w:r w:rsidR="006F1C95">
        <w:fldChar w:fldCharType="end"/>
      </w:r>
      <w:r w:rsidR="006F1C95">
        <w:t xml:space="preserve"> Studio</w:t>
      </w:r>
      <w:bookmarkEnd w:id="99"/>
    </w:p>
    <w:tbl>
      <w:tblPr>
        <w:tblStyle w:val="Tabellenraster"/>
        <w:tblW w:w="0" w:type="auto"/>
        <w:tblLayout w:type="fixed"/>
        <w:tblLook w:val="04A0" w:firstRow="1" w:lastRow="0" w:firstColumn="1" w:lastColumn="0" w:noHBand="0" w:noVBand="1"/>
      </w:tblPr>
      <w:tblGrid>
        <w:gridCol w:w="3823"/>
        <w:gridCol w:w="4671"/>
      </w:tblGrid>
      <w:tr w:rsidR="006F1C95" w14:paraId="38304AE0" w14:textId="77777777" w:rsidTr="006F1C95">
        <w:tc>
          <w:tcPr>
            <w:tcW w:w="3823" w:type="dxa"/>
            <w:shd w:val="pct10" w:color="auto" w:fill="auto"/>
          </w:tcPr>
          <w:p w14:paraId="55CC2683"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r>
              <w:rPr>
                <w:lang w:bidi="he-IL"/>
              </w:rPr>
              <w:t xml:space="preserve"> </w:t>
            </w:r>
          </w:p>
        </w:tc>
        <w:tc>
          <w:tcPr>
            <w:tcW w:w="4671" w:type="dxa"/>
            <w:shd w:val="pct10" w:color="auto" w:fill="auto"/>
          </w:tcPr>
          <w:p w14:paraId="13EE4DED" w14:textId="77777777" w:rsidR="006F1C95" w:rsidRDefault="006F1C95" w:rsidP="006F1C95">
            <w:pPr>
              <w:rPr>
                <w:lang w:bidi="he-IL"/>
              </w:rPr>
            </w:pPr>
            <w:r>
              <w:rPr>
                <w:lang w:bidi="he-IL"/>
              </w:rPr>
              <w:t>Bild</w:t>
            </w:r>
          </w:p>
        </w:tc>
      </w:tr>
      <w:tr w:rsidR="006F1C95" w14:paraId="1D9E663B" w14:textId="77777777" w:rsidTr="006F1C95">
        <w:tc>
          <w:tcPr>
            <w:tcW w:w="3823" w:type="dxa"/>
          </w:tcPr>
          <w:p w14:paraId="2FB53BAF" w14:textId="77777777" w:rsidR="006F1C95" w:rsidRDefault="006F1C95" w:rsidP="006F1C95">
            <w:pPr>
              <w:rPr>
                <w:lang w:bidi="he-IL"/>
              </w:rPr>
            </w:pPr>
            <w:r>
              <w:rPr>
                <w:lang w:bidi="he-IL"/>
              </w:rPr>
              <w:t>Zu aller erst muss man logischerweise einen Button reinziehen. Den Button kann man dann nach Wunsch ausrichten. Denn Button kann man auf einer Datei nach Wahl im Ordner App&gt;res&gt;Layout machen.</w:t>
            </w:r>
          </w:p>
        </w:tc>
        <w:tc>
          <w:tcPr>
            <w:tcW w:w="4671" w:type="dxa"/>
          </w:tcPr>
          <w:p w14:paraId="56BF66EA" w14:textId="77777777" w:rsidR="006F1C95" w:rsidRDefault="006F1C95" w:rsidP="006F1C95">
            <w:pPr>
              <w:keepNext/>
            </w:pPr>
            <w:r>
              <w:rPr>
                <w:noProof/>
                <w:lang w:eastAsia="de-CH"/>
              </w:rPr>
              <w:drawing>
                <wp:inline distT="0" distB="0" distL="0" distR="0" wp14:anchorId="3A75684B" wp14:editId="525F7C2B">
                  <wp:extent cx="2024180" cy="1858061"/>
                  <wp:effectExtent l="0" t="0" r="0" b="8890"/>
                  <wp:docPr id="210029258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57" cstate="email">
                            <a:extLst>
                              <a:ext uri="{28A0092B-C50C-407E-A947-70E740481C1C}">
                                <a14:useLocalDpi xmlns:a14="http://schemas.microsoft.com/office/drawing/2010/main"/>
                              </a:ext>
                            </a:extLst>
                          </a:blip>
                          <a:stretch>
                            <a:fillRect/>
                          </a:stretch>
                        </pic:blipFill>
                        <pic:spPr>
                          <a:xfrm>
                            <a:off x="0" y="0"/>
                            <a:ext cx="2024180" cy="1858061"/>
                          </a:xfrm>
                          <a:prstGeom prst="rect">
                            <a:avLst/>
                          </a:prstGeom>
                        </pic:spPr>
                      </pic:pic>
                    </a:graphicData>
                  </a:graphic>
                </wp:inline>
              </w:drawing>
            </w:r>
          </w:p>
          <w:p w14:paraId="07DBFDA5" w14:textId="1AFEEC73" w:rsidR="006F1C95" w:rsidRDefault="006F1C95" w:rsidP="006F1C95">
            <w:pPr>
              <w:pStyle w:val="Beschriftung"/>
              <w:rPr>
                <w:lang w:bidi="he-IL"/>
              </w:rPr>
            </w:pPr>
            <w:bookmarkStart w:id="100" w:name="_Toc40879762"/>
            <w:r>
              <w:t xml:space="preserve">Abbildung </w:t>
            </w:r>
            <w:fldSimple w:instr=" SEQ Abbildung \* ARABIC ">
              <w:r w:rsidR="002B7CD3">
                <w:rPr>
                  <w:noProof/>
                </w:rPr>
                <w:t>45</w:t>
              </w:r>
            </w:fldSimple>
            <w:r>
              <w:t xml:space="preserve"> Auslöser Button</w:t>
            </w:r>
            <w:bookmarkEnd w:id="100"/>
          </w:p>
        </w:tc>
      </w:tr>
      <w:tr w:rsidR="006F1C95" w14:paraId="13DF9E7A" w14:textId="77777777" w:rsidTr="006F1C95">
        <w:tc>
          <w:tcPr>
            <w:tcW w:w="3823" w:type="dxa"/>
          </w:tcPr>
          <w:p w14:paraId="60C49D41" w14:textId="58AC03D3" w:rsidR="006F1C95" w:rsidRDefault="006F1C95" w:rsidP="006F1C95">
            <w:pPr>
              <w:rPr>
                <w:lang w:bidi="he-IL"/>
              </w:rPr>
            </w:pPr>
            <w:r>
              <w:rPr>
                <w:lang w:bidi="he-IL"/>
              </w:rPr>
              <w:t>In der Datei string.</w:t>
            </w:r>
            <w:r w:rsidR="003D49D1">
              <w:rPr>
                <w:lang w:bidi="he-IL"/>
              </w:rPr>
              <w:t>XML</w:t>
            </w:r>
            <w:r>
              <w:rPr>
                <w:lang w:bidi="he-IL"/>
              </w:rPr>
              <w:t xml:space="preserve"> muss man noch einen «name» und ein Label definieren. In diesem Fall ist der Name ‘’toast’’ und das Label des Buttons ‘’Drücke mich’’.</w:t>
            </w:r>
          </w:p>
        </w:tc>
        <w:tc>
          <w:tcPr>
            <w:tcW w:w="4671" w:type="dxa"/>
          </w:tcPr>
          <w:p w14:paraId="71D1ACD0" w14:textId="77777777" w:rsidR="006F1C95" w:rsidRDefault="006F1C95" w:rsidP="006F1C95">
            <w:pPr>
              <w:tabs>
                <w:tab w:val="left" w:pos="930"/>
              </w:tabs>
              <w:rPr>
                <w:lang w:bidi="he-IL"/>
              </w:rPr>
            </w:pPr>
            <w:r>
              <w:rPr>
                <w:noProof/>
                <w:lang w:eastAsia="de-CH"/>
              </w:rPr>
              <mc:AlternateContent>
                <mc:Choice Requires="wps">
                  <w:drawing>
                    <wp:anchor distT="0" distB="0" distL="114300" distR="114300" simplePos="0" relativeHeight="251678773" behindDoc="0" locked="0" layoutInCell="1" allowOverlap="1" wp14:anchorId="30B8919B" wp14:editId="33B6C379">
                      <wp:simplePos x="0" y="0"/>
                      <wp:positionH relativeFrom="column">
                        <wp:posOffset>-39776</wp:posOffset>
                      </wp:positionH>
                      <wp:positionV relativeFrom="paragraph">
                        <wp:posOffset>321259</wp:posOffset>
                      </wp:positionV>
                      <wp:extent cx="288290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882900" cy="635"/>
                              </a:xfrm>
                              <a:prstGeom prst="rect">
                                <a:avLst/>
                              </a:prstGeom>
                              <a:solidFill>
                                <a:prstClr val="white"/>
                              </a:solidFill>
                              <a:ln>
                                <a:noFill/>
                              </a:ln>
                            </wps:spPr>
                            <wps:txbx>
                              <w:txbxContent>
                                <w:p w14:paraId="0F013547" w14:textId="41A25725" w:rsidR="002B7CD3" w:rsidRPr="001C3D21" w:rsidRDefault="002B7CD3" w:rsidP="006F1C95">
                                  <w:pPr>
                                    <w:pStyle w:val="Beschriftung"/>
                                    <w:rPr>
                                      <w:noProof/>
                                    </w:rPr>
                                  </w:pPr>
                                  <w:bookmarkStart w:id="101" w:name="_Toc40879763"/>
                                  <w:r>
                                    <w:t xml:space="preserve">Abbildung </w:t>
                                  </w:r>
                                  <w:fldSimple w:instr=" SEQ Abbildung \* ARABIC ">
                                    <w:r>
                                      <w:rPr>
                                        <w:noProof/>
                                      </w:rPr>
                                      <w:t>46</w:t>
                                    </w:r>
                                  </w:fldSimple>
                                  <w:r>
                                    <w:t xml:space="preserve"> Definition des Buttons im string.XML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8919B" id="Textfeld 15" o:spid="_x0000_s1044" type="#_x0000_t202" style="position:absolute;margin-left:-3.15pt;margin-top:25.3pt;width:227pt;height:.05pt;z-index:2516787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" stroked="f">
                      <v:textbox style="mso-fit-shape-to-text:t" inset="0,0,0,0">
                        <w:txbxContent>
                          <w:p w14:paraId="0F013547" w14:textId="41A25725" w:rsidR="002B7CD3" w:rsidRPr="001C3D21" w:rsidRDefault="002B7CD3" w:rsidP="006F1C95">
                            <w:pPr>
                              <w:pStyle w:val="Beschriftung"/>
                              <w:rPr>
                                <w:noProof/>
                              </w:rPr>
                            </w:pPr>
                            <w:bookmarkStart w:id="102" w:name="_Toc40879763"/>
                            <w:r>
                              <w:t xml:space="preserve">Abbildung </w:t>
                            </w:r>
                            <w:fldSimple w:instr=" SEQ Abbildung \* ARABIC ">
                              <w:r>
                                <w:rPr>
                                  <w:noProof/>
                                </w:rPr>
                                <w:t>46</w:t>
                              </w:r>
                            </w:fldSimple>
                            <w:r>
                              <w:t xml:space="preserve"> Definition des Buttons im string.XML</w:t>
                            </w:r>
                            <w:bookmarkEnd w:id="102"/>
                          </w:p>
                        </w:txbxContent>
                      </v:textbox>
                      <w10:wrap type="square"/>
                    </v:shape>
                  </w:pict>
                </mc:Fallback>
              </mc:AlternateContent>
            </w:r>
            <w:r>
              <w:rPr>
                <w:noProof/>
                <w:lang w:eastAsia="de-CH"/>
              </w:rPr>
              <w:drawing>
                <wp:anchor distT="0" distB="0" distL="114300" distR="114300" simplePos="0" relativeHeight="251675701" behindDoc="0" locked="0" layoutInCell="1" allowOverlap="1" wp14:anchorId="0575BC79" wp14:editId="3717C006">
                  <wp:simplePos x="0" y="0"/>
                  <wp:positionH relativeFrom="margin">
                    <wp:posOffset>-65405</wp:posOffset>
                  </wp:positionH>
                  <wp:positionV relativeFrom="margin">
                    <wp:posOffset>34926</wp:posOffset>
                  </wp:positionV>
                  <wp:extent cx="2882900" cy="231002"/>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2937355" cy="235365"/>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4078332D" w14:textId="77777777" w:rsidTr="006F1C95">
        <w:tc>
          <w:tcPr>
            <w:tcW w:w="3823" w:type="dxa"/>
          </w:tcPr>
          <w:p w14:paraId="04CF6BFE" w14:textId="77777777" w:rsidR="006F1C95" w:rsidRDefault="006F1C95" w:rsidP="006F1C95">
            <w:pPr>
              <w:rPr>
                <w:lang w:bidi="he-IL"/>
              </w:rPr>
            </w:pPr>
            <w:r>
              <w:rPr>
                <w:lang w:bidi="he-IL"/>
              </w:rPr>
              <w:t>Nun muss man noch (in der Datei wo man denn Button reingezogen hat) ein onClick Statement setzten.  Man schreibt also «</w:t>
            </w:r>
            <w:proofErr w:type="gramStart"/>
            <w:r>
              <w:rPr>
                <w:lang w:bidi="he-IL"/>
              </w:rPr>
              <w:t>android:onClick</w:t>
            </w:r>
            <w:proofErr w:type="gramEnd"/>
            <w:r>
              <w:rPr>
                <w:lang w:bidi="he-IL"/>
              </w:rPr>
              <w:t xml:space="preserve">=’’showToast’’». Einfach gesagt soll er den Toast zeigen, wenn der Button gedrückt wird. </w:t>
            </w:r>
          </w:p>
        </w:tc>
        <w:tc>
          <w:tcPr>
            <w:tcW w:w="4671" w:type="dxa"/>
          </w:tcPr>
          <w:p w14:paraId="246E8F32" w14:textId="77777777" w:rsidR="006F1C95" w:rsidRDefault="006F1C95" w:rsidP="006F1C95">
            <w:pPr>
              <w:rPr>
                <w:lang w:bidi="he-IL"/>
              </w:rPr>
            </w:pPr>
            <w:r>
              <w:rPr>
                <w:noProof/>
                <w:lang w:eastAsia="de-CH"/>
              </w:rPr>
              <mc:AlternateContent>
                <mc:Choice Requires="wps">
                  <w:drawing>
                    <wp:anchor distT="0" distB="0" distL="114300" distR="114300" simplePos="0" relativeHeight="251679797" behindDoc="0" locked="0" layoutInCell="1" allowOverlap="1" wp14:anchorId="003467A2" wp14:editId="75785D28">
                      <wp:simplePos x="0" y="0"/>
                      <wp:positionH relativeFrom="column">
                        <wp:posOffset>128803</wp:posOffset>
                      </wp:positionH>
                      <wp:positionV relativeFrom="paragraph">
                        <wp:posOffset>1378737</wp:posOffset>
                      </wp:positionV>
                      <wp:extent cx="184340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843405" cy="635"/>
                              </a:xfrm>
                              <a:prstGeom prst="rect">
                                <a:avLst/>
                              </a:prstGeom>
                              <a:solidFill>
                                <a:prstClr val="white"/>
                              </a:solidFill>
                              <a:ln>
                                <a:noFill/>
                              </a:ln>
                            </wps:spPr>
                            <wps:txbx>
                              <w:txbxContent>
                                <w:p w14:paraId="3C65950C" w14:textId="54E6FC37" w:rsidR="002B7CD3" w:rsidRPr="00D0670F" w:rsidRDefault="002B7CD3" w:rsidP="006F1C95">
                                  <w:pPr>
                                    <w:pStyle w:val="Beschriftung"/>
                                    <w:rPr>
                                      <w:noProof/>
                                    </w:rPr>
                                  </w:pPr>
                                  <w:bookmarkStart w:id="103" w:name="_Toc40879764"/>
                                  <w:r>
                                    <w:t xml:space="preserve">Abbildung </w:t>
                                  </w:r>
                                  <w:fldSimple w:instr=" SEQ Abbildung \* ARABIC ">
                                    <w:r>
                                      <w:rPr>
                                        <w:noProof/>
                                      </w:rPr>
                                      <w:t>47</w:t>
                                    </w:r>
                                  </w:fldSimple>
                                  <w:r>
                                    <w:t xml:space="preserve"> onClick Statement Button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467A2" id="Textfeld 17" o:spid="_x0000_s1045" type="#_x0000_t202" style="position:absolute;margin-left:10.15pt;margin-top:108.55pt;width:145.15pt;height:.05pt;z-index:251679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" stroked="f">
                      <v:textbox style="mso-fit-shape-to-text:t" inset="0,0,0,0">
                        <w:txbxContent>
                          <w:p w14:paraId="3C65950C" w14:textId="54E6FC37" w:rsidR="002B7CD3" w:rsidRPr="00D0670F" w:rsidRDefault="002B7CD3" w:rsidP="006F1C95">
                            <w:pPr>
                              <w:pStyle w:val="Beschriftung"/>
                              <w:rPr>
                                <w:noProof/>
                              </w:rPr>
                            </w:pPr>
                            <w:bookmarkStart w:id="104" w:name="_Toc40879764"/>
                            <w:r>
                              <w:t xml:space="preserve">Abbildung </w:t>
                            </w:r>
                            <w:fldSimple w:instr=" SEQ Abbildung \* ARABIC ">
                              <w:r>
                                <w:rPr>
                                  <w:noProof/>
                                </w:rPr>
                                <w:t>47</w:t>
                              </w:r>
                            </w:fldSimple>
                            <w:r>
                              <w:t xml:space="preserve"> onClick Statement Button</w:t>
                            </w:r>
                            <w:bookmarkEnd w:id="104"/>
                          </w:p>
                        </w:txbxContent>
                      </v:textbox>
                      <w10:wrap type="square"/>
                    </v:shape>
                  </w:pict>
                </mc:Fallback>
              </mc:AlternateContent>
            </w:r>
            <w:r>
              <w:rPr>
                <w:noProof/>
                <w:lang w:eastAsia="de-CH"/>
              </w:rPr>
              <w:drawing>
                <wp:anchor distT="0" distB="0" distL="114300" distR="114300" simplePos="0" relativeHeight="251674677" behindDoc="0" locked="0" layoutInCell="1" allowOverlap="1" wp14:anchorId="259AC74A" wp14:editId="3533E09D">
                  <wp:simplePos x="0" y="0"/>
                  <wp:positionH relativeFrom="margin">
                    <wp:posOffset>26670</wp:posOffset>
                  </wp:positionH>
                  <wp:positionV relativeFrom="margin">
                    <wp:posOffset>1905</wp:posOffset>
                  </wp:positionV>
                  <wp:extent cx="1903095" cy="1440815"/>
                  <wp:effectExtent l="0" t="0" r="1905" b="698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email">
                            <a:extLst>
                              <a:ext uri="{28A0092B-C50C-407E-A947-70E740481C1C}">
                                <a14:useLocalDpi xmlns:a14="http://schemas.microsoft.com/office/drawing/2010/main"/>
                              </a:ext>
                            </a:extLst>
                          </a:blip>
                          <a:stretch>
                            <a:fillRect/>
                          </a:stretch>
                        </pic:blipFill>
                        <pic:spPr>
                          <a:xfrm>
                            <a:off x="0" y="0"/>
                            <a:ext cx="1903095" cy="1440815"/>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658B6A2C" w14:textId="77777777" w:rsidTr="006F1C95">
        <w:tc>
          <w:tcPr>
            <w:tcW w:w="3823" w:type="dxa"/>
          </w:tcPr>
          <w:p w14:paraId="5E502029" w14:textId="77777777" w:rsidR="006F1C95" w:rsidRDefault="006F1C95" w:rsidP="006F1C95">
            <w:pPr>
              <w:rPr>
                <w:lang w:bidi="he-IL"/>
              </w:rPr>
            </w:pPr>
            <w:r>
              <w:rPr>
                <w:lang w:bidi="he-IL"/>
              </w:rPr>
              <w:t>In diesem Schritt definiert man den Button in der Java Datei (MainActivity.java).</w:t>
            </w:r>
          </w:p>
        </w:tc>
        <w:tc>
          <w:tcPr>
            <w:tcW w:w="4671" w:type="dxa"/>
          </w:tcPr>
          <w:p w14:paraId="42EEA46E" w14:textId="77777777" w:rsidR="006F1C95" w:rsidRDefault="006F1C95" w:rsidP="006F1C95">
            <w:pPr>
              <w:keepNext/>
            </w:pPr>
            <w:r>
              <w:rPr>
                <w:noProof/>
                <w:lang w:eastAsia="de-CH"/>
              </w:rPr>
              <mc:AlternateContent>
                <mc:Choice Requires="wps">
                  <w:drawing>
                    <wp:anchor distT="0" distB="0" distL="114300" distR="114300" simplePos="0" relativeHeight="251676725" behindDoc="0" locked="0" layoutInCell="1" allowOverlap="1" wp14:anchorId="3F99772E" wp14:editId="7D7DF5F3">
                      <wp:simplePos x="0" y="0"/>
                      <wp:positionH relativeFrom="column">
                        <wp:posOffset>110547</wp:posOffset>
                      </wp:positionH>
                      <wp:positionV relativeFrom="paragraph">
                        <wp:posOffset>814668</wp:posOffset>
                      </wp:positionV>
                      <wp:extent cx="1041400" cy="234950"/>
                      <wp:effectExtent l="0" t="0" r="25400" b="12700"/>
                      <wp:wrapNone/>
                      <wp:docPr id="13" name="Ellipse 13"/>
                      <wp:cNvGraphicFramePr/>
                      <a:graphic xmlns:a="http://schemas.openxmlformats.org/drawingml/2006/main">
                        <a:graphicData uri="http://schemas.microsoft.com/office/word/2010/wordprocessingShape">
                          <wps:wsp>
                            <wps:cNvSpPr/>
                            <wps:spPr>
                              <a:xfrm>
                                <a:off x="0" y="0"/>
                                <a:ext cx="1041400" cy="234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D1B67" id="Ellipse 13" o:spid="_x0000_s1026" style="position:absolute;margin-left:8.7pt;margin-top:64.15pt;width:82pt;height:18.5pt;z-index:2516767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" filled="f" strokecolor="red" strokeweight="1pt">
                      <v:stroke joinstyle="miter"/>
                    </v:oval>
                  </w:pict>
                </mc:Fallback>
              </mc:AlternateContent>
            </w:r>
            <w:r>
              <w:rPr>
                <w:noProof/>
                <w:lang w:eastAsia="de-CH"/>
              </w:rPr>
              <w:drawing>
                <wp:inline distT="0" distB="0" distL="0" distR="0" wp14:anchorId="64516E1A" wp14:editId="7FCDD5B5">
                  <wp:extent cx="2729461" cy="119969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email">
                            <a:extLst>
                              <a:ext uri="{28A0092B-C50C-407E-A947-70E740481C1C}">
                                <a14:useLocalDpi xmlns:a14="http://schemas.microsoft.com/office/drawing/2010/main"/>
                              </a:ext>
                            </a:extLst>
                          </a:blip>
                          <a:stretch>
                            <a:fillRect/>
                          </a:stretch>
                        </pic:blipFill>
                        <pic:spPr>
                          <a:xfrm>
                            <a:off x="0" y="0"/>
                            <a:ext cx="2843480" cy="1249808"/>
                          </a:xfrm>
                          <a:prstGeom prst="rect">
                            <a:avLst/>
                          </a:prstGeom>
                        </pic:spPr>
                      </pic:pic>
                    </a:graphicData>
                  </a:graphic>
                </wp:inline>
              </w:drawing>
            </w:r>
          </w:p>
          <w:p w14:paraId="5826DA24" w14:textId="6E07095E" w:rsidR="006F1C95" w:rsidRDefault="006F1C95" w:rsidP="006F1C95">
            <w:pPr>
              <w:pStyle w:val="Beschriftung"/>
              <w:rPr>
                <w:lang w:bidi="he-IL"/>
              </w:rPr>
            </w:pPr>
            <w:bookmarkStart w:id="105" w:name="_Toc40879765"/>
            <w:r>
              <w:t xml:space="preserve">Abbildung </w:t>
            </w:r>
            <w:fldSimple w:instr=" SEQ Abbildung \* ARABIC ">
              <w:r w:rsidR="002B7CD3">
                <w:rPr>
                  <w:noProof/>
                </w:rPr>
                <w:t>48</w:t>
              </w:r>
            </w:fldSimple>
            <w:r>
              <w:t xml:space="preserve"> Button Definition Java</w:t>
            </w:r>
            <w:bookmarkEnd w:id="105"/>
          </w:p>
        </w:tc>
      </w:tr>
      <w:tr w:rsidR="006F1C95" w14:paraId="67EE5457" w14:textId="77777777" w:rsidTr="006F1C95">
        <w:tc>
          <w:tcPr>
            <w:tcW w:w="3823" w:type="dxa"/>
          </w:tcPr>
          <w:p w14:paraId="307504AF" w14:textId="77777777" w:rsidR="006F1C95" w:rsidRDefault="006F1C95" w:rsidP="006F1C95">
            <w:pPr>
              <w:rPr>
                <w:lang w:bidi="he-IL"/>
              </w:rPr>
            </w:pPr>
            <w:r>
              <w:rPr>
                <w:lang w:bidi="he-IL"/>
              </w:rPr>
              <w:lastRenderedPageBreak/>
              <w:t>Danach muss man findElementById einsetzen indem man die ID des buttons angibt. In unserem Fall die ID button.</w:t>
            </w:r>
          </w:p>
        </w:tc>
        <w:tc>
          <w:tcPr>
            <w:tcW w:w="4671" w:type="dxa"/>
          </w:tcPr>
          <w:p w14:paraId="14417A3B" w14:textId="77777777" w:rsidR="006F1C95" w:rsidRDefault="006F1C95" w:rsidP="006F1C95">
            <w:pPr>
              <w:keepNext/>
            </w:pPr>
            <w:r>
              <w:rPr>
                <w:noProof/>
                <w:lang w:eastAsia="de-CH"/>
              </w:rPr>
              <mc:AlternateContent>
                <mc:Choice Requires="wps">
                  <w:drawing>
                    <wp:anchor distT="0" distB="0" distL="114300" distR="114300" simplePos="0" relativeHeight="251677749" behindDoc="0" locked="0" layoutInCell="1" allowOverlap="1" wp14:anchorId="6186F95C" wp14:editId="121937E2">
                      <wp:simplePos x="0" y="0"/>
                      <wp:positionH relativeFrom="column">
                        <wp:posOffset>92735</wp:posOffset>
                      </wp:positionH>
                      <wp:positionV relativeFrom="paragraph">
                        <wp:posOffset>563804</wp:posOffset>
                      </wp:positionV>
                      <wp:extent cx="2092148" cy="226390"/>
                      <wp:effectExtent l="0" t="0" r="22860" b="21590"/>
                      <wp:wrapNone/>
                      <wp:docPr id="18" name="Ellipse 18"/>
                      <wp:cNvGraphicFramePr/>
                      <a:graphic xmlns:a="http://schemas.openxmlformats.org/drawingml/2006/main">
                        <a:graphicData uri="http://schemas.microsoft.com/office/word/2010/wordprocessingShape">
                          <wps:wsp>
                            <wps:cNvSpPr/>
                            <wps:spPr>
                              <a:xfrm>
                                <a:off x="0" y="0"/>
                                <a:ext cx="2092148" cy="226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4AA62" id="Ellipse 18" o:spid="_x0000_s1026" style="position:absolute;margin-left:7.3pt;margin-top:44.4pt;width:164.75pt;height:17.85pt;z-index:251677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" filled="f" strokecolor="red" strokeweight="1pt">
                      <v:stroke joinstyle="miter"/>
                    </v:oval>
                  </w:pict>
                </mc:Fallback>
              </mc:AlternateContent>
            </w:r>
            <w:r>
              <w:rPr>
                <w:noProof/>
                <w:lang w:eastAsia="de-CH"/>
              </w:rPr>
              <w:drawing>
                <wp:inline distT="0" distB="0" distL="0" distR="0" wp14:anchorId="6C819D6F" wp14:editId="43D9AA70">
                  <wp:extent cx="2924175" cy="126399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email">
                            <a:extLst>
                              <a:ext uri="{28A0092B-C50C-407E-A947-70E740481C1C}">
                                <a14:useLocalDpi xmlns:a14="http://schemas.microsoft.com/office/drawing/2010/main"/>
                              </a:ext>
                            </a:extLst>
                          </a:blip>
                          <a:stretch>
                            <a:fillRect/>
                          </a:stretch>
                        </pic:blipFill>
                        <pic:spPr>
                          <a:xfrm>
                            <a:off x="0" y="0"/>
                            <a:ext cx="2924175" cy="1263999"/>
                          </a:xfrm>
                          <a:prstGeom prst="rect">
                            <a:avLst/>
                          </a:prstGeom>
                        </pic:spPr>
                      </pic:pic>
                    </a:graphicData>
                  </a:graphic>
                </wp:inline>
              </w:drawing>
            </w:r>
          </w:p>
          <w:p w14:paraId="2EFAD5F1" w14:textId="1E125E7D" w:rsidR="006F1C95" w:rsidRDefault="006F1C95" w:rsidP="006F1C95">
            <w:pPr>
              <w:pStyle w:val="Beschriftung"/>
              <w:rPr>
                <w:lang w:bidi="he-IL"/>
              </w:rPr>
            </w:pPr>
            <w:bookmarkStart w:id="106" w:name="_Toc40879766"/>
            <w:r>
              <w:t xml:space="preserve">Abbildung </w:t>
            </w:r>
            <w:fldSimple w:instr=" SEQ Abbildung \* ARABIC ">
              <w:r w:rsidR="002B7CD3">
                <w:rPr>
                  <w:noProof/>
                </w:rPr>
                <w:t>49</w:t>
              </w:r>
            </w:fldSimple>
            <w:r>
              <w:t xml:space="preserve"> findElementBy</w:t>
            </w:r>
            <w:r w:rsidR="006C0603">
              <w:t>I</w:t>
            </w:r>
            <w:r>
              <w:t>d</w:t>
            </w:r>
            <w:bookmarkEnd w:id="106"/>
          </w:p>
        </w:tc>
      </w:tr>
      <w:tr w:rsidR="006F1C95" w14:paraId="180D466A" w14:textId="77777777" w:rsidTr="006F1C95">
        <w:tc>
          <w:tcPr>
            <w:tcW w:w="3823" w:type="dxa"/>
          </w:tcPr>
          <w:p w14:paraId="3D268CFC" w14:textId="5338BB0C" w:rsidR="006F1C95" w:rsidRDefault="006F1C95" w:rsidP="006F1C95">
            <w:pPr>
              <w:rPr>
                <w:lang w:bidi="he-IL"/>
              </w:rPr>
            </w:pPr>
            <w:r>
              <w:rPr>
                <w:lang w:bidi="he-IL"/>
              </w:rPr>
              <w:t>Zum Schluss muss man noch angeben was es ausgebe</w:t>
            </w:r>
            <w:r w:rsidR="003D49D1">
              <w:rPr>
                <w:lang w:bidi="he-IL"/>
              </w:rPr>
              <w:t>n soll. Es sollte also auf Mausk</w:t>
            </w:r>
            <w:r>
              <w:rPr>
                <w:lang w:bidi="he-IL"/>
              </w:rPr>
              <w:t>lick den Text Registrierung erfolgreich ausgeben.</w:t>
            </w:r>
          </w:p>
        </w:tc>
        <w:tc>
          <w:tcPr>
            <w:tcW w:w="4671" w:type="dxa"/>
          </w:tcPr>
          <w:p w14:paraId="6B104879" w14:textId="5BC5F395" w:rsidR="0030366F" w:rsidRDefault="0030366F" w:rsidP="006F1C95">
            <w:pPr>
              <w:keepNext/>
              <w:rPr>
                <w:noProof/>
                <w:lang w:eastAsia="de-CH"/>
              </w:rPr>
            </w:pPr>
            <w:r>
              <w:rPr>
                <w:noProof/>
                <w:lang w:eastAsia="de-CH"/>
              </w:rPr>
              <w:drawing>
                <wp:anchor distT="0" distB="0" distL="114300" distR="114300" simplePos="0" relativeHeight="251690037" behindDoc="0" locked="0" layoutInCell="1" allowOverlap="1" wp14:anchorId="21433D55" wp14:editId="694DD45D">
                  <wp:simplePos x="0" y="0"/>
                  <wp:positionH relativeFrom="margin">
                    <wp:posOffset>-64770</wp:posOffset>
                  </wp:positionH>
                  <wp:positionV relativeFrom="margin">
                    <wp:posOffset>196850</wp:posOffset>
                  </wp:positionV>
                  <wp:extent cx="2905125" cy="485775"/>
                  <wp:effectExtent l="0" t="0" r="9525" b="9525"/>
                  <wp:wrapSquare wrapText="bothSides"/>
                  <wp:docPr id="44114103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905125" cy="48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B714C" w14:textId="3C4806FD" w:rsidR="006F1C95" w:rsidRDefault="006F1C95" w:rsidP="006F1C95">
            <w:pPr>
              <w:keepNext/>
            </w:pPr>
          </w:p>
          <w:p w14:paraId="6B362A9A" w14:textId="64724627" w:rsidR="006F1C95" w:rsidRDefault="006F1C95" w:rsidP="006F1C95">
            <w:pPr>
              <w:pStyle w:val="Beschriftung"/>
              <w:rPr>
                <w:lang w:bidi="he-IL"/>
              </w:rPr>
            </w:pPr>
            <w:bookmarkStart w:id="107" w:name="_Toc40879767"/>
            <w:r>
              <w:t xml:space="preserve">Abbildung </w:t>
            </w:r>
            <w:fldSimple w:instr=" SEQ Abbildung \* ARABIC ">
              <w:r w:rsidR="002B7CD3">
                <w:rPr>
                  <w:noProof/>
                </w:rPr>
                <w:t>50</w:t>
              </w:r>
            </w:fldSimple>
            <w:r>
              <w:t xml:space="preserve"> Ausgabe des Toasts</w:t>
            </w:r>
            <w:bookmarkEnd w:id="107"/>
          </w:p>
        </w:tc>
      </w:tr>
      <w:tr w:rsidR="006F1C95" w14:paraId="1BFC9270" w14:textId="77777777" w:rsidTr="006F1C95">
        <w:tc>
          <w:tcPr>
            <w:tcW w:w="3823" w:type="dxa"/>
          </w:tcPr>
          <w:p w14:paraId="50531CB6" w14:textId="77777777" w:rsidR="006F1C95" w:rsidRDefault="006F1C95" w:rsidP="006F1C95">
            <w:pPr>
              <w:rPr>
                <w:lang w:bidi="he-IL"/>
              </w:rPr>
            </w:pPr>
            <w:r>
              <w:rPr>
                <w:lang w:bidi="he-IL"/>
              </w:rPr>
              <w:t>Das kommt raus, wenn man denn Button gedrückt hat.</w:t>
            </w:r>
          </w:p>
        </w:tc>
        <w:tc>
          <w:tcPr>
            <w:tcW w:w="4671" w:type="dxa"/>
          </w:tcPr>
          <w:p w14:paraId="1F81418B" w14:textId="77777777" w:rsidR="006F1C95" w:rsidRDefault="006F1C95" w:rsidP="006F1C95">
            <w:pPr>
              <w:keepNext/>
            </w:pPr>
            <w:r w:rsidRPr="00D804FB">
              <w:rPr>
                <w:noProof/>
                <w:lang w:eastAsia="de-CH"/>
              </w:rPr>
              <w:drawing>
                <wp:inline distT="0" distB="0" distL="0" distR="0" wp14:anchorId="53CB5371" wp14:editId="77676920">
                  <wp:extent cx="1411477" cy="2231136"/>
                  <wp:effectExtent l="0" t="0" r="0" b="0"/>
                  <wp:docPr id="180916252" name="Grafik 21" descr="C:\Users\ian.hild\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63" cstate="print">
                            <a:extLst>
                              <a:ext uri="{28A0092B-C50C-407E-A947-70E740481C1C}">
                                <a14:useLocalDpi xmlns:a14="http://schemas.microsoft.com/office/drawing/2010/main"/>
                              </a:ext>
                            </a:extLst>
                          </a:blip>
                          <a:stretch>
                            <a:fillRect/>
                          </a:stretch>
                        </pic:blipFill>
                        <pic:spPr>
                          <a:xfrm>
                            <a:off x="0" y="0"/>
                            <a:ext cx="1411477" cy="2231136"/>
                          </a:xfrm>
                          <a:prstGeom prst="rect">
                            <a:avLst/>
                          </a:prstGeom>
                        </pic:spPr>
                      </pic:pic>
                    </a:graphicData>
                  </a:graphic>
                </wp:inline>
              </w:drawing>
            </w:r>
          </w:p>
          <w:p w14:paraId="3CBC39A7" w14:textId="6A8DAC4D" w:rsidR="006F1C95" w:rsidRDefault="006F1C95" w:rsidP="006F1C95">
            <w:pPr>
              <w:pStyle w:val="Beschriftung"/>
              <w:keepNext/>
              <w:rPr>
                <w:lang w:bidi="he-IL"/>
              </w:rPr>
            </w:pPr>
            <w:bookmarkStart w:id="108" w:name="_Toc40879768"/>
            <w:r>
              <w:t xml:space="preserve">Abbildung </w:t>
            </w:r>
            <w:fldSimple w:instr=" SEQ Abbildung \* ARABIC ">
              <w:r w:rsidR="002B7CD3">
                <w:rPr>
                  <w:noProof/>
                </w:rPr>
                <w:t>51</w:t>
              </w:r>
            </w:fldSimple>
            <w:r>
              <w:t xml:space="preserve"> Ausgabe nach dem Click</w:t>
            </w:r>
            <w:bookmarkEnd w:id="108"/>
          </w:p>
        </w:tc>
      </w:tr>
    </w:tbl>
    <w:p w14:paraId="438A9333" w14:textId="085A3710" w:rsidR="006F1C95" w:rsidRDefault="006F1C95" w:rsidP="006F1C95">
      <w:pPr>
        <w:pStyle w:val="Beschriftung"/>
        <w:rPr>
          <w:lang w:bidi="he-IL"/>
        </w:rPr>
      </w:pPr>
      <w:bookmarkStart w:id="109" w:name="_Toc40879821"/>
      <w:r>
        <w:t xml:space="preserve">Tabelle </w:t>
      </w:r>
      <w:fldSimple w:instr=" SEQ Tabelle \* ARABIC ">
        <w:r w:rsidR="002B7CD3">
          <w:rPr>
            <w:noProof/>
          </w:rPr>
          <w:t>11</w:t>
        </w:r>
      </w:fldSimple>
      <w:r>
        <w:t xml:space="preserve"> Toasts</w:t>
      </w:r>
      <w:bookmarkEnd w:id="109"/>
    </w:p>
    <w:p w14:paraId="363DF46E" w14:textId="77777777" w:rsidR="006F1C95" w:rsidRDefault="006F1C95" w:rsidP="006F1C95">
      <w:pPr>
        <w:rPr>
          <w:lang w:bidi="he-IL"/>
        </w:rPr>
      </w:pPr>
      <w:r>
        <w:rPr>
          <w:lang w:bidi="he-IL"/>
        </w:rPr>
        <w:br w:type="page"/>
      </w:r>
    </w:p>
    <w:p w14:paraId="01D6DED4" w14:textId="77777777" w:rsidR="006F1C95" w:rsidRDefault="006F1C95" w:rsidP="006F1C95">
      <w:pPr>
        <w:pStyle w:val="berschrift1"/>
      </w:pPr>
      <w:bookmarkStart w:id="110" w:name="_Toc40879633"/>
      <w:r>
        <w:lastRenderedPageBreak/>
        <w:t>Push Nachrichten</w:t>
      </w:r>
      <w:bookmarkEnd w:id="110"/>
    </w:p>
    <w:p w14:paraId="2B2F2DB4" w14:textId="5394171C" w:rsidR="006F1C95" w:rsidRPr="003F7464" w:rsidRDefault="007F1DA5" w:rsidP="006F1C95">
      <w:pPr>
        <w:pStyle w:val="berschrift2"/>
      </w:pPr>
      <w:r>
        <w:t xml:space="preserve"> </w:t>
      </w:r>
      <w:bookmarkStart w:id="111" w:name="_Toc40879634"/>
      <w:r w:rsidR="006F1C95">
        <w:t>Push durch Knopf</w:t>
      </w:r>
      <w:bookmarkEnd w:id="111"/>
    </w:p>
    <w:tbl>
      <w:tblPr>
        <w:tblStyle w:val="Tabellenraster"/>
        <w:tblW w:w="0" w:type="auto"/>
        <w:tblLook w:val="04A0" w:firstRow="1" w:lastRow="0" w:firstColumn="1" w:lastColumn="0" w:noHBand="0" w:noVBand="1"/>
      </w:tblPr>
      <w:tblGrid>
        <w:gridCol w:w="4247"/>
        <w:gridCol w:w="4247"/>
      </w:tblGrid>
      <w:tr w:rsidR="006F1C95" w14:paraId="28BB5585" w14:textId="77777777" w:rsidTr="006F1C95">
        <w:trPr>
          <w:tblHeader/>
        </w:trPr>
        <w:tc>
          <w:tcPr>
            <w:tcW w:w="4247" w:type="dxa"/>
            <w:shd w:val="pct10" w:color="auto" w:fill="auto"/>
          </w:tcPr>
          <w:p w14:paraId="4BF91F32"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47" w:type="dxa"/>
            <w:shd w:val="pct10" w:color="auto" w:fill="auto"/>
          </w:tcPr>
          <w:p w14:paraId="2F2E929D" w14:textId="77777777" w:rsidR="006F1C95" w:rsidRDefault="006F1C95" w:rsidP="006F1C95">
            <w:pPr>
              <w:rPr>
                <w:lang w:bidi="he-IL"/>
              </w:rPr>
            </w:pPr>
            <w:r>
              <w:rPr>
                <w:lang w:bidi="he-IL"/>
              </w:rPr>
              <w:t>Bild</w:t>
            </w:r>
          </w:p>
        </w:tc>
      </w:tr>
      <w:tr w:rsidR="006F1C95" w14:paraId="3446EB69" w14:textId="77777777" w:rsidTr="006F1C95">
        <w:tc>
          <w:tcPr>
            <w:tcW w:w="4247" w:type="dxa"/>
          </w:tcPr>
          <w:p w14:paraId="35CCA9E8" w14:textId="77777777" w:rsidR="006F1C95" w:rsidRDefault="006F1C95" w:rsidP="006F1C95">
            <w:pPr>
              <w:rPr>
                <w:lang w:bidi="he-IL"/>
              </w:rPr>
            </w:pPr>
            <w:r>
              <w:rPr>
                <w:lang w:bidi="he-IL"/>
              </w:rPr>
              <w:t>Zuerst sollte man die Seite designen, bei der die Aktion durchgeführt werden soll.</w:t>
            </w:r>
          </w:p>
          <w:p w14:paraId="079EF3EA" w14:textId="6FE394DB" w:rsidR="006F1C95" w:rsidRDefault="006F1C95" w:rsidP="006F1C95">
            <w:pPr>
              <w:rPr>
                <w:lang w:bidi="he-IL"/>
              </w:rPr>
            </w:pPr>
            <w:r>
              <w:rPr>
                <w:lang w:bidi="he-IL"/>
              </w:rPr>
              <w:t xml:space="preserve">Im Bild sieht man das wir 2 Textfelder erstellt haben und zwei Buttons zum Senden. Im ersten Textfeld wird der Titel oder auch Sender angegeben und beim zweiten wird das die eigentliche Nachricht reingeschrieben. Das kann man in irgendeiner Layout-datei sprich </w:t>
            </w:r>
            <w:r w:rsidR="003D49D1">
              <w:rPr>
                <w:lang w:bidi="he-IL"/>
              </w:rPr>
              <w:t>XML</w:t>
            </w:r>
            <w:r>
              <w:rPr>
                <w:lang w:bidi="he-IL"/>
              </w:rPr>
              <w:t>-Datei machen.</w:t>
            </w:r>
          </w:p>
        </w:tc>
        <w:tc>
          <w:tcPr>
            <w:tcW w:w="4247" w:type="dxa"/>
          </w:tcPr>
          <w:p w14:paraId="7800082F" w14:textId="77777777" w:rsidR="006F1C95" w:rsidRDefault="006F1C95" w:rsidP="006F1C95">
            <w:pPr>
              <w:rPr>
                <w:lang w:bidi="he-IL"/>
              </w:rPr>
            </w:pPr>
            <w:r>
              <w:rPr>
                <w:noProof/>
                <w:lang w:eastAsia="de-CH"/>
              </w:rPr>
              <mc:AlternateContent>
                <mc:Choice Requires="wps">
                  <w:drawing>
                    <wp:anchor distT="0" distB="0" distL="114300" distR="114300" simplePos="0" relativeHeight="251682869" behindDoc="0" locked="0" layoutInCell="1" allowOverlap="1" wp14:anchorId="3373BCD2" wp14:editId="7A1FA026">
                      <wp:simplePos x="0" y="0"/>
                      <wp:positionH relativeFrom="column">
                        <wp:posOffset>125476</wp:posOffset>
                      </wp:positionH>
                      <wp:positionV relativeFrom="paragraph">
                        <wp:posOffset>3734765</wp:posOffset>
                      </wp:positionV>
                      <wp:extent cx="235331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14:paraId="2013C64D" w14:textId="68CC148B" w:rsidR="002B7CD3" w:rsidRPr="007618D7" w:rsidRDefault="002B7CD3" w:rsidP="006F1C95">
                                  <w:pPr>
                                    <w:pStyle w:val="Beschriftung"/>
                                    <w:rPr>
                                      <w:noProof/>
                                      <w:sz w:val="24"/>
                                    </w:rPr>
                                  </w:pPr>
                                  <w:bookmarkStart w:id="112" w:name="_Toc40879769"/>
                                  <w:r>
                                    <w:t xml:space="preserve">Abbildung </w:t>
                                  </w:r>
                                  <w:fldSimple w:instr=" SEQ Abbildung \* ARABIC ">
                                    <w:r>
                                      <w:rPr>
                                        <w:noProof/>
                                      </w:rPr>
                                      <w:t>52</w:t>
                                    </w:r>
                                  </w:fldSimple>
                                  <w:r>
                                    <w:t xml:space="preserve"> Layout der Seite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3BCD2" id="Textfeld 2" o:spid="_x0000_s1046" type="#_x0000_t202" style="position:absolute;margin-left:9.9pt;margin-top:294.1pt;width:185.3pt;height:.05pt;z-index:2516828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" stroked="f">
                      <v:textbox style="mso-fit-shape-to-text:t" inset="0,0,0,0">
                        <w:txbxContent>
                          <w:p w14:paraId="2013C64D" w14:textId="68CC148B" w:rsidR="002B7CD3" w:rsidRPr="007618D7" w:rsidRDefault="002B7CD3" w:rsidP="006F1C95">
                            <w:pPr>
                              <w:pStyle w:val="Beschriftung"/>
                              <w:rPr>
                                <w:noProof/>
                                <w:sz w:val="24"/>
                              </w:rPr>
                            </w:pPr>
                            <w:bookmarkStart w:id="113" w:name="_Toc40879769"/>
                            <w:r>
                              <w:t xml:space="preserve">Abbildung </w:t>
                            </w:r>
                            <w:fldSimple w:instr=" SEQ Abbildung \* ARABIC ">
                              <w:r>
                                <w:rPr>
                                  <w:noProof/>
                                </w:rPr>
                                <w:t>52</w:t>
                              </w:r>
                            </w:fldSimple>
                            <w:r>
                              <w:t xml:space="preserve"> Layout der Seite</w:t>
                            </w:r>
                            <w:bookmarkEnd w:id="113"/>
                          </w:p>
                        </w:txbxContent>
                      </v:textbox>
                      <w10:wrap type="square"/>
                    </v:shape>
                  </w:pict>
                </mc:Fallback>
              </mc:AlternateContent>
            </w:r>
            <w:r>
              <w:rPr>
                <w:noProof/>
                <w:lang w:eastAsia="de-CH"/>
              </w:rPr>
              <w:drawing>
                <wp:anchor distT="0" distB="0" distL="114300" distR="114300" simplePos="0" relativeHeight="251680821" behindDoc="0" locked="0" layoutInCell="1" allowOverlap="1" wp14:anchorId="2A4FC62C" wp14:editId="2ECE7371">
                  <wp:simplePos x="0" y="0"/>
                  <wp:positionH relativeFrom="margin">
                    <wp:posOffset>124571</wp:posOffset>
                  </wp:positionH>
                  <wp:positionV relativeFrom="margin">
                    <wp:posOffset>1905</wp:posOffset>
                  </wp:positionV>
                  <wp:extent cx="2353310" cy="3702685"/>
                  <wp:effectExtent l="0" t="0" r="8890" b="0"/>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email">
                            <a:extLst>
                              <a:ext uri="{28A0092B-C50C-407E-A947-70E740481C1C}">
                                <a14:useLocalDpi xmlns:a14="http://schemas.microsoft.com/office/drawing/2010/main"/>
                              </a:ext>
                            </a:extLst>
                          </a:blip>
                          <a:stretch>
                            <a:fillRect/>
                          </a:stretch>
                        </pic:blipFill>
                        <pic:spPr>
                          <a:xfrm>
                            <a:off x="0" y="0"/>
                            <a:ext cx="2353310" cy="3702685"/>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5D22C766" w14:textId="77777777" w:rsidTr="006F1C95">
        <w:tc>
          <w:tcPr>
            <w:tcW w:w="4247" w:type="dxa"/>
          </w:tcPr>
          <w:p w14:paraId="1FC1EA32" w14:textId="0E3614B7" w:rsidR="006F1C95" w:rsidRDefault="006F1C95" w:rsidP="006F1C95">
            <w:pPr>
              <w:rPr>
                <w:lang w:bidi="he-IL"/>
              </w:rPr>
            </w:pPr>
            <w:r>
              <w:rPr>
                <w:lang w:bidi="he-IL"/>
              </w:rPr>
              <w:t>In der Android Manifest.</w:t>
            </w:r>
            <w:r w:rsidR="003D49D1">
              <w:rPr>
                <w:lang w:bidi="he-IL"/>
              </w:rPr>
              <w:t>XML</w:t>
            </w:r>
            <w:r>
              <w:rPr>
                <w:lang w:bidi="he-IL"/>
              </w:rPr>
              <w:t>-Datei muss man noch unter «application» android:name’’.app’’ eintragen.</w:t>
            </w:r>
          </w:p>
        </w:tc>
        <w:tc>
          <w:tcPr>
            <w:tcW w:w="4247" w:type="dxa"/>
          </w:tcPr>
          <w:p w14:paraId="6D424BD7" w14:textId="77777777" w:rsidR="006F1C95" w:rsidRDefault="006F1C95" w:rsidP="006F1C95">
            <w:pPr>
              <w:keepNext/>
            </w:pPr>
            <w:r>
              <w:rPr>
                <w:noProof/>
                <w:lang w:eastAsia="de-CH"/>
              </w:rPr>
              <w:drawing>
                <wp:inline distT="0" distB="0" distL="0" distR="0" wp14:anchorId="26976F98" wp14:editId="7A70F04F">
                  <wp:extent cx="2534568" cy="1661271"/>
                  <wp:effectExtent l="0" t="0" r="0" b="0"/>
                  <wp:docPr id="2099913105"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65" cstate="screen">
                            <a:extLst>
                              <a:ext uri="{28A0092B-C50C-407E-A947-70E740481C1C}">
                                <a14:useLocalDpi xmlns:a14="http://schemas.microsoft.com/office/drawing/2010/main"/>
                              </a:ext>
                            </a:extLst>
                          </a:blip>
                          <a:stretch>
                            <a:fillRect/>
                          </a:stretch>
                        </pic:blipFill>
                        <pic:spPr>
                          <a:xfrm>
                            <a:off x="0" y="0"/>
                            <a:ext cx="2534568" cy="1661271"/>
                          </a:xfrm>
                          <a:prstGeom prst="rect">
                            <a:avLst/>
                          </a:prstGeom>
                        </pic:spPr>
                      </pic:pic>
                    </a:graphicData>
                  </a:graphic>
                </wp:inline>
              </w:drawing>
            </w:r>
          </w:p>
          <w:p w14:paraId="2364627B" w14:textId="5C16F30E" w:rsidR="006F1C95" w:rsidRDefault="006F1C95" w:rsidP="006F1C95">
            <w:pPr>
              <w:pStyle w:val="Beschriftung"/>
              <w:rPr>
                <w:lang w:bidi="he-IL"/>
              </w:rPr>
            </w:pPr>
            <w:bookmarkStart w:id="114" w:name="_Toc40879770"/>
            <w:r>
              <w:t xml:space="preserve">Abbildung </w:t>
            </w:r>
            <w:fldSimple w:instr=" SEQ Abbildung \* ARABIC ">
              <w:r w:rsidR="002B7CD3">
                <w:rPr>
                  <w:noProof/>
                </w:rPr>
                <w:t>53</w:t>
              </w:r>
            </w:fldSimple>
            <w:r>
              <w:t xml:space="preserve"> Manifest Dokument</w:t>
            </w:r>
            <w:bookmarkEnd w:id="114"/>
          </w:p>
        </w:tc>
      </w:tr>
    </w:tbl>
    <w:p w14:paraId="1A486F2C" w14:textId="77777777" w:rsidR="006F1C95" w:rsidRDefault="006F1C95" w:rsidP="006F1C95">
      <w:r>
        <w:br w:type="page"/>
      </w:r>
    </w:p>
    <w:tbl>
      <w:tblPr>
        <w:tblStyle w:val="Tabellenraster"/>
        <w:tblW w:w="0" w:type="auto"/>
        <w:tblLook w:val="04A0" w:firstRow="1" w:lastRow="0" w:firstColumn="1" w:lastColumn="0" w:noHBand="0" w:noVBand="1"/>
      </w:tblPr>
      <w:tblGrid>
        <w:gridCol w:w="4228"/>
        <w:gridCol w:w="4266"/>
      </w:tblGrid>
      <w:tr w:rsidR="006F1C95" w14:paraId="77429C84" w14:textId="77777777" w:rsidTr="006F1C95">
        <w:trPr>
          <w:tblHeader/>
        </w:trPr>
        <w:tc>
          <w:tcPr>
            <w:tcW w:w="4228" w:type="dxa"/>
            <w:shd w:val="pct10" w:color="auto" w:fill="auto"/>
          </w:tcPr>
          <w:p w14:paraId="67DD99AA" w14:textId="77777777" w:rsidR="006F1C95" w:rsidRDefault="006F1C95" w:rsidP="006F1C95">
            <w:pPr>
              <w:rPr>
                <w:lang w:bidi="he-IL"/>
              </w:rPr>
            </w:pPr>
            <w:r>
              <w:rPr>
                <w:lang w:bidi="he-IL"/>
              </w:rPr>
              <w:lastRenderedPageBreak/>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66" w:type="dxa"/>
            <w:shd w:val="pct10" w:color="auto" w:fill="auto"/>
          </w:tcPr>
          <w:p w14:paraId="3B5CEED1" w14:textId="77777777" w:rsidR="006F1C95" w:rsidRDefault="006F1C95" w:rsidP="006F1C95">
            <w:pPr>
              <w:rPr>
                <w:noProof/>
              </w:rPr>
            </w:pPr>
            <w:r>
              <w:rPr>
                <w:lang w:bidi="he-IL"/>
              </w:rPr>
              <w:t>Bild</w:t>
            </w:r>
          </w:p>
        </w:tc>
      </w:tr>
      <w:tr w:rsidR="006F1C95" w14:paraId="775557E1" w14:textId="77777777" w:rsidTr="006F1C95">
        <w:tc>
          <w:tcPr>
            <w:tcW w:w="4228" w:type="dxa"/>
          </w:tcPr>
          <w:p w14:paraId="517B76ED" w14:textId="17E99F20" w:rsidR="006F1C95" w:rsidRDefault="006F1C95" w:rsidP="006F1C95">
            <w:pPr>
              <w:rPr>
                <w:lang w:bidi="he-IL"/>
              </w:rPr>
            </w:pPr>
            <w:r>
              <w:rPr>
                <w:lang w:bidi="he-IL"/>
              </w:rPr>
              <w:t xml:space="preserve">In diesem Schritt konfiguriert man die Push Nachricht. Für diese Konfiguration haben wir eine externe Java-datei gemacht. Zu aller erst schreibt man </w:t>
            </w:r>
            <w:r w:rsidR="006C0603">
              <w:rPr>
                <w:lang w:bidi="he-IL"/>
              </w:rPr>
              <w:t>OnCreate</w:t>
            </w:r>
            <w:r w:rsidR="003D49D1">
              <w:rPr>
                <w:lang w:bidi="he-IL"/>
              </w:rPr>
              <w:t xml:space="preserve"> (Shortcut) um eine Methode</w:t>
            </w:r>
            <w:r>
              <w:rPr>
                <w:lang w:bidi="he-IL"/>
              </w:rPr>
              <w:t xml:space="preserve"> zu bestimmen. In diesem Fa</w:t>
            </w:r>
            <w:r w:rsidR="003D49D1">
              <w:rPr>
                <w:lang w:bidi="he-IL"/>
              </w:rPr>
              <w:t>ll wird es eine OnCreate Methode. Die Methode</w:t>
            </w:r>
            <w:r>
              <w:rPr>
                <w:lang w:bidi="he-IL"/>
              </w:rPr>
              <w:t xml:space="preserve"> wird automatisch erstellt, wenn man die Kürzel eingibt. Danach muss man die Kanäle bestimmen (die zwei erstellten Buttons). Um dies zu erreichen machen wir für diese Buttons zwei Konstanten. Diese Konstanten schreiben wir oberhalb des </w:t>
            </w:r>
            <w:r w:rsidR="006C0603">
              <w:rPr>
                <w:lang w:bidi="he-IL"/>
              </w:rPr>
              <w:t>OnCreate</w:t>
            </w:r>
            <w:r>
              <w:rPr>
                <w:lang w:bidi="he-IL"/>
              </w:rPr>
              <w:t>. Als nächstes haben wir in einer separaten Methode mit dem N</w:t>
            </w:r>
            <w:r w:rsidR="006C0603">
              <w:rPr>
                <w:lang w:bidi="he-IL"/>
              </w:rPr>
              <w:t>amen (</w:t>
            </w:r>
            <w:proofErr w:type="gramStart"/>
            <w:r w:rsidR="0062367D">
              <w:rPr>
                <w:lang w:bidi="he-IL"/>
              </w:rPr>
              <w:t>createNotificationChannel</w:t>
            </w:r>
            <w:r w:rsidR="006C0603">
              <w:rPr>
                <w:lang w:bidi="he-IL"/>
              </w:rPr>
              <w:t>(</w:t>
            </w:r>
            <w:proofErr w:type="gramEnd"/>
            <w:r w:rsidR="006C0603">
              <w:rPr>
                <w:lang w:bidi="he-IL"/>
              </w:rPr>
              <w:t>)</w:t>
            </w:r>
            <w:r w:rsidR="0062367D">
              <w:rPr>
                <w:lang w:bidi="he-IL"/>
              </w:rPr>
              <w:t xml:space="preserve"> </w:t>
            </w:r>
            <w:r w:rsidR="006C0603">
              <w:rPr>
                <w:lang w:bidi="he-IL"/>
              </w:rPr>
              <w:t>)</w:t>
            </w:r>
            <w:r>
              <w:rPr>
                <w:lang w:bidi="he-IL"/>
              </w:rPr>
              <w:t>den Kanal erstellt, die Methode selber folgt direkt danach. Diese Art Benachrichtigungen</w:t>
            </w:r>
            <w:r>
              <w:rPr>
                <w:lang w:bidi="he-IL"/>
              </w:rPr>
              <w:fldChar w:fldCharType="begin"/>
            </w:r>
            <w:r>
              <w:instrText xml:space="preserve"> XE "</w:instrText>
            </w:r>
            <w:r w:rsidRPr="007E281E">
              <w:rPr>
                <w:lang w:bidi="he-IL"/>
              </w:rPr>
              <w:instrText>Benachrichtigungen</w:instrText>
            </w:r>
            <w:r>
              <w:instrText xml:space="preserve">" </w:instrText>
            </w:r>
            <w:r>
              <w:rPr>
                <w:lang w:bidi="he-IL"/>
              </w:rPr>
              <w:fldChar w:fldCharType="end"/>
            </w:r>
            <w:r>
              <w:rPr>
                <w:lang w:bidi="he-IL"/>
              </w:rPr>
              <w:t xml:space="preserve"> funktioniert erst ab der Oreo Version von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Deswegen setzen wir ein if Statement, um nachzufragen ob die Benachrichtigungen funktionieren würden. Wenn die Version Oreo oder höher ist wird die Bedingung ausgeführt. Danach kann man doch die Notifications</w:t>
            </w:r>
            <w:r>
              <w:rPr>
                <w:lang w:bidi="he-IL"/>
              </w:rPr>
              <w:fldChar w:fldCharType="begin"/>
            </w:r>
            <w:r>
              <w:instrText xml:space="preserve"> XE "</w:instrText>
            </w:r>
            <w:r w:rsidRPr="00DC7086">
              <w:instrText>Notifications</w:instrText>
            </w:r>
            <w:r>
              <w:instrText xml:space="preserve">" </w:instrText>
            </w:r>
            <w:r>
              <w:rPr>
                <w:lang w:bidi="he-IL"/>
              </w:rPr>
              <w:fldChar w:fldCharType="end"/>
            </w:r>
            <w:r>
              <w:rPr>
                <w:lang w:bidi="he-IL"/>
              </w:rPr>
              <w:t xml:space="preserve"> konfigurieren und </w:t>
            </w:r>
            <w:commentRangeStart w:id="115"/>
            <w:r>
              <w:rPr>
                <w:lang w:bidi="he-IL"/>
              </w:rPr>
              <w:t>einstellen</w:t>
            </w:r>
            <w:commentRangeEnd w:id="115"/>
            <w:r>
              <w:rPr>
                <w:rStyle w:val="Kommentarzeichen"/>
              </w:rPr>
              <w:commentReference w:id="115"/>
            </w:r>
          </w:p>
        </w:tc>
        <w:tc>
          <w:tcPr>
            <w:tcW w:w="4266" w:type="dxa"/>
          </w:tcPr>
          <w:p w14:paraId="088E4F6C" w14:textId="77777777" w:rsidR="006F1C95" w:rsidRDefault="006F1C95" w:rsidP="006F1C95">
            <w:pPr>
              <w:keepNext/>
            </w:pPr>
            <w:r>
              <w:rPr>
                <w:noProof/>
                <w:lang w:eastAsia="de-CH"/>
              </w:rPr>
              <w:drawing>
                <wp:inline distT="0" distB="0" distL="0" distR="0" wp14:anchorId="2644F43C" wp14:editId="22CED052">
                  <wp:extent cx="2566393" cy="2838450"/>
                  <wp:effectExtent l="0" t="0" r="571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2671873" cy="2955111"/>
                          </a:xfrm>
                          <a:prstGeom prst="rect">
                            <a:avLst/>
                          </a:prstGeom>
                          <a:ln>
                            <a:noFill/>
                          </a:ln>
                          <a:extLst>
                            <a:ext uri="{53640926-AAD7-44D8-BBD7-CCE9431645EC}">
                              <a14:shadowObscured xmlns:a14="http://schemas.microsoft.com/office/drawing/2010/main"/>
                            </a:ext>
                          </a:extLst>
                        </pic:spPr>
                      </pic:pic>
                    </a:graphicData>
                  </a:graphic>
                </wp:inline>
              </w:drawing>
            </w:r>
          </w:p>
          <w:p w14:paraId="5689963C" w14:textId="00CF6241" w:rsidR="006F1C95" w:rsidRDefault="006F1C95" w:rsidP="006F1C95">
            <w:pPr>
              <w:pStyle w:val="Beschriftung"/>
              <w:rPr>
                <w:lang w:bidi="he-IL"/>
              </w:rPr>
            </w:pPr>
            <w:bookmarkStart w:id="116" w:name="_Toc40879771"/>
            <w:r>
              <w:t xml:space="preserve">Abbildung </w:t>
            </w:r>
            <w:fldSimple w:instr=" SEQ Abbildung \* ARABIC ">
              <w:r w:rsidR="002B7CD3">
                <w:rPr>
                  <w:noProof/>
                </w:rPr>
                <w:t>54</w:t>
              </w:r>
            </w:fldSimple>
            <w:r>
              <w:t xml:space="preserve"> Eigene </w:t>
            </w:r>
            <w:r w:rsidR="0062367D">
              <w:t>Java</w:t>
            </w:r>
            <w:r>
              <w:t>-datei</w:t>
            </w:r>
            <w:bookmarkEnd w:id="116"/>
          </w:p>
        </w:tc>
      </w:tr>
      <w:tr w:rsidR="006F1C95" w14:paraId="772D0AD7" w14:textId="77777777" w:rsidTr="006F1C95">
        <w:tc>
          <w:tcPr>
            <w:tcW w:w="4228" w:type="dxa"/>
          </w:tcPr>
          <w:p w14:paraId="20195C02" w14:textId="77777777" w:rsidR="006F1C95" w:rsidRDefault="006F1C95" w:rsidP="006F1C95">
            <w:pPr>
              <w:rPr>
                <w:lang w:bidi="he-IL"/>
              </w:rPr>
            </w:pPr>
            <w:r>
              <w:rPr>
                <w:lang w:bidi="he-IL"/>
              </w:rPr>
              <w:lastRenderedPageBreak/>
              <w:t>In der Main.java Datei kann man dann noch einstellen wie sich die Nachricht verhalten soll und was passieren soll, wenn diese angeschickt wird.</w:t>
            </w:r>
          </w:p>
        </w:tc>
        <w:tc>
          <w:tcPr>
            <w:tcW w:w="4266" w:type="dxa"/>
          </w:tcPr>
          <w:p w14:paraId="07EB8994" w14:textId="77777777" w:rsidR="006F1C95" w:rsidRDefault="006F1C95" w:rsidP="006F1C95">
            <w:pPr>
              <w:keepNext/>
            </w:pPr>
            <w:r>
              <w:rPr>
                <w:noProof/>
                <w:lang w:eastAsia="de-CH"/>
              </w:rPr>
              <w:drawing>
                <wp:inline distT="0" distB="0" distL="0" distR="0" wp14:anchorId="2CE1D4F2" wp14:editId="3435918F">
                  <wp:extent cx="2521919" cy="3019245"/>
                  <wp:effectExtent l="0" t="0" r="0" b="0"/>
                  <wp:docPr id="1995114705"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69" cstate="print">
                            <a:extLst>
                              <a:ext uri="{28A0092B-C50C-407E-A947-70E740481C1C}">
                                <a14:useLocalDpi xmlns:a14="http://schemas.microsoft.com/office/drawing/2010/main"/>
                              </a:ext>
                            </a:extLst>
                          </a:blip>
                          <a:stretch>
                            <a:fillRect/>
                          </a:stretch>
                        </pic:blipFill>
                        <pic:spPr>
                          <a:xfrm>
                            <a:off x="0" y="0"/>
                            <a:ext cx="2521919" cy="3019245"/>
                          </a:xfrm>
                          <a:prstGeom prst="rect">
                            <a:avLst/>
                          </a:prstGeom>
                        </pic:spPr>
                      </pic:pic>
                    </a:graphicData>
                  </a:graphic>
                </wp:inline>
              </w:drawing>
            </w:r>
          </w:p>
          <w:p w14:paraId="7209A5DD" w14:textId="2183D0DA" w:rsidR="006F1C95" w:rsidRDefault="006F1C95" w:rsidP="006F1C95">
            <w:pPr>
              <w:pStyle w:val="Beschriftung"/>
              <w:rPr>
                <w:lang w:bidi="he-IL"/>
              </w:rPr>
            </w:pPr>
            <w:bookmarkStart w:id="117" w:name="_Toc40879772"/>
            <w:r>
              <w:t xml:space="preserve">Abbildung </w:t>
            </w:r>
            <w:fldSimple w:instr=" SEQ Abbildung \* ARABIC ">
              <w:r w:rsidR="002B7CD3">
                <w:rPr>
                  <w:noProof/>
                </w:rPr>
                <w:t>55</w:t>
              </w:r>
            </w:fldSimple>
            <w:r>
              <w:t xml:space="preserve"> Konfiguration Benachrichtigungen</w:t>
            </w:r>
            <w:bookmarkEnd w:id="117"/>
            <w:r>
              <w:fldChar w:fldCharType="begin"/>
            </w:r>
            <w:r>
              <w:instrText xml:space="preserve"> XE "</w:instrText>
            </w:r>
            <w:r w:rsidRPr="007E281E">
              <w:rPr>
                <w:lang w:bidi="he-IL"/>
              </w:rPr>
              <w:instrText>Benachrichtigungen</w:instrText>
            </w:r>
            <w:r>
              <w:instrText xml:space="preserve">" </w:instrText>
            </w:r>
            <w:r>
              <w:fldChar w:fldCharType="end"/>
            </w:r>
          </w:p>
        </w:tc>
      </w:tr>
      <w:tr w:rsidR="006F1C95" w14:paraId="1FFD0E3C" w14:textId="77777777" w:rsidTr="006F1C95">
        <w:tc>
          <w:tcPr>
            <w:tcW w:w="4228" w:type="dxa"/>
          </w:tcPr>
          <w:p w14:paraId="1605C82E" w14:textId="77777777" w:rsidR="006F1C95" w:rsidRDefault="006F1C95" w:rsidP="006F1C95">
            <w:pPr>
              <w:rPr>
                <w:lang w:bidi="he-IL"/>
              </w:rPr>
            </w:pPr>
            <w:r>
              <w:rPr>
                <w:lang w:bidi="he-IL"/>
              </w:rPr>
              <w:t>Unser Script ergab folgendes Ergebnis.</w:t>
            </w:r>
          </w:p>
        </w:tc>
        <w:tc>
          <w:tcPr>
            <w:tcW w:w="4266" w:type="dxa"/>
          </w:tcPr>
          <w:p w14:paraId="76DD39BD" w14:textId="77777777" w:rsidR="006F1C95" w:rsidRDefault="006F1C95" w:rsidP="006F1C95">
            <w:pPr>
              <w:keepNext/>
              <w:rPr>
                <w:lang w:bidi="he-IL"/>
              </w:rPr>
            </w:pPr>
            <w:r>
              <w:rPr>
                <w:noProof/>
                <w:lang w:eastAsia="de-CH"/>
              </w:rPr>
              <mc:AlternateContent>
                <mc:Choice Requires="wps">
                  <w:drawing>
                    <wp:anchor distT="0" distB="0" distL="114300" distR="114300" simplePos="0" relativeHeight="251683893" behindDoc="0" locked="0" layoutInCell="1" allowOverlap="1" wp14:anchorId="65DB608C" wp14:editId="2C13C27D">
                      <wp:simplePos x="0" y="0"/>
                      <wp:positionH relativeFrom="column">
                        <wp:posOffset>405282</wp:posOffset>
                      </wp:positionH>
                      <wp:positionV relativeFrom="paragraph">
                        <wp:posOffset>3672129</wp:posOffset>
                      </wp:positionV>
                      <wp:extent cx="1771015"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771015" cy="635"/>
                              </a:xfrm>
                              <a:prstGeom prst="rect">
                                <a:avLst/>
                              </a:prstGeom>
                              <a:solidFill>
                                <a:prstClr val="white"/>
                              </a:solidFill>
                              <a:ln>
                                <a:noFill/>
                              </a:ln>
                            </wps:spPr>
                            <wps:txbx>
                              <w:txbxContent>
                                <w:p w14:paraId="31AB42C1" w14:textId="3306286D" w:rsidR="002B7CD3" w:rsidRPr="00C82850" w:rsidRDefault="002B7CD3" w:rsidP="006F1C95">
                                  <w:pPr>
                                    <w:pStyle w:val="Beschriftung"/>
                                    <w:rPr>
                                      <w:noProof/>
                                      <w:sz w:val="24"/>
                                    </w:rPr>
                                  </w:pPr>
                                  <w:bookmarkStart w:id="118" w:name="_Toc40879773"/>
                                  <w:r>
                                    <w:t xml:space="preserve">Abbildung </w:t>
                                  </w:r>
                                  <w:fldSimple w:instr=" SEQ Abbildung \* ARABIC ">
                                    <w:r>
                                      <w:rPr>
                                        <w:noProof/>
                                      </w:rPr>
                                      <w:t>56</w:t>
                                    </w:r>
                                  </w:fldSimple>
                                  <w:r>
                                    <w:t xml:space="preserve"> Endresultat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608C" id="Textfeld 11" o:spid="_x0000_s1047" type="#_x0000_t202" style="position:absolute;margin-left:31.9pt;margin-top:289.15pt;width:139.45pt;height:.05pt;z-index:2516838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" stroked="f">
                      <v:textbox style="mso-fit-shape-to-text:t" inset="0,0,0,0">
                        <w:txbxContent>
                          <w:p w14:paraId="31AB42C1" w14:textId="3306286D" w:rsidR="002B7CD3" w:rsidRPr="00C82850" w:rsidRDefault="002B7CD3" w:rsidP="006F1C95">
                            <w:pPr>
                              <w:pStyle w:val="Beschriftung"/>
                              <w:rPr>
                                <w:noProof/>
                                <w:sz w:val="24"/>
                              </w:rPr>
                            </w:pPr>
                            <w:bookmarkStart w:id="119" w:name="_Toc40879773"/>
                            <w:r>
                              <w:t xml:space="preserve">Abbildung </w:t>
                            </w:r>
                            <w:fldSimple w:instr=" SEQ Abbildung \* ARABIC ">
                              <w:r>
                                <w:rPr>
                                  <w:noProof/>
                                </w:rPr>
                                <w:t>56</w:t>
                              </w:r>
                            </w:fldSimple>
                            <w:r>
                              <w:t xml:space="preserve"> Endresultat</w:t>
                            </w:r>
                            <w:bookmarkEnd w:id="119"/>
                          </w:p>
                        </w:txbxContent>
                      </v:textbox>
                      <w10:wrap type="square"/>
                    </v:shape>
                  </w:pict>
                </mc:Fallback>
              </mc:AlternateContent>
            </w:r>
            <w:r>
              <w:rPr>
                <w:noProof/>
                <w:lang w:eastAsia="de-CH"/>
              </w:rPr>
              <w:drawing>
                <wp:anchor distT="0" distB="0" distL="114300" distR="114300" simplePos="0" relativeHeight="251681845" behindDoc="0" locked="0" layoutInCell="1" allowOverlap="1" wp14:anchorId="0D18F0E8" wp14:editId="5A59C5F1">
                  <wp:simplePos x="3835021" y="1405719"/>
                  <wp:positionH relativeFrom="margin">
                    <wp:align>center</wp:align>
                  </wp:positionH>
                  <wp:positionV relativeFrom="margin">
                    <wp:align>top</wp:align>
                  </wp:positionV>
                  <wp:extent cx="1771342" cy="3642360"/>
                  <wp:effectExtent l="0" t="0" r="635" b="0"/>
                  <wp:wrapSquare wrapText="bothSides"/>
                  <wp:docPr id="53" name="Grafik 53" descr="Ein Bild, das Computer, sitzend,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3acfbfa-25c3-45a8-ad87-bf57112361a0.jfif"/>
                          <pic:cNvPicPr/>
                        </pic:nvPicPr>
                        <pic:blipFill>
                          <a:blip r:embed="rId70" cstate="print">
                            <a:extLst>
                              <a:ext uri="{28A0092B-C50C-407E-A947-70E740481C1C}">
                                <a14:useLocalDpi xmlns:a14="http://schemas.microsoft.com/office/drawing/2010/main"/>
                              </a:ext>
                            </a:extLst>
                          </a:blip>
                          <a:stretch>
                            <a:fillRect/>
                          </a:stretch>
                        </pic:blipFill>
                        <pic:spPr>
                          <a:xfrm>
                            <a:off x="0" y="0"/>
                            <a:ext cx="1771342" cy="3642360"/>
                          </a:xfrm>
                          <a:prstGeom prst="rect">
                            <a:avLst/>
                          </a:prstGeom>
                        </pic:spPr>
                      </pic:pic>
                    </a:graphicData>
                  </a:graphic>
                </wp:anchor>
              </w:drawing>
            </w:r>
          </w:p>
        </w:tc>
      </w:tr>
    </w:tbl>
    <w:p w14:paraId="4A17CFF7" w14:textId="713C7140" w:rsidR="006F1C95" w:rsidRDefault="006F1C95" w:rsidP="006F1C95">
      <w:pPr>
        <w:pStyle w:val="Beschriftung"/>
        <w:rPr>
          <w:lang w:bidi="he-IL"/>
        </w:rPr>
      </w:pPr>
      <w:bookmarkStart w:id="120" w:name="_Toc40879822"/>
      <w:r>
        <w:t xml:space="preserve">Tabelle </w:t>
      </w:r>
      <w:fldSimple w:instr=" SEQ Tabelle \* ARABIC ">
        <w:r w:rsidR="002B7CD3">
          <w:rPr>
            <w:noProof/>
          </w:rPr>
          <w:t>12</w:t>
        </w:r>
      </w:fldSimple>
      <w:r>
        <w:t xml:space="preserve"> Push Knopf</w:t>
      </w:r>
      <w:bookmarkEnd w:id="120"/>
    </w:p>
    <w:p w14:paraId="0E920B1A" w14:textId="77777777" w:rsidR="006F1C95" w:rsidRDefault="006F1C95" w:rsidP="006F1C95">
      <w:pPr>
        <w:rPr>
          <w:lang w:bidi="he-IL"/>
        </w:rPr>
      </w:pPr>
      <w:r>
        <w:rPr>
          <w:lang w:bidi="he-IL"/>
        </w:rPr>
        <w:br w:type="page"/>
      </w:r>
    </w:p>
    <w:p w14:paraId="13C0AC28" w14:textId="77777777" w:rsidR="006F1C95" w:rsidRPr="00AE7298" w:rsidRDefault="006F1C95" w:rsidP="006F1C95">
      <w:pPr>
        <w:pStyle w:val="berschrift2"/>
        <w:rPr>
          <w:rFonts w:eastAsia="Calibri"/>
          <w:sz w:val="36"/>
          <w:szCs w:val="36"/>
        </w:rPr>
      </w:pPr>
      <w:bookmarkStart w:id="121" w:name="_Toc40879635"/>
      <w:r>
        <w:lastRenderedPageBreak/>
        <w:t>Reminder erstellen</w:t>
      </w:r>
      <w:bookmarkEnd w:id="121"/>
    </w:p>
    <w:tbl>
      <w:tblPr>
        <w:tblStyle w:val="Tabellenraster"/>
        <w:tblW w:w="0" w:type="auto"/>
        <w:tblLook w:val="04A0" w:firstRow="1" w:lastRow="0" w:firstColumn="1" w:lastColumn="0" w:noHBand="0" w:noVBand="1"/>
      </w:tblPr>
      <w:tblGrid>
        <w:gridCol w:w="4247"/>
        <w:gridCol w:w="4247"/>
      </w:tblGrid>
      <w:tr w:rsidR="006F1C95" w14:paraId="71A129F4" w14:textId="77777777" w:rsidTr="006F1C95">
        <w:tc>
          <w:tcPr>
            <w:tcW w:w="4247" w:type="dxa"/>
            <w:shd w:val="pct10" w:color="auto" w:fill="auto"/>
          </w:tcPr>
          <w:p w14:paraId="6199277D" w14:textId="77777777" w:rsidR="006F1C95" w:rsidRDefault="006F1C95" w:rsidP="006F1C95">
            <w:r>
              <w:t>Erklärung</w:t>
            </w:r>
            <w:r>
              <w:fldChar w:fldCharType="begin"/>
            </w:r>
            <w:r>
              <w:instrText xml:space="preserve"> XE "</w:instrText>
            </w:r>
            <w:r w:rsidRPr="002D63DB">
              <w:rPr>
                <w:lang w:bidi="he-IL"/>
              </w:rPr>
              <w:instrText>Erklärung</w:instrText>
            </w:r>
            <w:r>
              <w:instrText xml:space="preserve">" </w:instrText>
            </w:r>
            <w:r>
              <w:fldChar w:fldCharType="end"/>
            </w:r>
          </w:p>
        </w:tc>
        <w:tc>
          <w:tcPr>
            <w:tcW w:w="4247" w:type="dxa"/>
            <w:shd w:val="pct10" w:color="auto" w:fill="auto"/>
          </w:tcPr>
          <w:p w14:paraId="4B8CBFA6" w14:textId="77777777" w:rsidR="006F1C95" w:rsidRDefault="006F1C95" w:rsidP="006F1C95">
            <w:r>
              <w:t>Bild</w:t>
            </w:r>
          </w:p>
        </w:tc>
      </w:tr>
      <w:tr w:rsidR="006F1C95" w14:paraId="426D42E5" w14:textId="77777777" w:rsidTr="006F1C95">
        <w:tc>
          <w:tcPr>
            <w:tcW w:w="4247" w:type="dxa"/>
          </w:tcPr>
          <w:p w14:paraId="4ED36FFF" w14:textId="77777777" w:rsidR="006F1C95" w:rsidRDefault="006F1C95" w:rsidP="006F1C95">
            <w:r>
              <w:t>Zuerst haben wie uns um das Layout der Seite gekümmert dafür haben wir einfach einen TimePicker</w:t>
            </w:r>
            <w:r>
              <w:fldChar w:fldCharType="begin"/>
            </w:r>
            <w:r>
              <w:instrText xml:space="preserve"> XE "</w:instrText>
            </w:r>
            <w:r w:rsidRPr="00D23B9F">
              <w:instrText>TimePicker</w:instrText>
            </w:r>
            <w:r>
              <w:instrText xml:space="preserve">" </w:instrText>
            </w:r>
            <w:r>
              <w:fldChar w:fldCharType="end"/>
            </w:r>
            <w:r>
              <w:t xml:space="preserve"> (Uhr) und einen Button auf die Seite getan.</w:t>
            </w:r>
          </w:p>
        </w:tc>
        <w:tc>
          <w:tcPr>
            <w:tcW w:w="4247" w:type="dxa"/>
          </w:tcPr>
          <w:p w14:paraId="207C7B4E" w14:textId="77777777" w:rsidR="006F1C95" w:rsidRDefault="006F1C95" w:rsidP="006F1C95">
            <w:pPr>
              <w:keepNext/>
            </w:pPr>
            <w:r>
              <w:rPr>
                <w:noProof/>
                <w:lang w:eastAsia="de-CH"/>
              </w:rPr>
              <w:drawing>
                <wp:inline distT="0" distB="0" distL="0" distR="0" wp14:anchorId="4A1E4068" wp14:editId="0709C0DF">
                  <wp:extent cx="2508885" cy="3091207"/>
                  <wp:effectExtent l="0" t="0" r="5715" b="0"/>
                  <wp:docPr id="142636498"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71" cstate="screen">
                            <a:extLst>
                              <a:ext uri="{28A0092B-C50C-407E-A947-70E740481C1C}">
                                <a14:useLocalDpi xmlns:a14="http://schemas.microsoft.com/office/drawing/2010/main"/>
                              </a:ext>
                            </a:extLst>
                          </a:blip>
                          <a:stretch>
                            <a:fillRect/>
                          </a:stretch>
                        </pic:blipFill>
                        <pic:spPr>
                          <a:xfrm>
                            <a:off x="0" y="0"/>
                            <a:ext cx="2508885" cy="3091207"/>
                          </a:xfrm>
                          <a:prstGeom prst="rect">
                            <a:avLst/>
                          </a:prstGeom>
                        </pic:spPr>
                      </pic:pic>
                    </a:graphicData>
                  </a:graphic>
                </wp:inline>
              </w:drawing>
            </w:r>
          </w:p>
          <w:p w14:paraId="629327DD" w14:textId="2F2E55AC" w:rsidR="006F1C95" w:rsidRDefault="006F1C95" w:rsidP="006F1C95">
            <w:pPr>
              <w:pStyle w:val="Beschriftung"/>
            </w:pPr>
            <w:bookmarkStart w:id="122" w:name="_Toc40879774"/>
            <w:r>
              <w:t xml:space="preserve">Abbildung </w:t>
            </w:r>
            <w:fldSimple w:instr=" SEQ Abbildung \* ARABIC ">
              <w:r w:rsidR="002B7CD3">
                <w:rPr>
                  <w:noProof/>
                </w:rPr>
                <w:t>57</w:t>
              </w:r>
            </w:fldSimple>
            <w:r>
              <w:t xml:space="preserve"> MainActivity Datei</w:t>
            </w:r>
            <w:bookmarkEnd w:id="122"/>
          </w:p>
        </w:tc>
      </w:tr>
      <w:tr w:rsidR="006F1C95" w14:paraId="32F77026" w14:textId="77777777" w:rsidTr="006F1C95">
        <w:tc>
          <w:tcPr>
            <w:tcW w:w="4247" w:type="dxa"/>
          </w:tcPr>
          <w:p w14:paraId="74AC1D76" w14:textId="77777777" w:rsidR="006F1C95" w:rsidRDefault="006F1C95" w:rsidP="006F1C95">
            <w:r>
              <w:t>Als zweites muss man eine zusätzliche Java-Klasse hinzufügen. Die muss man dann noch in der Manifest-datei angeben. Für das muss man unter dem activity Tag einen Receiver Tag öffnen und den Namen der Klasse eingeben.</w:t>
            </w:r>
          </w:p>
        </w:tc>
        <w:tc>
          <w:tcPr>
            <w:tcW w:w="4247" w:type="dxa"/>
          </w:tcPr>
          <w:p w14:paraId="09F322A5" w14:textId="77777777" w:rsidR="006F1C95" w:rsidRDefault="006F1C95" w:rsidP="006F1C95">
            <w:pPr>
              <w:keepNext/>
            </w:pPr>
            <w:r>
              <w:rPr>
                <w:noProof/>
                <w:lang w:eastAsia="de-CH"/>
              </w:rPr>
              <w:drawing>
                <wp:inline distT="0" distB="0" distL="0" distR="0" wp14:anchorId="7277C980" wp14:editId="2532EDB6">
                  <wp:extent cx="2515939" cy="2000250"/>
                  <wp:effectExtent l="0" t="0" r="0" b="0"/>
                  <wp:docPr id="1217985242"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72" cstate="email">
                            <a:extLst>
                              <a:ext uri="{28A0092B-C50C-407E-A947-70E740481C1C}">
                                <a14:useLocalDpi xmlns:a14="http://schemas.microsoft.com/office/drawing/2010/main"/>
                              </a:ext>
                            </a:extLst>
                          </a:blip>
                          <a:stretch>
                            <a:fillRect/>
                          </a:stretch>
                        </pic:blipFill>
                        <pic:spPr>
                          <a:xfrm>
                            <a:off x="0" y="0"/>
                            <a:ext cx="2515939" cy="2000250"/>
                          </a:xfrm>
                          <a:prstGeom prst="rect">
                            <a:avLst/>
                          </a:prstGeom>
                        </pic:spPr>
                      </pic:pic>
                    </a:graphicData>
                  </a:graphic>
                </wp:inline>
              </w:drawing>
            </w:r>
          </w:p>
          <w:p w14:paraId="4F84C146" w14:textId="52DF459E" w:rsidR="006F1C95" w:rsidRDefault="006F1C95" w:rsidP="006F1C95">
            <w:pPr>
              <w:pStyle w:val="Beschriftung"/>
            </w:pPr>
            <w:bookmarkStart w:id="123" w:name="_Toc40879775"/>
            <w:r>
              <w:t xml:space="preserve">Abbildung </w:t>
            </w:r>
            <w:fldSimple w:instr=" SEQ Abbildung \* ARABIC ">
              <w:r w:rsidR="002B7CD3">
                <w:rPr>
                  <w:noProof/>
                </w:rPr>
                <w:t>58</w:t>
              </w:r>
            </w:fldSimple>
            <w:r>
              <w:t xml:space="preserve"> AndroidManifest Datei</w:t>
            </w:r>
            <w:bookmarkEnd w:id="123"/>
          </w:p>
        </w:tc>
      </w:tr>
      <w:tr w:rsidR="006F1C95" w14:paraId="02B3B8D0" w14:textId="77777777" w:rsidTr="006F1C95">
        <w:tc>
          <w:tcPr>
            <w:tcW w:w="4247" w:type="dxa"/>
          </w:tcPr>
          <w:p w14:paraId="599633DA" w14:textId="77777777" w:rsidR="006F1C95" w:rsidRDefault="006F1C95" w:rsidP="006F1C95">
            <w:r>
              <w:lastRenderedPageBreak/>
              <w:t>In der externen Datei konfiguriert man die Nachricht an sich. Man bestimmt also was drin steht oder was für eine Art die Nachricht ist (Anruf, Alarm).</w:t>
            </w:r>
          </w:p>
        </w:tc>
        <w:tc>
          <w:tcPr>
            <w:tcW w:w="4247" w:type="dxa"/>
          </w:tcPr>
          <w:p w14:paraId="7250080F" w14:textId="77777777" w:rsidR="006F1C95" w:rsidRDefault="006F1C95" w:rsidP="006F1C95">
            <w:pPr>
              <w:keepNext/>
            </w:pPr>
            <w:r>
              <w:rPr>
                <w:noProof/>
                <w:lang w:eastAsia="de-CH"/>
              </w:rPr>
              <w:drawing>
                <wp:inline distT="0" distB="0" distL="0" distR="0" wp14:anchorId="04158705" wp14:editId="5D3B0E9F">
                  <wp:extent cx="2508885" cy="2220630"/>
                  <wp:effectExtent l="0" t="0" r="5715" b="8255"/>
                  <wp:docPr id="1003128600"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pic:nvPicPr>
                        <pic:blipFill>
                          <a:blip r:embed="rId73" cstate="screen">
                            <a:extLst>
                              <a:ext uri="{28A0092B-C50C-407E-A947-70E740481C1C}">
                                <a14:useLocalDpi xmlns:a14="http://schemas.microsoft.com/office/drawing/2010/main"/>
                              </a:ext>
                            </a:extLst>
                          </a:blip>
                          <a:stretch>
                            <a:fillRect/>
                          </a:stretch>
                        </pic:blipFill>
                        <pic:spPr>
                          <a:xfrm>
                            <a:off x="0" y="0"/>
                            <a:ext cx="2508885" cy="2220630"/>
                          </a:xfrm>
                          <a:prstGeom prst="rect">
                            <a:avLst/>
                          </a:prstGeom>
                        </pic:spPr>
                      </pic:pic>
                    </a:graphicData>
                  </a:graphic>
                </wp:inline>
              </w:drawing>
            </w:r>
          </w:p>
          <w:p w14:paraId="03522DCD" w14:textId="7AF29697" w:rsidR="006F1C95" w:rsidRDefault="006F1C95" w:rsidP="006F1C95">
            <w:pPr>
              <w:pStyle w:val="Beschriftung"/>
            </w:pPr>
            <w:bookmarkStart w:id="124" w:name="_Toc40879776"/>
            <w:r>
              <w:t xml:space="preserve">Abbildung </w:t>
            </w:r>
            <w:fldSimple w:instr=" SEQ Abbildung \* ARABIC ">
              <w:r w:rsidR="002B7CD3">
                <w:rPr>
                  <w:noProof/>
                </w:rPr>
                <w:t>59</w:t>
              </w:r>
            </w:fldSimple>
            <w:r>
              <w:t xml:space="preserve"> MainActivity(</w:t>
            </w:r>
            <w:r w:rsidR="0062367D">
              <w:t>Java</w:t>
            </w:r>
            <w:r>
              <w:t>) Datei</w:t>
            </w:r>
            <w:bookmarkEnd w:id="124"/>
          </w:p>
        </w:tc>
      </w:tr>
      <w:tr w:rsidR="006F1C95" w14:paraId="0EF9A026" w14:textId="77777777" w:rsidTr="006F1C95">
        <w:tc>
          <w:tcPr>
            <w:tcW w:w="4247" w:type="dxa"/>
          </w:tcPr>
          <w:p w14:paraId="43C5C4E7" w14:textId="2EF4D5E3" w:rsidR="006F1C95" w:rsidRDefault="006F1C95" w:rsidP="006F1C95">
            <w:r>
              <w:t>Hier macht man noch ein if-</w:t>
            </w:r>
            <w:r w:rsidR="007B157A">
              <w:t xml:space="preserve">else </w:t>
            </w:r>
            <w:r w:rsidR="0062367D">
              <w:t>Statement</w:t>
            </w:r>
            <w:r>
              <w:t xml:space="preserve"> damit es für alle Versionen passt. Ab API 23 wurden Sachen geändert die relevant sind für Notifications</w:t>
            </w:r>
            <w:r>
              <w:fldChar w:fldCharType="begin"/>
            </w:r>
            <w:r>
              <w:instrText xml:space="preserve"> XE "</w:instrText>
            </w:r>
            <w:r w:rsidRPr="00DC7086">
              <w:instrText>Notifications</w:instrText>
            </w:r>
            <w:r>
              <w:instrText xml:space="preserve">" </w:instrText>
            </w:r>
            <w:r>
              <w:fldChar w:fldCharType="end"/>
            </w:r>
            <w:r>
              <w:t>.</w:t>
            </w:r>
          </w:p>
        </w:tc>
        <w:tc>
          <w:tcPr>
            <w:tcW w:w="4247" w:type="dxa"/>
          </w:tcPr>
          <w:p w14:paraId="151FAB61" w14:textId="77777777" w:rsidR="006F1C95" w:rsidRDefault="006F1C95" w:rsidP="006F1C95">
            <w:pPr>
              <w:keepNext/>
            </w:pPr>
            <w:r>
              <w:rPr>
                <w:noProof/>
                <w:lang w:eastAsia="de-CH"/>
              </w:rPr>
              <w:drawing>
                <wp:inline distT="0" distB="0" distL="0" distR="0" wp14:anchorId="403D1951" wp14:editId="500368D9">
                  <wp:extent cx="2505075" cy="3009208"/>
                  <wp:effectExtent l="0" t="0" r="0" b="1270"/>
                  <wp:docPr id="703681403"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pic:nvPicPr>
                        <pic:blipFill>
                          <a:blip r:embed="rId74" cstate="screen">
                            <a:extLst>
                              <a:ext uri="{28A0092B-C50C-407E-A947-70E740481C1C}">
                                <a14:useLocalDpi xmlns:a14="http://schemas.microsoft.com/office/drawing/2010/main"/>
                              </a:ext>
                            </a:extLst>
                          </a:blip>
                          <a:stretch>
                            <a:fillRect/>
                          </a:stretch>
                        </pic:blipFill>
                        <pic:spPr>
                          <a:xfrm>
                            <a:off x="0" y="0"/>
                            <a:ext cx="2505075" cy="3009208"/>
                          </a:xfrm>
                          <a:prstGeom prst="rect">
                            <a:avLst/>
                          </a:prstGeom>
                        </pic:spPr>
                      </pic:pic>
                    </a:graphicData>
                  </a:graphic>
                </wp:inline>
              </w:drawing>
            </w:r>
          </w:p>
          <w:p w14:paraId="7AFE75C9" w14:textId="4A53AE1E" w:rsidR="006F1C95" w:rsidRDefault="006F1C95" w:rsidP="006F1C95">
            <w:pPr>
              <w:pStyle w:val="Beschriftung"/>
              <w:keepNext/>
            </w:pPr>
            <w:bookmarkStart w:id="125" w:name="_Toc40879777"/>
            <w:r>
              <w:t xml:space="preserve">Abbildung </w:t>
            </w:r>
            <w:fldSimple w:instr=" SEQ Abbildung \* ARABIC ">
              <w:r w:rsidR="002B7CD3">
                <w:rPr>
                  <w:noProof/>
                </w:rPr>
                <w:t>60</w:t>
              </w:r>
            </w:fldSimple>
            <w:r>
              <w:t xml:space="preserve"> Externe Java Datei</w:t>
            </w:r>
            <w:bookmarkEnd w:id="125"/>
          </w:p>
        </w:tc>
      </w:tr>
    </w:tbl>
    <w:p w14:paraId="19819CA9" w14:textId="0CAA2B14" w:rsidR="006F1C95" w:rsidRDefault="006F1C95" w:rsidP="006F1C95">
      <w:pPr>
        <w:pStyle w:val="Beschriftung"/>
      </w:pPr>
      <w:bookmarkStart w:id="126" w:name="_Toc40879823"/>
      <w:r>
        <w:t xml:space="preserve">Tabelle </w:t>
      </w:r>
      <w:fldSimple w:instr=" SEQ Tabelle \* ARABIC ">
        <w:r w:rsidR="002B7CD3">
          <w:rPr>
            <w:noProof/>
          </w:rPr>
          <w:t>13</w:t>
        </w:r>
      </w:fldSimple>
      <w:r>
        <w:t xml:space="preserve"> Reminder erstellen</w:t>
      </w:r>
      <w:bookmarkEnd w:id="126"/>
    </w:p>
    <w:p w14:paraId="1C63C47B" w14:textId="7F51236F" w:rsidR="006F1C95" w:rsidRDefault="006F1C95" w:rsidP="006F1C95">
      <w:r>
        <w:t xml:space="preserve">Diese Variante funktionierte zu Beginn allerdings ging es auf einmal nicht mehr. Wir versuchten es zum </w:t>
      </w:r>
      <w:r w:rsidR="000B3903">
        <w:t>Funktionieren</w:t>
      </w:r>
      <w:r>
        <w:t xml:space="preserve"> zu bringen allerdings sahen wir ein das es nicht mehr funktioniert und beschlossen dann dass wir Firebase</w:t>
      </w:r>
      <w:r>
        <w:fldChar w:fldCharType="begin"/>
      </w:r>
      <w:r>
        <w:instrText xml:space="preserve"> XE "</w:instrText>
      </w:r>
      <w:r w:rsidRPr="00C972B3">
        <w:rPr>
          <w:lang w:bidi="he-IL"/>
        </w:rPr>
        <w:instrText>Firebase</w:instrText>
      </w:r>
      <w:r>
        <w:instrText xml:space="preserve">" </w:instrText>
      </w:r>
      <w:r>
        <w:fldChar w:fldCharType="end"/>
      </w:r>
      <w:r>
        <w:t xml:space="preserve"> brauchen werden.</w:t>
      </w:r>
    </w:p>
    <w:p w14:paraId="40564E72" w14:textId="76DC3A8D" w:rsidR="008058FE" w:rsidRDefault="00155A7C" w:rsidP="008058FE">
      <w:pPr>
        <w:pStyle w:val="berschrift1"/>
      </w:pPr>
      <w:bookmarkStart w:id="127" w:name="_Toc40879636"/>
      <w:r>
        <w:lastRenderedPageBreak/>
        <w:t>Login</w:t>
      </w:r>
      <w:r w:rsidR="005D2990">
        <w:fldChar w:fldCharType="begin"/>
      </w:r>
      <w:r w:rsidR="005D2990">
        <w:instrText xml:space="preserve"> XE "</w:instrText>
      </w:r>
      <w:r w:rsidR="005D2990" w:rsidRPr="00847304">
        <w:instrText>Login</w:instrText>
      </w:r>
      <w:r w:rsidR="005D2990">
        <w:instrText xml:space="preserve">" </w:instrText>
      </w:r>
      <w:r w:rsidR="005D2990">
        <w:fldChar w:fldCharType="end"/>
      </w:r>
      <w:r>
        <w:t xml:space="preserve"> und Registration</w:t>
      </w:r>
      <w:bookmarkEnd w:id="127"/>
    </w:p>
    <w:p w14:paraId="455F7953" w14:textId="49445D3D" w:rsidR="00155A7C" w:rsidRDefault="00155A7C" w:rsidP="00155A7C">
      <w:pPr>
        <w:ind w:left="432"/>
        <w:rPr>
          <w:lang w:bidi="he-IL"/>
        </w:rPr>
      </w:pPr>
      <w:r>
        <w:rPr>
          <w:lang w:bidi="he-IL"/>
        </w:rPr>
        <w:t xml:space="preserve">Wir haben </w:t>
      </w:r>
      <w:r w:rsidR="00623502">
        <w:rPr>
          <w:lang w:bidi="he-IL"/>
        </w:rPr>
        <w:t>Login</w:t>
      </w:r>
      <w:r w:rsidR="005D2990">
        <w:rPr>
          <w:lang w:bidi="he-IL"/>
        </w:rPr>
        <w:fldChar w:fldCharType="begin"/>
      </w:r>
      <w:r w:rsidR="005D2990">
        <w:instrText xml:space="preserve"> XE "</w:instrText>
      </w:r>
      <w:r w:rsidR="005D2990" w:rsidRPr="00847304">
        <w:rPr>
          <w:lang w:bidi="he-IL"/>
        </w:rPr>
        <w:instrText>Login</w:instrText>
      </w:r>
      <w:r w:rsidR="005D2990">
        <w:instrText xml:space="preserve">" </w:instrText>
      </w:r>
      <w:r w:rsidR="005D2990">
        <w:rPr>
          <w:lang w:bidi="he-IL"/>
        </w:rPr>
        <w:fldChar w:fldCharType="end"/>
      </w:r>
      <w:r w:rsidR="00623502">
        <w:rPr>
          <w:lang w:bidi="he-IL"/>
        </w:rPr>
        <w:t xml:space="preserve"> und Registration programmiert, damit nicht </w:t>
      </w:r>
      <w:r w:rsidR="005851F1">
        <w:rPr>
          <w:lang w:bidi="he-IL"/>
        </w:rPr>
        <w:t xml:space="preserve">Fremde Zugriff auf gewisse private Inhalte (z.B. Notenformular etc.) haben. </w:t>
      </w:r>
      <w:r w:rsidR="00930113">
        <w:rPr>
          <w:lang w:bidi="he-IL"/>
        </w:rPr>
        <w:t>Wir haben dafür das Tutorial von Tonikami TV benutzt.</w:t>
      </w:r>
    </w:p>
    <w:p w14:paraId="41BD516D" w14:textId="4CA71880" w:rsidR="00930113" w:rsidRDefault="00930113" w:rsidP="00155A7C">
      <w:pPr>
        <w:ind w:left="432"/>
        <w:rPr>
          <w:lang w:bidi="he-IL"/>
        </w:rPr>
      </w:pPr>
      <w:r>
        <w:rPr>
          <w:lang w:bidi="he-IL"/>
        </w:rPr>
        <w:t xml:space="preserve">Was brauchten wir bevor wir anfangen konnten? </w:t>
      </w:r>
      <w:r w:rsidR="00592642">
        <w:rPr>
          <w:lang w:bidi="he-IL"/>
        </w:rPr>
        <w:t>Natürlich Android</w:t>
      </w:r>
      <w:r w:rsidR="005E68EE">
        <w:rPr>
          <w:lang w:bidi="he-IL"/>
        </w:rPr>
        <w:fldChar w:fldCharType="begin"/>
      </w:r>
      <w:r w:rsidR="005E68EE">
        <w:instrText xml:space="preserve"> XE "</w:instrText>
      </w:r>
      <w:r w:rsidR="005E68EE" w:rsidRPr="006B00EC">
        <w:rPr>
          <w:lang w:bidi="he-IL"/>
        </w:rPr>
        <w:instrText>Android</w:instrText>
      </w:r>
      <w:r w:rsidR="005E68EE">
        <w:instrText xml:space="preserve">" </w:instrText>
      </w:r>
      <w:r w:rsidR="005E68EE">
        <w:rPr>
          <w:lang w:bidi="he-IL"/>
        </w:rPr>
        <w:fldChar w:fldCharType="end"/>
      </w:r>
      <w:r w:rsidR="00592642">
        <w:rPr>
          <w:lang w:bidi="he-IL"/>
        </w:rPr>
        <w:t xml:space="preserve"> Studio</w:t>
      </w:r>
      <w:r w:rsidR="00E661F0">
        <w:rPr>
          <w:lang w:bidi="he-IL"/>
        </w:rPr>
        <w:fldChar w:fldCharType="begin"/>
      </w:r>
      <w:r w:rsidR="00E661F0">
        <w:instrText xml:space="preserve"> XE "</w:instrText>
      </w:r>
      <w:r w:rsidR="00E661F0" w:rsidRPr="00C23111">
        <w:rPr>
          <w:lang w:bidi="he-IL"/>
        </w:rPr>
        <w:instrText>Android Studio</w:instrText>
      </w:r>
      <w:r w:rsidR="00E661F0">
        <w:instrText xml:space="preserve">" </w:instrText>
      </w:r>
      <w:r w:rsidR="00E661F0">
        <w:rPr>
          <w:lang w:bidi="he-IL"/>
        </w:rPr>
        <w:fldChar w:fldCharType="end"/>
      </w:r>
      <w:r w:rsidR="00592642">
        <w:rPr>
          <w:lang w:bidi="he-IL"/>
        </w:rPr>
        <w:t xml:space="preserve">, Internetzugriff, </w:t>
      </w:r>
      <w:r w:rsidR="0027482B">
        <w:rPr>
          <w:lang w:bidi="he-IL"/>
        </w:rPr>
        <w:t>einen Webserver</w:t>
      </w:r>
      <w:r w:rsidR="00782AB8">
        <w:rPr>
          <w:lang w:bidi="he-IL"/>
        </w:rPr>
        <w:fldChar w:fldCharType="begin"/>
      </w:r>
      <w:r w:rsidR="00782AB8">
        <w:instrText xml:space="preserve"> XE "</w:instrText>
      </w:r>
      <w:r w:rsidR="00782AB8" w:rsidRPr="00A94FF8">
        <w:rPr>
          <w:lang w:bidi="he-IL"/>
        </w:rPr>
        <w:instrText>Webserver</w:instrText>
      </w:r>
      <w:r w:rsidR="00782AB8">
        <w:instrText xml:space="preserve">" </w:instrText>
      </w:r>
      <w:r w:rsidR="00782AB8">
        <w:rPr>
          <w:lang w:bidi="he-IL"/>
        </w:rPr>
        <w:fldChar w:fldCharType="end"/>
      </w:r>
      <w:r w:rsidR="0027482B">
        <w:rPr>
          <w:lang w:bidi="he-IL"/>
        </w:rPr>
        <w:t>, einen SQL-Server</w:t>
      </w:r>
      <w:r w:rsidR="008F1A2C">
        <w:rPr>
          <w:lang w:bidi="he-IL"/>
        </w:rPr>
        <w:t xml:space="preserve"> und </w:t>
      </w:r>
      <w:r w:rsidR="001D04EA">
        <w:rPr>
          <w:lang w:bidi="he-IL"/>
        </w:rPr>
        <w:t xml:space="preserve">ein bisschen </w:t>
      </w:r>
      <w:r w:rsidR="00211287">
        <w:rPr>
          <w:lang w:bidi="he-IL"/>
        </w:rPr>
        <w:t>PHP</w:t>
      </w:r>
      <w:r w:rsidR="001D04EA">
        <w:rPr>
          <w:lang w:bidi="he-IL"/>
        </w:rPr>
        <w:t>-</w:t>
      </w:r>
      <w:r w:rsidR="00310A09">
        <w:rPr>
          <w:lang w:bidi="he-IL"/>
        </w:rPr>
        <w:t xml:space="preserve"> und SQL-</w:t>
      </w:r>
      <w:r w:rsidR="001D04EA">
        <w:rPr>
          <w:lang w:bidi="he-IL"/>
        </w:rPr>
        <w:t>Kenntnisse.</w:t>
      </w:r>
    </w:p>
    <w:p w14:paraId="61E1469B" w14:textId="707E49D1" w:rsidR="00834F60" w:rsidRDefault="00E36E6E" w:rsidP="00834F60">
      <w:pPr>
        <w:pStyle w:val="berschrift2"/>
      </w:pPr>
      <w:r>
        <w:t xml:space="preserve"> </w:t>
      </w:r>
      <w:bookmarkStart w:id="128" w:name="_Toc40879637"/>
      <w:r w:rsidR="003D49D1">
        <w:t>XML</w:t>
      </w:r>
      <w:r w:rsidR="00834F60">
        <w:t>-Code</w:t>
      </w:r>
      <w:bookmarkEnd w:id="128"/>
    </w:p>
    <w:p w14:paraId="42997D99" w14:textId="536417F5" w:rsidR="00BC1F7C" w:rsidRDefault="00027333" w:rsidP="00BC1F7C">
      <w:pPr>
        <w:ind w:left="432"/>
        <w:rPr>
          <w:lang w:bidi="he-IL"/>
        </w:rPr>
      </w:pPr>
      <w:r>
        <w:rPr>
          <w:lang w:bidi="he-IL"/>
        </w:rPr>
        <w:t xml:space="preserve">Wir fingen mit dem Design der App an. Das wird alles mit </w:t>
      </w:r>
      <w:r w:rsidR="003D49D1">
        <w:rPr>
          <w:lang w:bidi="he-IL"/>
        </w:rPr>
        <w:t>XML</w:t>
      </w:r>
      <w:r>
        <w:rPr>
          <w:lang w:bidi="he-IL"/>
        </w:rPr>
        <w:t xml:space="preserve"> gelöst. </w:t>
      </w:r>
      <w:r w:rsidR="00250969">
        <w:rPr>
          <w:lang w:bidi="he-IL"/>
        </w:rPr>
        <w:t>Aus diesem Code:</w:t>
      </w:r>
    </w:p>
    <w:p w14:paraId="53ECA90E" w14:textId="6FB59DA9" w:rsidR="00AE5ECA" w:rsidRPr="00AE5ECA" w:rsidRDefault="00AE5ECA" w:rsidP="00AE5E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AE5ECA">
        <w:rPr>
          <w:rFonts w:ascii="Courier New" w:eastAsia="Times New Roman" w:hAnsi="Courier New" w:cs="Courier New"/>
          <w:color w:val="E8BF6A"/>
          <w:sz w:val="18"/>
          <w:szCs w:val="18"/>
          <w:lang w:eastAsia="de-CH"/>
        </w:rPr>
        <w:t>&lt;?</w:t>
      </w:r>
      <w:r w:rsidR="003D49D1">
        <w:rPr>
          <w:rFonts w:ascii="Courier New" w:eastAsia="Times New Roman" w:hAnsi="Courier New" w:cs="Courier New"/>
          <w:color w:val="BABABA"/>
          <w:sz w:val="18"/>
          <w:szCs w:val="18"/>
          <w:lang w:eastAsia="de-CH"/>
        </w:rPr>
        <w:t>XML</w:t>
      </w:r>
      <w:r w:rsidR="00581707">
        <w:rPr>
          <w:rFonts w:ascii="Courier New" w:eastAsia="Times New Roman" w:hAnsi="Courier New" w:cs="Courier New"/>
          <w:color w:val="BABABA"/>
          <w:sz w:val="18"/>
          <w:szCs w:val="18"/>
          <w:lang w:eastAsia="de-CH"/>
        </w:rPr>
        <w:fldChar w:fldCharType="begin"/>
      </w:r>
      <w:r w:rsidR="00581707">
        <w:instrText xml:space="preserve"> XE "</w:instrText>
      </w:r>
      <w:r w:rsidR="00581707" w:rsidRPr="00342D6C">
        <w:rPr>
          <w:lang w:bidi="he-IL"/>
        </w:rPr>
        <w:instrText>xml</w:instrText>
      </w:r>
      <w:r w:rsidR="00581707">
        <w:instrText xml:space="preserve">" </w:instrText>
      </w:r>
      <w:r w:rsidR="00581707">
        <w:rPr>
          <w:rFonts w:ascii="Courier New" w:eastAsia="Times New Roman" w:hAnsi="Courier New" w:cs="Courier New"/>
          <w:color w:val="BABABA"/>
          <w:sz w:val="18"/>
          <w:szCs w:val="18"/>
          <w:lang w:eastAsia="de-CH"/>
        </w:rPr>
        <w:fldChar w:fldCharType="end"/>
      </w:r>
      <w:r w:rsidRPr="00AE5ECA">
        <w:rPr>
          <w:rFonts w:ascii="Courier New" w:eastAsia="Times New Roman" w:hAnsi="Courier New" w:cs="Courier New"/>
          <w:color w:val="BABABA"/>
          <w:sz w:val="18"/>
          <w:szCs w:val="18"/>
          <w:lang w:eastAsia="de-CH"/>
        </w:rPr>
        <w:t xml:space="preserve"> version</w:t>
      </w:r>
      <w:r w:rsidRPr="00AE5ECA">
        <w:rPr>
          <w:rFonts w:ascii="Courier New" w:eastAsia="Times New Roman" w:hAnsi="Courier New" w:cs="Courier New"/>
          <w:color w:val="6A8759"/>
          <w:sz w:val="18"/>
          <w:szCs w:val="18"/>
          <w:lang w:eastAsia="de-CH"/>
        </w:rPr>
        <w:t xml:space="preserve">="1.0" </w:t>
      </w:r>
      <w:r w:rsidRPr="00AE5ECA">
        <w:rPr>
          <w:rFonts w:ascii="Courier New" w:eastAsia="Times New Roman" w:hAnsi="Courier New" w:cs="Courier New"/>
          <w:color w:val="BABABA"/>
          <w:sz w:val="18"/>
          <w:szCs w:val="18"/>
          <w:lang w:eastAsia="de-CH"/>
        </w:rPr>
        <w:t>encoding</w:t>
      </w:r>
      <w:r w:rsidRPr="00AE5ECA">
        <w:rPr>
          <w:rFonts w:ascii="Courier New" w:eastAsia="Times New Roman" w:hAnsi="Courier New" w:cs="Courier New"/>
          <w:color w:val="6A8759"/>
          <w:sz w:val="18"/>
          <w:szCs w:val="18"/>
          <w:lang w:eastAsia="de-CH"/>
        </w:rPr>
        <w:t>="utf-8"</w:t>
      </w:r>
      <w:r w:rsidRPr="00AE5ECA">
        <w:rPr>
          <w:rFonts w:ascii="Courier New" w:eastAsia="Times New Roman" w:hAnsi="Courier New" w:cs="Courier New"/>
          <w:color w:val="E8BF6A"/>
          <w:sz w:val="18"/>
          <w:szCs w:val="18"/>
          <w:lang w:eastAsia="de-CH"/>
        </w:rPr>
        <w:t>?&gt;</w:t>
      </w:r>
      <w:r w:rsidRPr="00AE5ECA">
        <w:br/>
      </w:r>
      <w:r w:rsidRPr="00AE5ECA">
        <w:rPr>
          <w:rFonts w:ascii="Courier New" w:eastAsia="Times New Roman" w:hAnsi="Courier New" w:cs="Courier New"/>
          <w:color w:val="E8BF6A"/>
          <w:sz w:val="18"/>
          <w:szCs w:val="18"/>
          <w:lang w:eastAsia="de-CH"/>
        </w:rPr>
        <w:t xml:space="preserve">&lt;androidx.constraintlayout.widget.ConstraintLayout </w:t>
      </w:r>
      <w:r w:rsidR="003D49D1">
        <w:rPr>
          <w:rFonts w:ascii="Courier New" w:eastAsia="Times New Roman" w:hAnsi="Courier New" w:cs="Courier New"/>
          <w:color w:val="BABABA"/>
          <w:sz w:val="18"/>
          <w:szCs w:val="18"/>
          <w:lang w:eastAsia="de-CH"/>
        </w:rPr>
        <w:t>XML</w:t>
      </w:r>
      <w:r w:rsidRPr="00AE5ECA">
        <w:rPr>
          <w:rFonts w:ascii="Courier New" w:eastAsia="Times New Roman" w:hAnsi="Courier New" w:cs="Courier New"/>
          <w:color w:val="BABABA"/>
          <w:sz w:val="18"/>
          <w:szCs w:val="18"/>
          <w:lang w:eastAsia="de-CH"/>
        </w:rPr>
        <w:t>ns:</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6A8759"/>
          <w:sz w:val="18"/>
          <w:szCs w:val="18"/>
          <w:lang w:eastAsia="de-CH"/>
        </w:rPr>
        <w:t>="http://schemas.android.com/apk/res/android"</w:t>
      </w:r>
      <w:r w:rsidRPr="00AE5ECA">
        <w:br/>
      </w:r>
      <w:r w:rsidRPr="00AE5ECA">
        <w:rPr>
          <w:rFonts w:ascii="Courier New" w:eastAsia="Times New Roman" w:hAnsi="Courier New" w:cs="Courier New"/>
          <w:color w:val="6A8759"/>
          <w:sz w:val="18"/>
          <w:szCs w:val="18"/>
          <w:lang w:eastAsia="de-CH"/>
        </w:rPr>
        <w:t xml:space="preserve">    </w:t>
      </w:r>
      <w:r w:rsidR="003D49D1">
        <w:rPr>
          <w:rFonts w:ascii="Courier New" w:eastAsia="Times New Roman" w:hAnsi="Courier New" w:cs="Courier New"/>
          <w:color w:val="BABABA"/>
          <w:sz w:val="18"/>
          <w:szCs w:val="18"/>
          <w:lang w:eastAsia="de-CH"/>
        </w:rPr>
        <w:t>XML</w:t>
      </w:r>
      <w:r w:rsidRPr="00AE5ECA">
        <w:rPr>
          <w:rFonts w:ascii="Courier New" w:eastAsia="Times New Roman" w:hAnsi="Courier New" w:cs="Courier New"/>
          <w:color w:val="BABABA"/>
          <w:sz w:val="18"/>
          <w:szCs w:val="18"/>
          <w:lang w:eastAsia="de-CH"/>
        </w:rPr>
        <w:t>ns:</w:t>
      </w:r>
      <w:r w:rsidRPr="00AE5ECA">
        <w:rPr>
          <w:rFonts w:ascii="Courier New" w:eastAsia="Times New Roman" w:hAnsi="Courier New" w:cs="Courier New"/>
          <w:color w:val="9876AA"/>
          <w:sz w:val="18"/>
          <w:szCs w:val="18"/>
          <w:lang w:eastAsia="de-CH"/>
        </w:rPr>
        <w:t>app</w:t>
      </w:r>
      <w:r w:rsidR="00581707">
        <w:rPr>
          <w:rFonts w:ascii="Courier New" w:eastAsia="Times New Roman" w:hAnsi="Courier New" w:cs="Courier New"/>
          <w:color w:val="9876AA"/>
          <w:sz w:val="18"/>
          <w:szCs w:val="18"/>
          <w:lang w:eastAsia="de-CH"/>
        </w:rPr>
        <w:fldChar w:fldCharType="begin"/>
      </w:r>
      <w:r w:rsidR="00581707">
        <w:instrText xml:space="preserve"> XE "</w:instrText>
      </w:r>
      <w:r w:rsidR="00581707" w:rsidRPr="004432A3">
        <w:rPr>
          <w:lang w:bidi="he-IL"/>
        </w:rPr>
        <w:instrText>app</w:instrText>
      </w:r>
      <w:r w:rsidR="00581707">
        <w:instrText xml:space="preserve">" </w:instrText>
      </w:r>
      <w:r w:rsidR="00581707">
        <w:rPr>
          <w:rFonts w:ascii="Courier New" w:eastAsia="Times New Roman" w:hAnsi="Courier New" w:cs="Courier New"/>
          <w:color w:val="9876AA"/>
          <w:sz w:val="18"/>
          <w:szCs w:val="18"/>
          <w:lang w:eastAsia="de-CH"/>
        </w:rPr>
        <w:fldChar w:fldCharType="end"/>
      </w:r>
      <w:r w:rsidRPr="00AE5ECA">
        <w:rPr>
          <w:rFonts w:ascii="Courier New" w:eastAsia="Times New Roman" w:hAnsi="Courier New" w:cs="Courier New"/>
          <w:color w:val="6A8759"/>
          <w:sz w:val="18"/>
          <w:szCs w:val="18"/>
          <w:lang w:eastAsia="de-CH"/>
        </w:rPr>
        <w:t>="http://schemas.android.com/apk/res-auto"</w:t>
      </w:r>
      <w:r w:rsidRPr="00AE5ECA">
        <w:br/>
      </w:r>
      <w:r w:rsidRPr="00AE5ECA">
        <w:rPr>
          <w:rFonts w:ascii="Courier New" w:eastAsia="Times New Roman" w:hAnsi="Courier New" w:cs="Courier New"/>
          <w:color w:val="6A8759"/>
          <w:sz w:val="18"/>
          <w:szCs w:val="18"/>
          <w:lang w:eastAsia="de-CH"/>
        </w:rPr>
        <w:t xml:space="preserve">    </w:t>
      </w:r>
      <w:r w:rsidR="003D49D1">
        <w:rPr>
          <w:rFonts w:ascii="Courier New" w:eastAsia="Times New Roman" w:hAnsi="Courier New" w:cs="Courier New"/>
          <w:color w:val="BABABA"/>
          <w:sz w:val="18"/>
          <w:szCs w:val="18"/>
          <w:lang w:eastAsia="de-CH"/>
        </w:rPr>
        <w:t>XML</w:t>
      </w:r>
      <w:r w:rsidRPr="00AE5ECA">
        <w:rPr>
          <w:rFonts w:ascii="Courier New" w:eastAsia="Times New Roman" w:hAnsi="Courier New" w:cs="Courier New"/>
          <w:color w:val="BABABA"/>
          <w:sz w:val="18"/>
          <w:szCs w:val="18"/>
          <w:lang w:eastAsia="de-CH"/>
        </w:rPr>
        <w:t>ns:</w:t>
      </w:r>
      <w:r w:rsidRPr="00AE5ECA">
        <w:rPr>
          <w:rFonts w:ascii="Courier New" w:eastAsia="Times New Roman" w:hAnsi="Courier New" w:cs="Courier New"/>
          <w:color w:val="9876AA"/>
          <w:sz w:val="18"/>
          <w:szCs w:val="18"/>
          <w:lang w:eastAsia="de-CH"/>
        </w:rPr>
        <w:t>tools</w:t>
      </w:r>
      <w:r w:rsidRPr="00AE5ECA">
        <w:rPr>
          <w:rFonts w:ascii="Courier New" w:eastAsia="Times New Roman" w:hAnsi="Courier New" w:cs="Courier New"/>
          <w:color w:val="6A8759"/>
          <w:sz w:val="18"/>
          <w:szCs w:val="18"/>
          <w:lang w:eastAsia="de-CH"/>
        </w:rPr>
        <w:t>="http://schemas.android.com/tools"</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:id</w:t>
      </w:r>
      <w:r w:rsidR="00581707">
        <w:rPr>
          <w:rFonts w:ascii="Courier New" w:eastAsia="Times New Roman" w:hAnsi="Courier New" w:cs="Courier New"/>
          <w:color w:val="BABABA"/>
          <w:sz w:val="18"/>
          <w:szCs w:val="18"/>
          <w:lang w:eastAsia="de-CH"/>
        </w:rPr>
        <w:fldChar w:fldCharType="begin"/>
      </w:r>
      <w:r w:rsidR="00581707">
        <w:instrText xml:space="preserve"> XE "</w:instrText>
      </w:r>
      <w:r w:rsidR="00581707" w:rsidRPr="001F36DE">
        <w:rPr>
          <w:lang w:bidi="he-IL"/>
        </w:rPr>
        <w:instrText>id</w:instrText>
      </w:r>
      <w:r w:rsidR="00581707">
        <w:instrText xml:space="preserve">" </w:instrText>
      </w:r>
      <w:r w:rsidR="00581707">
        <w:rPr>
          <w:rFonts w:ascii="Courier New" w:eastAsia="Times New Roman" w:hAnsi="Courier New" w:cs="Courier New"/>
          <w:color w:val="BABABA"/>
          <w:sz w:val="18"/>
          <w:szCs w:val="18"/>
          <w:lang w:eastAsia="de-CH"/>
        </w:rPr>
        <w:fldChar w:fldCharType="end"/>
      </w:r>
      <w:r w:rsidRPr="00AE5ECA">
        <w:rPr>
          <w:rFonts w:ascii="Courier New" w:eastAsia="Times New Roman" w:hAnsi="Courier New" w:cs="Courier New"/>
          <w:color w:val="6A8759"/>
          <w:sz w:val="18"/>
          <w:szCs w:val="18"/>
          <w:lang w:eastAsia="de-CH"/>
        </w:rPr>
        <w:t>="@+id/container"</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:layout_width</w:t>
      </w:r>
      <w:r w:rsidRPr="00AE5ECA">
        <w:rPr>
          <w:rFonts w:ascii="Courier New" w:eastAsia="Times New Roman" w:hAnsi="Courier New" w:cs="Courier New"/>
          <w:color w:val="6A8759"/>
          <w:sz w:val="18"/>
          <w:szCs w:val="18"/>
          <w:lang w:eastAsia="de-CH"/>
        </w:rPr>
        <w:t>="match_parent"</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:layout_height</w:t>
      </w:r>
      <w:r w:rsidRPr="00AE5ECA">
        <w:rPr>
          <w:rFonts w:ascii="Courier New" w:eastAsia="Times New Roman" w:hAnsi="Courier New" w:cs="Courier New"/>
          <w:color w:val="6A8759"/>
          <w:sz w:val="18"/>
          <w:szCs w:val="18"/>
          <w:lang w:eastAsia="de-CH"/>
        </w:rPr>
        <w:t>="match_parent"</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:paddingLeft</w:t>
      </w:r>
      <w:r w:rsidRPr="00AE5ECA">
        <w:rPr>
          <w:rFonts w:ascii="Courier New" w:eastAsia="Times New Roman" w:hAnsi="Courier New" w:cs="Courier New"/>
          <w:color w:val="6A8759"/>
          <w:sz w:val="18"/>
          <w:szCs w:val="18"/>
          <w:lang w:eastAsia="de-CH"/>
        </w:rPr>
        <w:t>="@dimen/activity_horizontal_margin"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:paddingTop</w:t>
      </w:r>
      <w:r w:rsidRPr="00AE5ECA">
        <w:rPr>
          <w:rFonts w:ascii="Courier New" w:eastAsia="Times New Roman" w:hAnsi="Courier New" w:cs="Courier New"/>
          <w:color w:val="6A8759"/>
          <w:sz w:val="18"/>
          <w:szCs w:val="18"/>
          <w:lang w:eastAsia="de-CH"/>
        </w:rPr>
        <w:t>="@dimen/activity_vertical_margin"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:paddingRight</w:t>
      </w:r>
      <w:r w:rsidRPr="00AE5ECA">
        <w:rPr>
          <w:rFonts w:ascii="Courier New" w:eastAsia="Times New Roman" w:hAnsi="Courier New" w:cs="Courier New"/>
          <w:color w:val="6A8759"/>
          <w:sz w:val="18"/>
          <w:szCs w:val="18"/>
          <w:lang w:eastAsia="de-CH"/>
        </w:rPr>
        <w:t>="@dimen/activity_horizontal_margin"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:paddingBottom</w:t>
      </w:r>
      <w:r w:rsidRPr="00AE5ECA">
        <w:rPr>
          <w:rFonts w:ascii="Courier New" w:eastAsia="Times New Roman" w:hAnsi="Courier New" w:cs="Courier New"/>
          <w:color w:val="6A8759"/>
          <w:sz w:val="18"/>
          <w:szCs w:val="18"/>
          <w:lang w:eastAsia="de-CH"/>
        </w:rPr>
        <w:t>="@dimen/activity_vertical_margin"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tools</w:t>
      </w:r>
      <w:r w:rsidRPr="00AE5ECA">
        <w:rPr>
          <w:rFonts w:ascii="Courier New" w:eastAsia="Times New Roman" w:hAnsi="Courier New" w:cs="Courier New"/>
          <w:color w:val="BABABA"/>
          <w:sz w:val="18"/>
          <w:szCs w:val="18"/>
          <w:lang w:eastAsia="de-CH"/>
        </w:rPr>
        <w:t>:context</w:t>
      </w:r>
      <w:r w:rsidRPr="00AE5ECA">
        <w:rPr>
          <w:rFonts w:ascii="Courier New" w:eastAsia="Times New Roman" w:hAnsi="Courier New" w:cs="Courier New"/>
          <w:color w:val="6A8759"/>
          <w:sz w:val="18"/>
          <w:szCs w:val="18"/>
          <w:lang w:eastAsia="de-CH"/>
        </w:rPr>
        <w:t>="com.blnet.blnettest.ui.ui.login.LoginActivity"</w:t>
      </w:r>
      <w:r w:rsidRPr="00AE5ECA">
        <w:rPr>
          <w:rFonts w:ascii="Courier New" w:eastAsia="Times New Roman" w:hAnsi="Courier New" w:cs="Courier New"/>
          <w:color w:val="E8BF6A"/>
          <w:sz w:val="18"/>
          <w:szCs w:val="18"/>
          <w:lang w:eastAsia="de-CH"/>
        </w:rPr>
        <w:t>&gt;</w:t>
      </w:r>
      <w:r w:rsidRPr="00AE5ECA">
        <w:br/>
      </w:r>
      <w:r w:rsidRPr="00AE5ECA">
        <w:br/>
      </w:r>
      <w:r w:rsidRPr="00AE5ECA">
        <w:rPr>
          <w:rFonts w:ascii="Courier New" w:eastAsia="Times New Roman" w:hAnsi="Courier New" w:cs="Courier New"/>
          <w:color w:val="E8BF6A"/>
          <w:sz w:val="18"/>
          <w:szCs w:val="18"/>
          <w:lang w:eastAsia="de-CH"/>
        </w:rPr>
        <w:t xml:space="preserve">    &lt;EditText</w:t>
      </w:r>
      <w:r w:rsidRPr="00AE5ECA">
        <w:br/>
      </w:r>
      <w:r w:rsidRPr="00AE5ECA">
        <w:rPr>
          <w:rFonts w:ascii="Courier New" w:eastAsia="Times New Roman" w:hAnsi="Courier New" w:cs="Courier New"/>
          <w:color w:val="E8BF6A"/>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:id</w:t>
      </w:r>
      <w:r w:rsidRPr="00AE5ECA">
        <w:rPr>
          <w:rFonts w:ascii="Courier New" w:eastAsia="Times New Roman" w:hAnsi="Courier New" w:cs="Courier New"/>
          <w:color w:val="6A8759"/>
          <w:sz w:val="18"/>
          <w:szCs w:val="18"/>
          <w:lang w:eastAsia="de-CH"/>
        </w:rPr>
        <w:t>="@+id/username"</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:layout_width</w:t>
      </w:r>
      <w:r w:rsidRPr="00AE5ECA">
        <w:rPr>
          <w:rFonts w:ascii="Courier New" w:eastAsia="Times New Roman" w:hAnsi="Courier New" w:cs="Courier New"/>
          <w:color w:val="6A8759"/>
          <w:sz w:val="18"/>
          <w:szCs w:val="18"/>
          <w:lang w:eastAsia="de-CH"/>
        </w:rPr>
        <w:t>="322dp"</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:layout_height</w:t>
      </w:r>
      <w:r w:rsidRPr="00AE5ECA">
        <w:rPr>
          <w:rFonts w:ascii="Courier New" w:eastAsia="Times New Roman" w:hAnsi="Courier New" w:cs="Courier New"/>
          <w:color w:val="6A8759"/>
          <w:sz w:val="18"/>
          <w:szCs w:val="18"/>
          <w:lang w:eastAsia="de-CH"/>
        </w:rPr>
        <w:t>="57dp"</w:t>
      </w:r>
      <w:r w:rsidRPr="00AE5ECA">
        <w:br/>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:hint</w:t>
      </w:r>
      <w:r w:rsidRPr="00AE5ECA">
        <w:rPr>
          <w:rFonts w:ascii="Courier New" w:eastAsia="Times New Roman" w:hAnsi="Courier New" w:cs="Courier New"/>
          <w:color w:val="6A8759"/>
          <w:sz w:val="18"/>
          <w:szCs w:val="18"/>
          <w:lang w:eastAsia="de-CH"/>
        </w:rPr>
        <w:t>="@string/prompt_email"</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:inputType</w:t>
      </w:r>
      <w:r w:rsidRPr="00AE5ECA">
        <w:rPr>
          <w:rFonts w:ascii="Courier New" w:eastAsia="Times New Roman" w:hAnsi="Courier New" w:cs="Courier New"/>
          <w:color w:val="6A8759"/>
          <w:sz w:val="18"/>
          <w:szCs w:val="18"/>
          <w:lang w:eastAsia="de-CH"/>
        </w:rPr>
        <w:t>="textEmailAddress"</w:t>
      </w:r>
      <w:r w:rsidRPr="00AE5ECA">
        <w:br/>
      </w:r>
      <w:r w:rsidR="007E2A5A">
        <w:rPr>
          <w:rFonts w:ascii="Courier New" w:eastAsia="Times New Roman" w:hAnsi="Courier New" w:cs="Courier New"/>
          <w:color w:val="9876AA"/>
          <w:sz w:val="18"/>
          <w:szCs w:val="18"/>
          <w:lang w:eastAsia="de-CH"/>
        </w:rPr>
        <w:t>geht weiter</w:t>
      </w:r>
      <w:r>
        <w:rPr>
          <w:rFonts w:ascii="Courier New" w:eastAsia="Times New Roman" w:hAnsi="Courier New" w:cs="Courier New"/>
          <w:color w:val="9876AA"/>
          <w:sz w:val="18"/>
          <w:szCs w:val="18"/>
          <w:lang w:eastAsia="de-CH"/>
        </w:rPr>
        <w:t>...</w:t>
      </w:r>
    </w:p>
    <w:p w14:paraId="131D4F0B" w14:textId="4EA41167" w:rsidR="0046346C" w:rsidRDefault="0051217B" w:rsidP="00F76BBB">
      <w:pPr>
        <w:ind w:left="432"/>
        <w:rPr>
          <w:lang w:bidi="he-IL"/>
        </w:rPr>
      </w:pPr>
      <w:r>
        <w:rPr>
          <w:noProof/>
          <w:lang w:eastAsia="de-CH"/>
        </w:rPr>
        <w:drawing>
          <wp:anchor distT="0" distB="0" distL="114300" distR="114300" simplePos="0" relativeHeight="251658277" behindDoc="0" locked="0" layoutInCell="1" allowOverlap="1" wp14:anchorId="113EB0CC" wp14:editId="4384D0EE">
            <wp:simplePos x="0" y="0"/>
            <wp:positionH relativeFrom="margin">
              <wp:posOffset>4132599</wp:posOffset>
            </wp:positionH>
            <wp:positionV relativeFrom="margin">
              <wp:posOffset>5617826</wp:posOffset>
            </wp:positionV>
            <wp:extent cx="1043940" cy="2148205"/>
            <wp:effectExtent l="0" t="0" r="3810" b="4445"/>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a:ext>
                      </a:extLst>
                    </a:blip>
                    <a:srcRect/>
                    <a:stretch>
                      <a:fillRect/>
                    </a:stretch>
                  </pic:blipFill>
                  <pic:spPr bwMode="auto">
                    <a:xfrm>
                      <a:off x="0" y="0"/>
                      <a:ext cx="104394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54346" w14:textId="47D0B739" w:rsidR="00BC1F7C" w:rsidRDefault="0046346C" w:rsidP="00BC1F7C">
      <w:pPr>
        <w:ind w:left="432"/>
        <w:rPr>
          <w:lang w:bidi="he-IL"/>
        </w:rPr>
      </w:pPr>
      <w:r>
        <w:rPr>
          <w:noProof/>
          <w:lang w:eastAsia="de-CH"/>
        </w:rPr>
        <mc:AlternateContent>
          <mc:Choice Requires="wps">
            <w:drawing>
              <wp:anchor distT="0" distB="0" distL="114300" distR="114300" simplePos="0" relativeHeight="251658278" behindDoc="0" locked="0" layoutInCell="1" allowOverlap="1" wp14:anchorId="343829B9" wp14:editId="6E35379E">
                <wp:simplePos x="0" y="0"/>
                <wp:positionH relativeFrom="column">
                  <wp:posOffset>4093210</wp:posOffset>
                </wp:positionH>
                <wp:positionV relativeFrom="paragraph">
                  <wp:posOffset>2620010</wp:posOffset>
                </wp:positionV>
                <wp:extent cx="128778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F71D70A" w14:textId="7EFFFFAD" w:rsidR="002B7CD3" w:rsidRPr="00063594" w:rsidRDefault="002B7CD3" w:rsidP="0046346C">
                            <w:pPr>
                              <w:pStyle w:val="Beschriftung"/>
                              <w:rPr>
                                <w:noProof/>
                              </w:rPr>
                            </w:pPr>
                            <w:bookmarkStart w:id="129" w:name="_Toc40879778"/>
                            <w:r>
                              <w:t xml:space="preserve">Abbildung </w:t>
                            </w:r>
                            <w:fldSimple w:instr=" SEQ Abbildung \* ARABIC ">
                              <w:r>
                                <w:rPr>
                                  <w:noProof/>
                                </w:rPr>
                                <w:t>61</w:t>
                              </w:r>
                            </w:fldSimple>
                            <w:r>
                              <w:t xml:space="preserve"> BL App Login Fenster</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829B9" id="Textfeld 7" o:spid="_x0000_s1048" type="#_x0000_t202" style="position:absolute;left:0;text-align:left;margin-left:322.3pt;margin-top:206.3pt;width:101.4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" stroked="f">
                <v:textbox style="mso-fit-shape-to-text:t" inset="0,0,0,0">
                  <w:txbxContent>
                    <w:p w14:paraId="5F71D70A" w14:textId="7EFFFFAD" w:rsidR="002B7CD3" w:rsidRPr="00063594" w:rsidRDefault="002B7CD3" w:rsidP="0046346C">
                      <w:pPr>
                        <w:pStyle w:val="Beschriftung"/>
                        <w:rPr>
                          <w:noProof/>
                        </w:rPr>
                      </w:pPr>
                      <w:bookmarkStart w:id="130" w:name="_Toc40879778"/>
                      <w:r>
                        <w:t xml:space="preserve">Abbildung </w:t>
                      </w:r>
                      <w:fldSimple w:instr=" SEQ Abbildung \* ARABIC ">
                        <w:r>
                          <w:rPr>
                            <w:noProof/>
                          </w:rPr>
                          <w:t>61</w:t>
                        </w:r>
                      </w:fldSimple>
                      <w:r>
                        <w:t xml:space="preserve"> BL App Login Fenster</w:t>
                      </w:r>
                      <w:bookmarkEnd w:id="130"/>
                    </w:p>
                  </w:txbxContent>
                </v:textbox>
                <w10:wrap type="square"/>
              </v:shape>
            </w:pict>
          </mc:Fallback>
        </mc:AlternateContent>
      </w:r>
      <w:r w:rsidR="009A7FDE">
        <w:rPr>
          <w:lang w:bidi="he-IL"/>
        </w:rPr>
        <w:t>wird</w:t>
      </w:r>
      <w:r w:rsidR="00197DFC">
        <w:rPr>
          <w:lang w:bidi="he-IL"/>
        </w:rPr>
        <w:t>:</w:t>
      </w:r>
      <w:r w:rsidR="00581707" w:rsidRPr="00581707">
        <w:rPr>
          <w:noProof/>
          <w:lang w:bidi="he-IL"/>
        </w:rPr>
        <w:t xml:space="preserve"> </w:t>
      </w:r>
    </w:p>
    <w:p w14:paraId="0CA90CA3" w14:textId="09E76B80" w:rsidR="00D97B02" w:rsidRDefault="0046346C" w:rsidP="008D5FDE">
      <w:r>
        <w:br w:type="page"/>
      </w:r>
    </w:p>
    <w:p w14:paraId="58ABE520" w14:textId="135C6881" w:rsidR="00197DFC" w:rsidRDefault="00A3077D" w:rsidP="00BC1F7C">
      <w:pPr>
        <w:ind w:left="432"/>
        <w:rPr>
          <w:lang w:bidi="he-IL"/>
        </w:rPr>
      </w:pPr>
      <w:r>
        <w:rPr>
          <w:lang w:bidi="he-IL"/>
        </w:rPr>
        <w:lastRenderedPageBreak/>
        <w:t>Java</w:t>
      </w:r>
      <w:r w:rsidR="00C0426A">
        <w:rPr>
          <w:lang w:bidi="he-IL"/>
        </w:rPr>
        <w:fldChar w:fldCharType="begin"/>
      </w:r>
      <w:r w:rsidR="00C0426A">
        <w:instrText xml:space="preserve"> XE "</w:instrText>
      </w:r>
      <w:r w:rsidR="00C0426A" w:rsidRPr="00404A71">
        <w:rPr>
          <w:lang w:bidi="he-IL"/>
        </w:rPr>
        <w:instrText>Java</w:instrText>
      </w:r>
      <w:r w:rsidR="00C0426A">
        <w:instrText xml:space="preserve">" </w:instrText>
      </w:r>
      <w:r w:rsidR="00C0426A">
        <w:rPr>
          <w:lang w:bidi="he-IL"/>
        </w:rPr>
        <w:fldChar w:fldCharType="end"/>
      </w:r>
      <w:r>
        <w:rPr>
          <w:lang w:bidi="he-IL"/>
        </w:rPr>
        <w:t xml:space="preserve"> war dann aber ein bisschen herausfordernder als </w:t>
      </w:r>
      <w:r w:rsidR="003D49D1">
        <w:rPr>
          <w:lang w:bidi="he-IL"/>
        </w:rPr>
        <w:t>XML</w:t>
      </w:r>
      <w:r>
        <w:rPr>
          <w:lang w:bidi="he-IL"/>
        </w:rPr>
        <w:t>.</w:t>
      </w:r>
    </w:p>
    <w:p w14:paraId="46C708F6" w14:textId="7ACC5BC9" w:rsidR="00A3077D" w:rsidRDefault="00E36E6E" w:rsidP="00A3077D">
      <w:pPr>
        <w:pStyle w:val="berschrift2"/>
      </w:pPr>
      <w:r>
        <w:t xml:space="preserve"> </w:t>
      </w:r>
      <w:bookmarkStart w:id="131" w:name="_Toc40879638"/>
      <w:r w:rsidR="00A3077D">
        <w:t>Java</w:t>
      </w:r>
      <w:r w:rsidR="00C0426A">
        <w:fldChar w:fldCharType="begin"/>
      </w:r>
      <w:r w:rsidR="00C0426A">
        <w:instrText xml:space="preserve"> XE "</w:instrText>
      </w:r>
      <w:r w:rsidR="00C0426A" w:rsidRPr="00404A71">
        <w:instrText>Java</w:instrText>
      </w:r>
      <w:r w:rsidR="00C0426A">
        <w:instrText xml:space="preserve">" </w:instrText>
      </w:r>
      <w:r w:rsidR="00C0426A">
        <w:fldChar w:fldCharType="end"/>
      </w:r>
      <w:r w:rsidR="00A3077D">
        <w:t>-Code</w:t>
      </w:r>
      <w:bookmarkEnd w:id="131"/>
    </w:p>
    <w:p w14:paraId="6FD9C61D" w14:textId="7C0FF9FB" w:rsidR="00A3077D" w:rsidRDefault="009510FD" w:rsidP="00A3077D">
      <w:pPr>
        <w:ind w:left="576"/>
        <w:rPr>
          <w:lang w:bidi="he-IL"/>
        </w:rPr>
      </w:pPr>
      <w:r>
        <w:rPr>
          <w:lang w:bidi="he-IL"/>
        </w:rPr>
        <w:t>In Java</w:t>
      </w:r>
      <w:r w:rsidR="00C0426A">
        <w:rPr>
          <w:lang w:bidi="he-IL"/>
        </w:rPr>
        <w:fldChar w:fldCharType="begin"/>
      </w:r>
      <w:r w:rsidR="00C0426A">
        <w:instrText xml:space="preserve"> XE "</w:instrText>
      </w:r>
      <w:r w:rsidR="00C0426A" w:rsidRPr="00404A71">
        <w:rPr>
          <w:lang w:bidi="he-IL"/>
        </w:rPr>
        <w:instrText>Java</w:instrText>
      </w:r>
      <w:r w:rsidR="00C0426A">
        <w:instrText xml:space="preserve">" </w:instrText>
      </w:r>
      <w:r w:rsidR="00C0426A">
        <w:rPr>
          <w:lang w:bidi="he-IL"/>
        </w:rPr>
        <w:fldChar w:fldCharType="end"/>
      </w:r>
      <w:r>
        <w:rPr>
          <w:lang w:bidi="he-IL"/>
        </w:rPr>
        <w:t xml:space="preserve"> mussten wir das logische Teil des L</w:t>
      </w:r>
      <w:r w:rsidR="00127835">
        <w:rPr>
          <w:lang w:bidi="he-IL"/>
        </w:rPr>
        <w:t>ogins realisieren. Dazu gehört z.B. w</w:t>
      </w:r>
      <w:r w:rsidR="00096892">
        <w:rPr>
          <w:lang w:bidi="he-IL"/>
        </w:rPr>
        <w:t xml:space="preserve">as passieren sollte, wenn das Passwort falsch ist, wenn </w:t>
      </w:r>
      <w:r w:rsidR="002A15E1">
        <w:rPr>
          <w:lang w:bidi="he-IL"/>
        </w:rPr>
        <w:t>man sich 2-mal mit der gleichen E-Mail</w:t>
      </w:r>
      <w:r w:rsidR="00595C95">
        <w:rPr>
          <w:lang w:bidi="he-IL"/>
        </w:rPr>
        <w:t>-</w:t>
      </w:r>
      <w:r w:rsidR="002A15E1">
        <w:rPr>
          <w:lang w:bidi="he-IL"/>
        </w:rPr>
        <w:t xml:space="preserve">Adresse registrieren möchte oder </w:t>
      </w:r>
      <w:r w:rsidR="00E361BE">
        <w:rPr>
          <w:lang w:bidi="he-IL"/>
        </w:rPr>
        <w:t>was passiert, wenn ein Account erfolgreich erstellt wurde.</w:t>
      </w:r>
    </w:p>
    <w:p w14:paraId="78660624" w14:textId="307DD34A" w:rsidR="001E6A58" w:rsidRDefault="001E6A58" w:rsidP="00A3077D">
      <w:pPr>
        <w:ind w:left="576"/>
        <w:rPr>
          <w:lang w:bidi="he-IL"/>
        </w:rPr>
      </w:pPr>
      <w:r>
        <w:rPr>
          <w:lang w:bidi="he-IL"/>
        </w:rPr>
        <w:t>Dafür mussten wir 4 verschiedene Java-Dateien erstellen</w:t>
      </w:r>
      <w:r w:rsidR="00240C07">
        <w:rPr>
          <w:lang w:bidi="he-IL"/>
        </w:rPr>
        <w:t xml:space="preserve"> 2 für das Login und 2 für die Registration. </w:t>
      </w:r>
      <w:r w:rsidR="003325BE">
        <w:rPr>
          <w:lang w:bidi="he-IL"/>
        </w:rPr>
        <w:t xml:space="preserve">In der ersten Datei (LoginActivity.java/RegisterActivity.java) befindet sich der Code für das Anmelde/Registrierfenster und in der anderen (RegisterRequest.java/LoginRequest.java) befindet sich der Code für die Abfrage mittels HTTP-POST </w:t>
      </w:r>
      <w:r w:rsidR="004C170E">
        <w:rPr>
          <w:lang w:bidi="he-IL"/>
        </w:rPr>
        <w:t xml:space="preserve">der Benutzerdaten </w:t>
      </w:r>
      <w:r w:rsidR="00804E96">
        <w:rPr>
          <w:lang w:bidi="he-IL"/>
        </w:rPr>
        <w:t>die sich auf de</w:t>
      </w:r>
      <w:r w:rsidR="004C170E">
        <w:rPr>
          <w:lang w:bidi="he-IL"/>
        </w:rPr>
        <w:t>m Server</w:t>
      </w:r>
      <w:r w:rsidR="00804E96">
        <w:rPr>
          <w:lang w:bidi="he-IL"/>
        </w:rPr>
        <w:t xml:space="preserve"> befind</w:t>
      </w:r>
      <w:r w:rsidR="00D01106">
        <w:rPr>
          <w:lang w:bidi="he-IL"/>
        </w:rPr>
        <w:t>e</w:t>
      </w:r>
      <w:r w:rsidR="009E1454">
        <w:rPr>
          <w:lang w:bidi="he-IL"/>
        </w:rPr>
        <w:t xml:space="preserve">n oder </w:t>
      </w:r>
      <w:r w:rsidR="00EA5AD6">
        <w:rPr>
          <w:lang w:bidi="he-IL"/>
        </w:rPr>
        <w:t xml:space="preserve">der Code </w:t>
      </w:r>
      <w:r w:rsidR="007E65DD">
        <w:rPr>
          <w:lang w:bidi="he-IL"/>
        </w:rPr>
        <w:t xml:space="preserve">für </w:t>
      </w:r>
      <w:r w:rsidR="00F252BE">
        <w:rPr>
          <w:lang w:bidi="he-IL"/>
        </w:rPr>
        <w:t xml:space="preserve">die Übertragung der </w:t>
      </w:r>
      <w:r w:rsidR="0005047F">
        <w:rPr>
          <w:lang w:bidi="he-IL"/>
        </w:rPr>
        <w:t>Benutzerdaten, die in das Registrierfenster eingegeben wurde.</w:t>
      </w:r>
    </w:p>
    <w:p w14:paraId="7B5309BC" w14:textId="188699E0" w:rsidR="003C0A3A" w:rsidRDefault="003C0A3A" w:rsidP="00A3077D">
      <w:pPr>
        <w:ind w:left="576"/>
        <w:rPr>
          <w:lang w:bidi="he-IL"/>
        </w:rPr>
      </w:pPr>
      <w:r>
        <w:rPr>
          <w:lang w:bidi="he-IL"/>
        </w:rPr>
        <w:t>Hier ein kleiner Code-Snippet:</w:t>
      </w:r>
    </w:p>
    <w:p w14:paraId="61A574B1" w14:textId="5467DF18" w:rsidR="00571D55" w:rsidRPr="00C5163C" w:rsidRDefault="00A64E45" w:rsidP="00896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C5163C">
        <w:rPr>
          <w:rFonts w:ascii="Courier New" w:eastAsia="Times New Roman" w:hAnsi="Courier New" w:cs="Courier New"/>
          <w:color w:val="CC7832"/>
          <w:sz w:val="18"/>
          <w:szCs w:val="18"/>
          <w:lang w:val="en-GB" w:eastAsia="de-CH"/>
        </w:rPr>
        <w:t>Private</w:t>
      </w:r>
      <w:r w:rsidR="00896327" w:rsidRPr="00C5163C">
        <w:rPr>
          <w:rFonts w:ascii="Courier New" w:eastAsia="Times New Roman" w:hAnsi="Courier New" w:cs="Courier New"/>
          <w:color w:val="CC7832"/>
          <w:sz w:val="18"/>
          <w:szCs w:val="18"/>
          <w:lang w:val="en-GB" w:eastAsia="de-CH"/>
        </w:rPr>
        <w:t xml:space="preserve"> static final </w:t>
      </w:r>
      <w:r w:rsidR="00896327" w:rsidRPr="00C5163C">
        <w:rPr>
          <w:rFonts w:ascii="Courier New" w:eastAsia="Times New Roman" w:hAnsi="Courier New" w:cs="Courier New"/>
          <w:color w:val="A9B7C6"/>
          <w:sz w:val="18"/>
          <w:szCs w:val="18"/>
          <w:lang w:val="en-GB" w:eastAsia="de-CH"/>
        </w:rPr>
        <w:t xml:space="preserve">String </w:t>
      </w:r>
      <w:r w:rsidR="00896327" w:rsidRPr="00C5163C">
        <w:rPr>
          <w:rFonts w:ascii="Courier New" w:eastAsia="Times New Roman" w:hAnsi="Courier New" w:cs="Courier New"/>
          <w:i/>
          <w:iCs/>
          <w:color w:val="9876AA"/>
          <w:sz w:val="18"/>
          <w:szCs w:val="18"/>
          <w:lang w:val="en-GB" w:eastAsia="de-CH"/>
        </w:rPr>
        <w:t xml:space="preserve">LOGIN_REQUEST_URL </w:t>
      </w:r>
      <w:r w:rsidR="00896327" w:rsidRPr="00C5163C">
        <w:rPr>
          <w:rFonts w:ascii="Courier New" w:eastAsia="Times New Roman" w:hAnsi="Courier New" w:cs="Courier New"/>
          <w:color w:val="A9B7C6"/>
          <w:sz w:val="18"/>
          <w:szCs w:val="18"/>
          <w:lang w:val="en-GB" w:eastAsia="de-CH"/>
        </w:rPr>
        <w:t xml:space="preserve">= </w:t>
      </w:r>
      <w:r w:rsidR="001B430F">
        <w:rPr>
          <w:rFonts w:ascii="Courier New" w:eastAsia="Times New Roman" w:hAnsi="Courier New" w:cs="Courier New"/>
          <w:color w:val="6A8759"/>
          <w:sz w:val="18"/>
          <w:szCs w:val="18"/>
          <w:lang w:val="en-GB" w:eastAsia="de-CH"/>
        </w:rPr>
        <w:t>"https://app.blnet.ch/scripts/login.php</w:t>
      </w:r>
      <w:r w:rsidR="00896327" w:rsidRPr="00C5163C">
        <w:rPr>
          <w:rFonts w:ascii="Courier New" w:eastAsia="Times New Roman" w:hAnsi="Courier New" w:cs="Courier New"/>
          <w:color w:val="6A8759"/>
          <w:sz w:val="18"/>
          <w:szCs w:val="18"/>
          <w:lang w:val="en-GB" w:eastAsia="de-CH"/>
        </w:rPr>
        <w:t>"</w:t>
      </w:r>
      <w:r w:rsidRPr="00C5163C">
        <w:rPr>
          <w:rFonts w:ascii="Courier New" w:eastAsia="Times New Roman" w:hAnsi="Courier New" w:cs="Courier New"/>
          <w:color w:val="CC7832"/>
          <w:sz w:val="18"/>
          <w:szCs w:val="18"/>
          <w:lang w:val="en-GB" w:eastAsia="de-CH"/>
        </w:rPr>
        <w:t xml:space="preserve">; </w:t>
      </w:r>
      <w:r w:rsidR="00896327" w:rsidRPr="00C5163C">
        <w:rPr>
          <w:rFonts w:ascii="Courier New" w:eastAsia="Times New Roman" w:hAnsi="Courier New" w:cs="Courier New"/>
          <w:color w:val="CC7832"/>
          <w:sz w:val="18"/>
          <w:szCs w:val="18"/>
          <w:lang w:val="en-GB" w:eastAsia="de-CH"/>
        </w:rPr>
        <w:br/>
        <w:t xml:space="preserve">private </w:t>
      </w:r>
      <w:r w:rsidR="00896327" w:rsidRPr="00C5163C">
        <w:rPr>
          <w:rFonts w:ascii="Courier New" w:eastAsia="Times New Roman" w:hAnsi="Courier New" w:cs="Courier New"/>
          <w:color w:val="A9B7C6"/>
          <w:sz w:val="18"/>
          <w:szCs w:val="18"/>
          <w:lang w:val="en-GB" w:eastAsia="de-CH"/>
        </w:rPr>
        <w:t>Map&lt;String</w:t>
      </w:r>
      <w:r w:rsidR="00896327" w:rsidRPr="00C5163C">
        <w:rPr>
          <w:rFonts w:ascii="Courier New" w:eastAsia="Times New Roman" w:hAnsi="Courier New" w:cs="Courier New"/>
          <w:color w:val="CC7832"/>
          <w:sz w:val="18"/>
          <w:szCs w:val="18"/>
          <w:lang w:val="en-GB" w:eastAsia="de-CH"/>
        </w:rPr>
        <w:t xml:space="preserve">, </w:t>
      </w:r>
      <w:r w:rsidR="00896327" w:rsidRPr="00C5163C">
        <w:rPr>
          <w:rFonts w:ascii="Courier New" w:eastAsia="Times New Roman" w:hAnsi="Courier New" w:cs="Courier New"/>
          <w:color w:val="A9B7C6"/>
          <w:sz w:val="18"/>
          <w:szCs w:val="18"/>
          <w:lang w:val="en-GB" w:eastAsia="de-CH"/>
        </w:rPr>
        <w:t xml:space="preserve">String&gt; </w:t>
      </w:r>
      <w:r w:rsidR="00896327" w:rsidRPr="00C5163C">
        <w:rPr>
          <w:rFonts w:ascii="Courier New" w:eastAsia="Times New Roman" w:hAnsi="Courier New" w:cs="Courier New"/>
          <w:color w:val="9876AA"/>
          <w:sz w:val="18"/>
          <w:szCs w:val="18"/>
          <w:lang w:val="en-GB" w:eastAsia="de-CH"/>
        </w:rPr>
        <w:t>params</w:t>
      </w:r>
      <w:r w:rsidR="00896327" w:rsidRPr="00C5163C">
        <w:rPr>
          <w:rFonts w:ascii="Courier New" w:eastAsia="Times New Roman" w:hAnsi="Courier New" w:cs="Courier New"/>
          <w:color w:val="CC7832"/>
          <w:sz w:val="18"/>
          <w:szCs w:val="18"/>
          <w:lang w:val="en-GB" w:eastAsia="de-CH"/>
        </w:rPr>
        <w:t>;</w:t>
      </w:r>
    </w:p>
    <w:p w14:paraId="799C2831" w14:textId="77777777" w:rsidR="00896327" w:rsidRPr="00C5163C" w:rsidRDefault="00896327" w:rsidP="00896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p>
    <w:p w14:paraId="3FFB6E00" w14:textId="77777777" w:rsidR="00D7258D" w:rsidRPr="00C5163C" w:rsidRDefault="00D7258D" w:rsidP="00D725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proofErr w:type="gramStart"/>
      <w:r w:rsidRPr="00C5163C">
        <w:rPr>
          <w:rFonts w:ascii="Courier New" w:eastAsia="Times New Roman" w:hAnsi="Courier New" w:cs="Courier New"/>
          <w:color w:val="CC7832"/>
          <w:sz w:val="18"/>
          <w:szCs w:val="18"/>
          <w:lang w:val="en-GB" w:eastAsia="de-CH"/>
        </w:rPr>
        <w:t>public</w:t>
      </w:r>
      <w:proofErr w:type="gramEnd"/>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FFC66D"/>
          <w:sz w:val="18"/>
          <w:szCs w:val="18"/>
          <w:lang w:val="en-GB" w:eastAsia="de-CH"/>
        </w:rPr>
        <w:t>LoginRequest</w:t>
      </w:r>
      <w:r w:rsidRPr="00C5163C">
        <w:rPr>
          <w:rFonts w:ascii="Courier New" w:eastAsia="Times New Roman" w:hAnsi="Courier New" w:cs="Courier New"/>
          <w:color w:val="A9B7C6"/>
          <w:sz w:val="18"/>
          <w:szCs w:val="18"/>
          <w:lang w:val="en-GB" w:eastAsia="de-CH"/>
        </w:rPr>
        <w:t>(String 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Response.Listener&lt;String&gt; listener){</w:t>
      </w:r>
      <w:r w:rsidRPr="00C5163C">
        <w:rPr>
          <w:rFonts w:ascii="Courier New" w:eastAsia="Times New Roman" w:hAnsi="Courier New" w:cs="Courier New"/>
          <w:color w:val="A9B7C6"/>
          <w:sz w:val="18"/>
          <w:szCs w:val="18"/>
          <w:lang w:val="en-GB" w:eastAsia="de-CH"/>
        </w:rPr>
        <w:br/>
        <w:t xml:space="preserve">    </w:t>
      </w:r>
      <w:r w:rsidRPr="00C5163C">
        <w:rPr>
          <w:rFonts w:ascii="Courier New" w:eastAsia="Times New Roman" w:hAnsi="Courier New" w:cs="Courier New"/>
          <w:color w:val="CC7832"/>
          <w:sz w:val="18"/>
          <w:szCs w:val="18"/>
          <w:lang w:val="en-GB" w:eastAsia="de-CH"/>
        </w:rPr>
        <w:t xml:space="preserve">super </w:t>
      </w:r>
      <w:r w:rsidRPr="00C5163C">
        <w:rPr>
          <w:rFonts w:ascii="Courier New" w:eastAsia="Times New Roman" w:hAnsi="Courier New" w:cs="Courier New"/>
          <w:color w:val="A9B7C6"/>
          <w:sz w:val="18"/>
          <w:szCs w:val="18"/>
          <w:lang w:val="en-GB" w:eastAsia="de-CH"/>
        </w:rPr>
        <w:t>(Request.Method.</w:t>
      </w:r>
      <w:r w:rsidRPr="00C5163C">
        <w:rPr>
          <w:rFonts w:ascii="Courier New" w:eastAsia="Times New Roman" w:hAnsi="Courier New" w:cs="Courier New"/>
          <w:i/>
          <w:iCs/>
          <w:color w:val="9876AA"/>
          <w:sz w:val="18"/>
          <w:szCs w:val="18"/>
          <w:lang w:val="en-GB" w:eastAsia="de-CH"/>
        </w:rPr>
        <w:t>POST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i/>
          <w:iCs/>
          <w:color w:val="9876AA"/>
          <w:sz w:val="18"/>
          <w:szCs w:val="18"/>
          <w:lang w:val="en-GB" w:eastAsia="de-CH"/>
        </w:rPr>
        <w:t>LOGIN_REQUEST_URL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listener</w:t>
      </w:r>
      <w:r w:rsidRPr="00C5163C">
        <w:rPr>
          <w:rFonts w:ascii="Courier New" w:eastAsia="Times New Roman" w:hAnsi="Courier New" w:cs="Courier New"/>
          <w:color w:val="CC7832"/>
          <w:sz w:val="18"/>
          <w:szCs w:val="18"/>
          <w:lang w:val="en-GB" w:eastAsia="de-CH"/>
        </w:rPr>
        <w:t>, null</w:t>
      </w:r>
      <w:r w:rsidRPr="00C5163C">
        <w:rPr>
          <w:rFonts w:ascii="Courier New" w:eastAsia="Times New Roman" w:hAnsi="Courier New" w:cs="Courier New"/>
          <w:color w:val="A9B7C6"/>
          <w:sz w:val="18"/>
          <w:szCs w:val="18"/>
          <w:lang w:val="en-GB" w:eastAsia="de-CH"/>
        </w:rPr>
        <w: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 xml:space="preserve">params </w:t>
      </w:r>
      <w:r w:rsidRPr="00C5163C">
        <w:rPr>
          <w:rFonts w:ascii="Courier New" w:eastAsia="Times New Roman" w:hAnsi="Courier New" w:cs="Courier New"/>
          <w:color w:val="A9B7C6"/>
          <w:sz w:val="18"/>
          <w:szCs w:val="18"/>
          <w:lang w:val="en-GB" w:eastAsia="de-CH"/>
        </w:rPr>
        <w:t xml:space="preserve">= </w:t>
      </w:r>
      <w:r w:rsidRPr="00C5163C">
        <w:rPr>
          <w:rFonts w:ascii="Courier New" w:eastAsia="Times New Roman" w:hAnsi="Courier New" w:cs="Courier New"/>
          <w:color w:val="CC7832"/>
          <w:sz w:val="18"/>
          <w:szCs w:val="18"/>
          <w:lang w:val="en-GB" w:eastAsia="de-CH"/>
        </w:rPr>
        <w:t xml:space="preserve">new </w:t>
      </w:r>
      <w:r w:rsidRPr="00C5163C">
        <w:rPr>
          <w:rFonts w:ascii="Courier New" w:eastAsia="Times New Roman" w:hAnsi="Courier New" w:cs="Courier New"/>
          <w:color w:val="A9B7C6"/>
          <w:sz w:val="18"/>
          <w:szCs w:val="18"/>
          <w:lang w:val="en-GB" w:eastAsia="de-CH"/>
        </w:rPr>
        <w:t>HashMap&lt;&gt;()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email)</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passwort)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r>
      <w:r w:rsidRPr="00C5163C">
        <w:rPr>
          <w:rFonts w:ascii="Courier New" w:eastAsia="Times New Roman" w:hAnsi="Courier New" w:cs="Courier New"/>
          <w:color w:val="A9B7C6"/>
          <w:sz w:val="18"/>
          <w:szCs w:val="18"/>
          <w:lang w:val="en-GB" w:eastAsia="de-CH"/>
        </w:rPr>
        <w:t>}</w:t>
      </w:r>
    </w:p>
    <w:p w14:paraId="65CA1D57" w14:textId="0D43750F" w:rsidR="0005047F" w:rsidRDefault="00D7258D" w:rsidP="00A3077D">
      <w:pPr>
        <w:ind w:left="576"/>
        <w:rPr>
          <w:lang w:bidi="he-IL"/>
        </w:rPr>
      </w:pPr>
      <w:r>
        <w:rPr>
          <w:lang w:bidi="he-IL"/>
        </w:rPr>
        <w:t>Hier w</w:t>
      </w:r>
      <w:r w:rsidR="00802B38">
        <w:rPr>
          <w:lang w:bidi="he-IL"/>
        </w:rPr>
        <w:t>erden</w:t>
      </w:r>
      <w:r w:rsidR="00BB0CAA">
        <w:rPr>
          <w:lang w:bidi="he-IL"/>
        </w:rPr>
        <w:t xml:space="preserve"> </w:t>
      </w:r>
      <w:r w:rsidR="00185BC9">
        <w:rPr>
          <w:lang w:bidi="he-IL"/>
        </w:rPr>
        <w:t>die Werte «email» und «passwort» dem Server geschi</w:t>
      </w:r>
      <w:r w:rsidR="00702EA9">
        <w:rPr>
          <w:lang w:bidi="he-IL"/>
        </w:rPr>
        <w:t xml:space="preserve">ckt, der ein </w:t>
      </w:r>
      <w:r w:rsidR="00211287">
        <w:rPr>
          <w:lang w:bidi="he-IL"/>
        </w:rPr>
        <w:t>PHP</w:t>
      </w:r>
      <w:r w:rsidR="00702EA9">
        <w:rPr>
          <w:lang w:bidi="he-IL"/>
        </w:rPr>
        <w:t xml:space="preserve">-Skript </w:t>
      </w:r>
      <w:r w:rsidR="004114E2">
        <w:rPr>
          <w:lang w:bidi="he-IL"/>
        </w:rPr>
        <w:t>geladen, der die Daten aus der App mit den Dat</w:t>
      </w:r>
      <w:r w:rsidR="005929C5">
        <w:rPr>
          <w:lang w:bidi="he-IL"/>
        </w:rPr>
        <w:t>e</w:t>
      </w:r>
      <w:r w:rsidR="004114E2">
        <w:rPr>
          <w:lang w:bidi="he-IL"/>
        </w:rPr>
        <w:t>n mit der Datenbank vergleicht</w:t>
      </w:r>
      <w:r w:rsidR="005929C5">
        <w:rPr>
          <w:lang w:bidi="he-IL"/>
        </w:rPr>
        <w:t xml:space="preserve">. Falls die Daten übereinstimmen, </w:t>
      </w:r>
      <w:r w:rsidR="00E94EF6">
        <w:rPr>
          <w:lang w:bidi="he-IL"/>
        </w:rPr>
        <w:t xml:space="preserve">wird «success= </w:t>
      </w:r>
      <w:r w:rsidR="00BE3933">
        <w:rPr>
          <w:lang w:bidi="he-IL"/>
        </w:rPr>
        <w:t>true» an die App geschickt, falls die Daten falsch sind wird «success= false» an die App geschickt.</w:t>
      </w:r>
      <w:r w:rsidR="003C524E">
        <w:rPr>
          <w:lang w:bidi="he-IL"/>
        </w:rPr>
        <w:t xml:space="preserve"> Wie der </w:t>
      </w:r>
      <w:r w:rsidR="00211287">
        <w:rPr>
          <w:lang w:bidi="he-IL"/>
        </w:rPr>
        <w:t>PHP</w:t>
      </w:r>
      <w:r w:rsidR="003C524E">
        <w:rPr>
          <w:lang w:bidi="he-IL"/>
        </w:rPr>
        <w:t xml:space="preserve">-Code aufgebaut ist, </w:t>
      </w:r>
      <w:r w:rsidR="00A25FCF">
        <w:rPr>
          <w:lang w:bidi="he-IL"/>
        </w:rPr>
        <w:t>wird noch gezeigt.</w:t>
      </w:r>
    </w:p>
    <w:p w14:paraId="469BD104" w14:textId="2CEA39DA" w:rsidR="00201B43" w:rsidRDefault="00201B43" w:rsidP="00201B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201B43">
        <w:rPr>
          <w:rFonts w:ascii="Courier New" w:eastAsia="Times New Roman" w:hAnsi="Courier New" w:cs="Courier New"/>
          <w:color w:val="CC7832"/>
          <w:sz w:val="18"/>
          <w:szCs w:val="18"/>
          <w:lang w:eastAsia="de-CH"/>
        </w:rPr>
        <w:t xml:space="preserve">private static final </w:t>
      </w:r>
      <w:r w:rsidRPr="00201B43">
        <w:rPr>
          <w:rFonts w:ascii="Courier New" w:eastAsia="Times New Roman" w:hAnsi="Courier New" w:cs="Courier New"/>
          <w:color w:val="A9B7C6"/>
          <w:sz w:val="18"/>
          <w:szCs w:val="18"/>
          <w:lang w:eastAsia="de-CH"/>
        </w:rPr>
        <w:t xml:space="preserve">String </w:t>
      </w:r>
      <w:r w:rsidRPr="00201B43">
        <w:rPr>
          <w:rFonts w:ascii="Courier New" w:eastAsia="Times New Roman" w:hAnsi="Courier New" w:cs="Courier New"/>
          <w:i/>
          <w:iCs/>
          <w:color w:val="9876AA"/>
          <w:sz w:val="18"/>
          <w:szCs w:val="18"/>
          <w:lang w:eastAsia="de-CH"/>
        </w:rPr>
        <w:t xml:space="preserve">REGISTER_REQUEST_URL </w:t>
      </w:r>
      <w:r w:rsidRPr="00201B43">
        <w:rPr>
          <w:rFonts w:ascii="Courier New" w:eastAsia="Times New Roman" w:hAnsi="Courier New" w:cs="Courier New"/>
          <w:color w:val="A9B7C6"/>
          <w:sz w:val="18"/>
          <w:szCs w:val="18"/>
          <w:lang w:eastAsia="de-CH"/>
        </w:rPr>
        <w:t xml:space="preserve">= </w:t>
      </w:r>
      <w:r w:rsidRPr="00201B43">
        <w:rPr>
          <w:rFonts w:ascii="Courier New" w:eastAsia="Times New Roman" w:hAnsi="Courier New" w:cs="Courier New"/>
          <w:color w:val="6A8759"/>
          <w:sz w:val="18"/>
          <w:szCs w:val="18"/>
          <w:lang w:eastAsia="de-CH"/>
        </w:rPr>
        <w:t>"https://tantegemmas.000webhostapp.com/androidlogin/register.</w:t>
      </w:r>
      <w:r w:rsidR="00211287">
        <w:rPr>
          <w:rFonts w:ascii="Courier New" w:eastAsia="Times New Roman" w:hAnsi="Courier New" w:cs="Courier New"/>
          <w:color w:val="6A8759"/>
          <w:sz w:val="18"/>
          <w:szCs w:val="18"/>
          <w:lang w:eastAsia="de-CH"/>
        </w:rPr>
        <w:t>PHP</w:t>
      </w:r>
      <w:r w:rsidRPr="00201B43">
        <w:rPr>
          <w:rFonts w:ascii="Courier New" w:eastAsia="Times New Roman" w:hAnsi="Courier New" w:cs="Courier New"/>
          <w:color w:val="6A8759"/>
          <w:sz w:val="18"/>
          <w:szCs w:val="18"/>
          <w:lang w:eastAsia="de-CH"/>
        </w:rPr>
        <w:t>"</w:t>
      </w:r>
      <w:r w:rsidRPr="00201B43">
        <w:rPr>
          <w:rFonts w:ascii="Courier New" w:eastAsia="Times New Roman" w:hAnsi="Courier New" w:cs="Courier New"/>
          <w:color w:val="CC7832"/>
          <w:sz w:val="18"/>
          <w:szCs w:val="18"/>
          <w:lang w:eastAsia="de-CH"/>
        </w:rPr>
        <w:t>;</w:t>
      </w:r>
      <w:r w:rsidRPr="00201B43">
        <w:rPr>
          <w:rFonts w:ascii="Courier New" w:eastAsia="Times New Roman" w:hAnsi="Courier New" w:cs="Courier New"/>
          <w:color w:val="CC7832"/>
          <w:sz w:val="18"/>
          <w:szCs w:val="18"/>
          <w:lang w:eastAsia="de-CH"/>
        </w:rPr>
        <w:br/>
        <w:t xml:space="preserve">private </w:t>
      </w:r>
      <w:r w:rsidRPr="00201B43">
        <w:rPr>
          <w:rFonts w:ascii="Courier New" w:eastAsia="Times New Roman" w:hAnsi="Courier New" w:cs="Courier New"/>
          <w:color w:val="A9B7C6"/>
          <w:sz w:val="18"/>
          <w:szCs w:val="18"/>
          <w:lang w:eastAsia="de-CH"/>
        </w:rPr>
        <w:t>Map&lt;String</w:t>
      </w:r>
      <w:r w:rsidRPr="00201B43">
        <w:rPr>
          <w:rFonts w:ascii="Courier New" w:eastAsia="Times New Roman" w:hAnsi="Courier New" w:cs="Courier New"/>
          <w:color w:val="CC7832"/>
          <w:sz w:val="18"/>
          <w:szCs w:val="18"/>
          <w:lang w:eastAsia="de-CH"/>
        </w:rPr>
        <w:t xml:space="preserve">, </w:t>
      </w:r>
      <w:r w:rsidRPr="00201B43">
        <w:rPr>
          <w:rFonts w:ascii="Courier New" w:eastAsia="Times New Roman" w:hAnsi="Courier New" w:cs="Courier New"/>
          <w:color w:val="A9B7C6"/>
          <w:sz w:val="18"/>
          <w:szCs w:val="18"/>
          <w:lang w:eastAsia="de-CH"/>
        </w:rPr>
        <w:t xml:space="preserve">String&gt; </w:t>
      </w:r>
      <w:r w:rsidRPr="00201B43">
        <w:rPr>
          <w:rFonts w:ascii="Courier New" w:eastAsia="Times New Roman" w:hAnsi="Courier New" w:cs="Courier New"/>
          <w:color w:val="9876AA"/>
          <w:sz w:val="18"/>
          <w:szCs w:val="18"/>
          <w:lang w:eastAsia="de-CH"/>
        </w:rPr>
        <w:t>params</w:t>
      </w:r>
      <w:r w:rsidRPr="00201B43">
        <w:rPr>
          <w:rFonts w:ascii="Courier New" w:eastAsia="Times New Roman" w:hAnsi="Courier New" w:cs="Courier New"/>
          <w:color w:val="CC7832"/>
          <w:sz w:val="18"/>
          <w:szCs w:val="18"/>
          <w:lang w:eastAsia="de-CH"/>
        </w:rPr>
        <w:t>;</w:t>
      </w:r>
    </w:p>
    <w:p w14:paraId="1679AD0C" w14:textId="77777777" w:rsidR="00201B43" w:rsidRPr="00201B43" w:rsidRDefault="00201B43" w:rsidP="00201B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p>
    <w:p w14:paraId="1C369EFF" w14:textId="77777777" w:rsidR="00D256B7" w:rsidRPr="00C5163C" w:rsidRDefault="00D256B7" w:rsidP="00D256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proofErr w:type="gramStart"/>
      <w:r w:rsidRPr="00C5163C">
        <w:rPr>
          <w:rFonts w:ascii="Courier New" w:eastAsia="Times New Roman" w:hAnsi="Courier New" w:cs="Courier New"/>
          <w:color w:val="CC7832"/>
          <w:sz w:val="18"/>
          <w:szCs w:val="18"/>
          <w:lang w:val="en-GB" w:eastAsia="de-CH"/>
        </w:rPr>
        <w:t>public</w:t>
      </w:r>
      <w:proofErr w:type="gramEnd"/>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FFC66D"/>
          <w:sz w:val="18"/>
          <w:szCs w:val="18"/>
          <w:lang w:val="en-GB" w:eastAsia="de-CH"/>
        </w:rPr>
        <w:t>RegisterRequest</w:t>
      </w:r>
      <w:r w:rsidRPr="00C5163C">
        <w:rPr>
          <w:rFonts w:ascii="Courier New" w:eastAsia="Times New Roman" w:hAnsi="Courier New" w:cs="Courier New"/>
          <w:color w:val="A9B7C6"/>
          <w:sz w:val="18"/>
          <w:szCs w:val="18"/>
          <w:lang w:val="en-GB" w:eastAsia="de-CH"/>
        </w:rPr>
        <w:t>(String vorname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nachname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Response.Listener&lt;String&gt; listener){</w:t>
      </w:r>
      <w:r w:rsidRPr="00C5163C">
        <w:rPr>
          <w:rFonts w:ascii="Courier New" w:eastAsia="Times New Roman" w:hAnsi="Courier New" w:cs="Courier New"/>
          <w:color w:val="A9B7C6"/>
          <w:sz w:val="18"/>
          <w:szCs w:val="18"/>
          <w:lang w:val="en-GB" w:eastAsia="de-CH"/>
        </w:rPr>
        <w:br/>
        <w:t xml:space="preserve">    </w:t>
      </w:r>
      <w:r w:rsidRPr="00C5163C">
        <w:rPr>
          <w:rFonts w:ascii="Courier New" w:eastAsia="Times New Roman" w:hAnsi="Courier New" w:cs="Courier New"/>
          <w:color w:val="CC7832"/>
          <w:sz w:val="18"/>
          <w:szCs w:val="18"/>
          <w:lang w:val="en-GB" w:eastAsia="de-CH"/>
        </w:rPr>
        <w:t xml:space="preserve">super </w:t>
      </w:r>
      <w:r w:rsidRPr="00C5163C">
        <w:rPr>
          <w:rFonts w:ascii="Courier New" w:eastAsia="Times New Roman" w:hAnsi="Courier New" w:cs="Courier New"/>
          <w:color w:val="A9B7C6"/>
          <w:sz w:val="18"/>
          <w:szCs w:val="18"/>
          <w:lang w:val="en-GB" w:eastAsia="de-CH"/>
        </w:rPr>
        <w:t>(Method.</w:t>
      </w:r>
      <w:r w:rsidRPr="00C5163C">
        <w:rPr>
          <w:rFonts w:ascii="Courier New" w:eastAsia="Times New Roman" w:hAnsi="Courier New" w:cs="Courier New"/>
          <w:i/>
          <w:iCs/>
          <w:color w:val="9876AA"/>
          <w:sz w:val="18"/>
          <w:szCs w:val="18"/>
          <w:lang w:val="en-GB" w:eastAsia="de-CH"/>
        </w:rPr>
        <w:t>POST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i/>
          <w:iCs/>
          <w:color w:val="9876AA"/>
          <w:sz w:val="18"/>
          <w:szCs w:val="18"/>
          <w:lang w:val="en-GB" w:eastAsia="de-CH"/>
        </w:rPr>
        <w:t>REGISTER_REQUEST_URL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listener</w:t>
      </w:r>
      <w:r w:rsidRPr="00C5163C">
        <w:rPr>
          <w:rFonts w:ascii="Courier New" w:eastAsia="Times New Roman" w:hAnsi="Courier New" w:cs="Courier New"/>
          <w:color w:val="CC7832"/>
          <w:sz w:val="18"/>
          <w:szCs w:val="18"/>
          <w:lang w:val="en-GB" w:eastAsia="de-CH"/>
        </w:rPr>
        <w:t>, null</w:t>
      </w:r>
      <w:r w:rsidRPr="00C5163C">
        <w:rPr>
          <w:rFonts w:ascii="Courier New" w:eastAsia="Times New Roman" w:hAnsi="Courier New" w:cs="Courier New"/>
          <w:color w:val="A9B7C6"/>
          <w:sz w:val="18"/>
          <w:szCs w:val="18"/>
          <w:lang w:val="en-GB" w:eastAsia="de-CH"/>
        </w:rPr>
        <w: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 xml:space="preserve">params </w:t>
      </w:r>
      <w:r w:rsidRPr="00C5163C">
        <w:rPr>
          <w:rFonts w:ascii="Courier New" w:eastAsia="Times New Roman" w:hAnsi="Courier New" w:cs="Courier New"/>
          <w:color w:val="A9B7C6"/>
          <w:sz w:val="18"/>
          <w:szCs w:val="18"/>
          <w:lang w:val="en-GB" w:eastAsia="de-CH"/>
        </w:rPr>
        <w:t xml:space="preserve">= </w:t>
      </w:r>
      <w:r w:rsidRPr="00C5163C">
        <w:rPr>
          <w:rFonts w:ascii="Courier New" w:eastAsia="Times New Roman" w:hAnsi="Courier New" w:cs="Courier New"/>
          <w:color w:val="CC7832"/>
          <w:sz w:val="18"/>
          <w:szCs w:val="18"/>
          <w:lang w:val="en-GB" w:eastAsia="de-CH"/>
        </w:rPr>
        <w:t xml:space="preserve">new </w:t>
      </w:r>
      <w:r w:rsidRPr="00C5163C">
        <w:rPr>
          <w:rFonts w:ascii="Courier New" w:eastAsia="Times New Roman" w:hAnsi="Courier New" w:cs="Courier New"/>
          <w:color w:val="A9B7C6"/>
          <w:sz w:val="18"/>
          <w:szCs w:val="18"/>
          <w:lang w:val="en-GB" w:eastAsia="de-CH"/>
        </w:rPr>
        <w:t>HashMap&lt;&gt;()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"vorname"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vorname)</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"nachname"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nachname)</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email)</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passwort)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r>
      <w:r w:rsidRPr="00C5163C">
        <w:rPr>
          <w:rFonts w:ascii="Courier New" w:eastAsia="Times New Roman" w:hAnsi="Courier New" w:cs="Courier New"/>
          <w:color w:val="A9B7C6"/>
          <w:sz w:val="18"/>
          <w:szCs w:val="18"/>
          <w:lang w:val="en-GB" w:eastAsia="de-CH"/>
        </w:rPr>
        <w:t>}</w:t>
      </w:r>
    </w:p>
    <w:p w14:paraId="2728F34B" w14:textId="7024E193" w:rsidR="00413E58" w:rsidRDefault="00DD11E3" w:rsidP="00DD11E3">
      <w:pPr>
        <w:ind w:left="576"/>
        <w:rPr>
          <w:lang w:bidi="he-IL"/>
        </w:rPr>
      </w:pPr>
      <w:r>
        <w:rPr>
          <w:lang w:bidi="he-IL"/>
        </w:rPr>
        <w:t>Bei der Registration werden die Daten, die in den Eingabefeldern eingegeben wurden, direkt zum Server geschickt. Dort werden die Daten verarbeitet</w:t>
      </w:r>
      <w:r w:rsidR="005A5CBC">
        <w:rPr>
          <w:lang w:bidi="he-IL"/>
        </w:rPr>
        <w:t xml:space="preserve"> </w:t>
      </w:r>
      <w:r w:rsidR="00A86D05">
        <w:rPr>
          <w:lang w:bidi="he-IL"/>
        </w:rPr>
        <w:t xml:space="preserve">und </w:t>
      </w:r>
      <w:r w:rsidR="0009073D">
        <w:rPr>
          <w:lang w:bidi="he-IL"/>
        </w:rPr>
        <w:t xml:space="preserve">zurückgewiesen. </w:t>
      </w:r>
      <w:r w:rsidR="00871DB8">
        <w:rPr>
          <w:lang w:bidi="he-IL"/>
        </w:rPr>
        <w:t>f</w:t>
      </w:r>
      <w:r w:rsidR="0009073D">
        <w:rPr>
          <w:lang w:bidi="he-IL"/>
        </w:rPr>
        <w:t>alls z.B. die eingegebene E-Mail schon in der Tabelle der Datenbank existiert.</w:t>
      </w:r>
    </w:p>
    <w:p w14:paraId="66C94574" w14:textId="733A3DF9" w:rsidR="00A3401D" w:rsidRDefault="00E36E6E" w:rsidP="00DA0D7B">
      <w:pPr>
        <w:pStyle w:val="berschrift2"/>
      </w:pPr>
      <w:r>
        <w:lastRenderedPageBreak/>
        <w:t xml:space="preserve"> </w:t>
      </w:r>
      <w:bookmarkStart w:id="132" w:name="_Toc40879639"/>
      <w:r w:rsidR="00211287">
        <w:t>PHP</w:t>
      </w:r>
      <w:r w:rsidR="00DA0D7B">
        <w:t>-Code</w:t>
      </w:r>
      <w:bookmarkEnd w:id="132"/>
    </w:p>
    <w:p w14:paraId="2291BB6C" w14:textId="22949DFA" w:rsidR="00DA0D7B" w:rsidRDefault="00DA0D7B" w:rsidP="00DA0D7B">
      <w:pPr>
        <w:ind w:left="576"/>
        <w:rPr>
          <w:lang w:bidi="he-IL"/>
        </w:rPr>
      </w:pPr>
      <w:r>
        <w:rPr>
          <w:lang w:bidi="he-IL"/>
        </w:rPr>
        <w:t xml:space="preserve">Im </w:t>
      </w:r>
      <w:r w:rsidR="00211287">
        <w:rPr>
          <w:lang w:bidi="he-IL"/>
        </w:rPr>
        <w:t>PHP</w:t>
      </w:r>
      <w:r>
        <w:rPr>
          <w:lang w:bidi="he-IL"/>
        </w:rPr>
        <w:t xml:space="preserve"> hatten wir die meisten Probleme. </w:t>
      </w:r>
      <w:r w:rsidR="00063FEC">
        <w:rPr>
          <w:lang w:bidi="he-IL"/>
        </w:rPr>
        <w:t>Wenn es nur nach dem Code in Java g</w:t>
      </w:r>
      <w:r w:rsidR="002C240E">
        <w:rPr>
          <w:lang w:bidi="he-IL"/>
        </w:rPr>
        <w:t>i</w:t>
      </w:r>
      <w:r w:rsidR="00063FEC">
        <w:rPr>
          <w:lang w:bidi="he-IL"/>
        </w:rPr>
        <w:t>nge, hätte</w:t>
      </w:r>
      <w:r w:rsidR="00847596">
        <w:rPr>
          <w:lang w:bidi="he-IL"/>
        </w:rPr>
        <w:t>n</w:t>
      </w:r>
      <w:r w:rsidR="002C240E">
        <w:rPr>
          <w:lang w:bidi="he-IL"/>
        </w:rPr>
        <w:t xml:space="preserve"> wir das Login schon lange fertig. Nach dem </w:t>
      </w:r>
      <w:r w:rsidR="00484125">
        <w:rPr>
          <w:lang w:bidi="he-IL"/>
        </w:rPr>
        <w:t xml:space="preserve">üK307 hatten wir aber schnell erkannt war falsch war und Probleme </w:t>
      </w:r>
      <w:r w:rsidR="006E4F38">
        <w:rPr>
          <w:lang w:bidi="he-IL"/>
        </w:rPr>
        <w:t>verursachte</w:t>
      </w:r>
      <w:r w:rsidR="0079150A">
        <w:rPr>
          <w:lang w:bidi="he-IL"/>
        </w:rPr>
        <w:t xml:space="preserve">. Die </w:t>
      </w:r>
      <w:r w:rsidR="00211287">
        <w:rPr>
          <w:lang w:bidi="he-IL"/>
        </w:rPr>
        <w:t>PHP</w:t>
      </w:r>
      <w:r w:rsidR="0079150A">
        <w:rPr>
          <w:lang w:bidi="he-IL"/>
        </w:rPr>
        <w:t xml:space="preserve">-Meldungen hatten &lt;br/&gt; Elemente eingefügt, und das </w:t>
      </w:r>
      <w:r w:rsidR="00A86E40">
        <w:rPr>
          <w:lang w:bidi="he-IL"/>
        </w:rPr>
        <w:t>konnte die App nicht in eine JSON-Datei</w:t>
      </w:r>
      <w:r w:rsidR="006D6DDC">
        <w:rPr>
          <w:lang w:bidi="he-IL"/>
        </w:rPr>
        <w:fldChar w:fldCharType="begin"/>
      </w:r>
      <w:r w:rsidR="006D6DDC">
        <w:instrText xml:space="preserve"> XE "</w:instrText>
      </w:r>
      <w:r w:rsidR="006D6DDC" w:rsidRPr="00B57E99">
        <w:rPr>
          <w:lang w:bidi="he-IL"/>
        </w:rPr>
        <w:instrText>JSON-Datei</w:instrText>
      </w:r>
      <w:r w:rsidR="006D6DDC">
        <w:instrText xml:space="preserve">" </w:instrText>
      </w:r>
      <w:r w:rsidR="006D6DDC">
        <w:rPr>
          <w:lang w:bidi="he-IL"/>
        </w:rPr>
        <w:fldChar w:fldCharType="end"/>
      </w:r>
      <w:r w:rsidR="00A86E40">
        <w:rPr>
          <w:lang w:bidi="he-IL"/>
        </w:rPr>
        <w:t xml:space="preserve"> umwandeln.</w:t>
      </w:r>
      <w:r w:rsidR="005D49F0">
        <w:rPr>
          <w:lang w:bidi="he-IL"/>
        </w:rPr>
        <w:t xml:space="preserve"> Also haben wir mit </w:t>
      </w:r>
    </w:p>
    <w:p w14:paraId="554056DB" w14:textId="77777777" w:rsidR="00082182" w:rsidRPr="00082182" w:rsidRDefault="00082182" w:rsidP="00082182">
      <w:pPr>
        <w:shd w:val="clear" w:color="auto" w:fill="1E1E1E"/>
        <w:spacing w:after="0" w:line="285" w:lineRule="atLeast"/>
        <w:rPr>
          <w:rFonts w:ascii="Consolas" w:eastAsia="Times New Roman" w:hAnsi="Consolas" w:cs="Times New Roman"/>
          <w:color w:val="D4D4D4"/>
          <w:sz w:val="21"/>
          <w:szCs w:val="21"/>
          <w:lang w:eastAsia="de-CH"/>
        </w:rPr>
      </w:pPr>
      <w:r w:rsidRPr="00082182">
        <w:rPr>
          <w:rFonts w:ascii="Consolas" w:eastAsia="Times New Roman" w:hAnsi="Consolas" w:cs="Times New Roman"/>
          <w:color w:val="DCDCAA"/>
          <w:sz w:val="21"/>
          <w:szCs w:val="21"/>
          <w:lang w:eastAsia="de-CH"/>
        </w:rPr>
        <w:t>error_</w:t>
      </w:r>
      <w:proofErr w:type="gramStart"/>
      <w:r w:rsidRPr="00082182">
        <w:rPr>
          <w:rFonts w:ascii="Consolas" w:eastAsia="Times New Roman" w:hAnsi="Consolas" w:cs="Times New Roman"/>
          <w:color w:val="DCDCAA"/>
          <w:sz w:val="21"/>
          <w:szCs w:val="21"/>
          <w:lang w:eastAsia="de-CH"/>
        </w:rPr>
        <w:t>reporting</w:t>
      </w:r>
      <w:r w:rsidRPr="00082182">
        <w:rPr>
          <w:rFonts w:ascii="Consolas" w:eastAsia="Times New Roman" w:hAnsi="Consolas" w:cs="Times New Roman"/>
          <w:color w:val="D4D4D4"/>
          <w:sz w:val="21"/>
          <w:szCs w:val="21"/>
          <w:lang w:eastAsia="de-CH"/>
        </w:rPr>
        <w:t>(</w:t>
      </w:r>
      <w:proofErr w:type="gramEnd"/>
      <w:r w:rsidRPr="00082182">
        <w:rPr>
          <w:rFonts w:ascii="Consolas" w:eastAsia="Times New Roman" w:hAnsi="Consolas" w:cs="Times New Roman"/>
          <w:color w:val="B5CEA8"/>
          <w:sz w:val="21"/>
          <w:szCs w:val="21"/>
          <w:lang w:eastAsia="de-CH"/>
        </w:rPr>
        <w:t>0</w:t>
      </w:r>
      <w:r w:rsidRPr="00082182">
        <w:rPr>
          <w:rFonts w:ascii="Consolas" w:eastAsia="Times New Roman" w:hAnsi="Consolas" w:cs="Times New Roman"/>
          <w:color w:val="D4D4D4"/>
          <w:sz w:val="21"/>
          <w:szCs w:val="21"/>
          <w:lang w:eastAsia="de-CH"/>
        </w:rPr>
        <w:t>);</w:t>
      </w:r>
    </w:p>
    <w:p w14:paraId="5EF7219C" w14:textId="072E59FA" w:rsidR="00082182" w:rsidRDefault="006B0F7A" w:rsidP="00DA0D7B">
      <w:pPr>
        <w:ind w:left="576"/>
        <w:rPr>
          <w:lang w:bidi="he-IL"/>
        </w:rPr>
      </w:pPr>
      <w:r>
        <w:rPr>
          <w:lang w:bidi="he-IL"/>
        </w:rPr>
        <w:t>alle Meldungen deaktiviert.</w:t>
      </w:r>
      <w:r w:rsidR="00FE1FAA">
        <w:rPr>
          <w:lang w:bidi="he-IL"/>
        </w:rPr>
        <w:t xml:space="preserve"> Seit</w:t>
      </w:r>
      <w:r w:rsidR="0007267D">
        <w:rPr>
          <w:lang w:bidi="he-IL"/>
        </w:rPr>
        <w:t>dem</w:t>
      </w:r>
      <w:r w:rsidR="00FE1FAA">
        <w:rPr>
          <w:lang w:bidi="he-IL"/>
        </w:rPr>
        <w:t xml:space="preserve"> </w:t>
      </w:r>
      <w:r w:rsidR="0007267D">
        <w:rPr>
          <w:lang w:bidi="he-IL"/>
        </w:rPr>
        <w:t>werden keine JSON-Parse Fehler mehr ausgegeben. Also musste der Fehler</w:t>
      </w:r>
      <w:r w:rsidR="00A375BE">
        <w:rPr>
          <w:lang w:bidi="he-IL"/>
        </w:rPr>
        <w:t xml:space="preserve"> irgendwo ander</w:t>
      </w:r>
      <w:r w:rsidR="00787FCF">
        <w:rPr>
          <w:lang w:bidi="he-IL"/>
        </w:rPr>
        <w:t xml:space="preserve">s liegen. </w:t>
      </w:r>
      <w:r w:rsidR="00F07893">
        <w:rPr>
          <w:lang w:bidi="he-IL"/>
        </w:rPr>
        <w:t xml:space="preserve">Wir haben den SQL-Befehl angeschaut und haben gesehen, dass die dort angegebene </w:t>
      </w:r>
      <w:r w:rsidR="00645055">
        <w:rPr>
          <w:lang w:bidi="he-IL"/>
        </w:rPr>
        <w:t>Tabelle nicht existiert.</w:t>
      </w:r>
      <w:r w:rsidR="00A375BE">
        <w:rPr>
          <w:lang w:bidi="he-IL"/>
        </w:rPr>
        <w:t xml:space="preserve"> Wir haben dann den</w:t>
      </w:r>
      <w:r w:rsidR="005F5175">
        <w:rPr>
          <w:lang w:bidi="he-IL"/>
        </w:rPr>
        <w:t xml:space="preserve"> neuen </w:t>
      </w:r>
      <w:r w:rsidR="00FF54F9">
        <w:rPr>
          <w:lang w:bidi="he-IL"/>
        </w:rPr>
        <w:t>Namen angegeben und dann funktionierte das Registrieren einwandfrei.</w:t>
      </w:r>
    </w:p>
    <w:p w14:paraId="5C64722A" w14:textId="6DDB5F6B" w:rsidR="00FF54F9" w:rsidRDefault="00FF54F9" w:rsidP="00DA0D7B">
      <w:pPr>
        <w:ind w:left="576"/>
        <w:rPr>
          <w:lang w:bidi="he-IL"/>
        </w:rPr>
      </w:pPr>
      <w:r>
        <w:rPr>
          <w:lang w:bidi="he-IL"/>
        </w:rPr>
        <w:t xml:space="preserve">Als nächstes knüpften wir uns </w:t>
      </w:r>
      <w:r w:rsidR="00D6286F">
        <w:rPr>
          <w:lang w:bidi="he-IL"/>
        </w:rPr>
        <w:t>das Login vor. Dort haben wir festgestellt,</w:t>
      </w:r>
      <w:r w:rsidR="00234C18">
        <w:rPr>
          <w:lang w:bidi="he-IL"/>
        </w:rPr>
        <w:t xml:space="preserve"> dass </w:t>
      </w:r>
      <w:r w:rsidR="001A7401">
        <w:rPr>
          <w:lang w:bidi="he-IL"/>
        </w:rPr>
        <w:t xml:space="preserve">das </w:t>
      </w:r>
      <w:r w:rsidR="00211287">
        <w:rPr>
          <w:lang w:bidi="he-IL"/>
        </w:rPr>
        <w:t>PHP</w:t>
      </w:r>
      <w:r w:rsidR="001A7401">
        <w:rPr>
          <w:lang w:bidi="he-IL"/>
        </w:rPr>
        <w:t xml:space="preserve">-Skript alle Spalten der Tabelle abruft, aber wir nur einen Teil davon im </w:t>
      </w:r>
      <w:r w:rsidR="00211287">
        <w:rPr>
          <w:lang w:bidi="he-IL"/>
        </w:rPr>
        <w:t>PHP</w:t>
      </w:r>
      <w:r w:rsidR="001A7401">
        <w:rPr>
          <w:lang w:bidi="he-IL"/>
        </w:rPr>
        <w:t>-Skript eine Variable zugewiesen hatten. Das hatten wir behoben und dann ging das Login auch ohne Probleme.</w:t>
      </w:r>
    </w:p>
    <w:p w14:paraId="280ABC2E" w14:textId="77777777" w:rsidR="005A1B4A" w:rsidRDefault="005A1B4A" w:rsidP="00DA0D7B">
      <w:pPr>
        <w:ind w:left="576"/>
        <w:rPr>
          <w:lang w:bidi="he-IL"/>
        </w:rPr>
      </w:pPr>
    </w:p>
    <w:p w14:paraId="01CC2C23" w14:textId="41753787" w:rsidR="00427AB8" w:rsidRDefault="00E36E6E" w:rsidP="00427AB8">
      <w:pPr>
        <w:pStyle w:val="berschrift2"/>
      </w:pPr>
      <w:r>
        <w:t xml:space="preserve"> </w:t>
      </w:r>
      <w:bookmarkStart w:id="133" w:name="_Toc40879640"/>
      <w:r w:rsidR="00427AB8">
        <w:t>SQL-Tabelle</w:t>
      </w:r>
      <w:bookmarkEnd w:id="133"/>
    </w:p>
    <w:p w14:paraId="4B974E39" w14:textId="041F80DB" w:rsidR="00427AB8" w:rsidRDefault="00F30D18" w:rsidP="00427AB8">
      <w:pPr>
        <w:ind w:left="576"/>
        <w:rPr>
          <w:lang w:bidi="he-IL"/>
        </w:rPr>
      </w:pPr>
      <w:r>
        <w:rPr>
          <w:lang w:bidi="he-IL"/>
        </w:rPr>
        <w:t>Damit wir die Daten auch irgendwo speichern konnten, mussten wir eine Datenbank erstellen. Dafür verwend</w:t>
      </w:r>
      <w:r w:rsidR="00A375BE">
        <w:rPr>
          <w:lang w:bidi="he-IL"/>
        </w:rPr>
        <w:t>eten wir bis zur Version 0.4.0</w:t>
      </w:r>
      <w:r w:rsidR="00A54468">
        <w:rPr>
          <w:lang w:bidi="he-IL"/>
        </w:rPr>
        <w:t xml:space="preserve"> </w:t>
      </w:r>
      <w:r w:rsidR="00A375BE">
        <w:rPr>
          <w:lang w:bidi="he-IL"/>
        </w:rPr>
        <w:t xml:space="preserve">einen Freehoster. Dann haben wir auf Hostpoint gewechselt (als Sub-Domäne von blnet.ch) </w:t>
      </w:r>
      <w:r w:rsidR="00A54468">
        <w:rPr>
          <w:lang w:bidi="he-IL"/>
        </w:rPr>
        <w:t xml:space="preserve">Die Datenbank + Tabelle </w:t>
      </w:r>
      <w:r w:rsidR="00B963E8">
        <w:rPr>
          <w:lang w:bidi="he-IL"/>
        </w:rPr>
        <w:t xml:space="preserve">zu </w:t>
      </w:r>
      <w:r w:rsidR="00A54468">
        <w:rPr>
          <w:lang w:bidi="he-IL"/>
        </w:rPr>
        <w:t>erstellen war nicht schwierig</w:t>
      </w:r>
      <w:r w:rsidR="001E500D">
        <w:rPr>
          <w:lang w:bidi="he-IL"/>
        </w:rPr>
        <w:t>.</w:t>
      </w:r>
      <w:r w:rsidR="00B963E8">
        <w:rPr>
          <w:lang w:bidi="he-IL"/>
        </w:rPr>
        <w:t xml:space="preserve"> Man musste nur die richtigen Datensätze auswählen und </w:t>
      </w:r>
      <w:r w:rsidR="00820BC3">
        <w:rPr>
          <w:lang w:bidi="he-IL"/>
        </w:rPr>
        <w:t>auto</w:t>
      </w:r>
      <w:r w:rsidR="001B430F">
        <w:rPr>
          <w:lang w:bidi="he-IL"/>
        </w:rPr>
        <w:t>_</w:t>
      </w:r>
      <w:r w:rsidR="00820BC3">
        <w:rPr>
          <w:lang w:bidi="he-IL"/>
        </w:rPr>
        <w:t>increment bei der ID anhaken.</w:t>
      </w:r>
    </w:p>
    <w:p w14:paraId="2D823515" w14:textId="77777777" w:rsidR="0051217B" w:rsidRDefault="560EF7C5" w:rsidP="0051217B">
      <w:pPr>
        <w:keepNext/>
        <w:jc w:val="center"/>
      </w:pPr>
      <w:r>
        <w:rPr>
          <w:noProof/>
          <w:lang w:eastAsia="de-CH"/>
        </w:rPr>
        <w:lastRenderedPageBreak/>
        <w:drawing>
          <wp:inline distT="0" distB="0" distL="0" distR="0" wp14:anchorId="31F78FAD" wp14:editId="1AFA258B">
            <wp:extent cx="5111087" cy="3197288"/>
            <wp:effectExtent l="0" t="0" r="0" b="3175"/>
            <wp:docPr id="1545506095"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pic:nvPicPr>
                  <pic:blipFill>
                    <a:blip r:embed="rId76" cstate="print">
                      <a:extLst>
                        <a:ext uri="{28A0092B-C50C-407E-A947-70E740481C1C}">
                          <a14:useLocalDpi xmlns:a14="http://schemas.microsoft.com/office/drawing/2010/main"/>
                        </a:ext>
                      </a:extLst>
                    </a:blip>
                    <a:stretch>
                      <a:fillRect/>
                    </a:stretch>
                  </pic:blipFill>
                  <pic:spPr>
                    <a:xfrm>
                      <a:off x="0" y="0"/>
                      <a:ext cx="5128789" cy="3208362"/>
                    </a:xfrm>
                    <a:prstGeom prst="rect">
                      <a:avLst/>
                    </a:prstGeom>
                  </pic:spPr>
                </pic:pic>
              </a:graphicData>
            </a:graphic>
          </wp:inline>
        </w:drawing>
      </w:r>
    </w:p>
    <w:p w14:paraId="6DD2EF62" w14:textId="2181ED12" w:rsidR="00820BC3" w:rsidRDefault="0051217B" w:rsidP="0051217B">
      <w:pPr>
        <w:pStyle w:val="Beschriftung"/>
        <w:rPr>
          <w:lang w:bidi="he-IL"/>
        </w:rPr>
      </w:pPr>
      <w:bookmarkStart w:id="134" w:name="_Toc40879779"/>
      <w:r>
        <w:t xml:space="preserve">Abbildung </w:t>
      </w:r>
      <w:fldSimple w:instr=" SEQ Abbildung \* ARABIC ">
        <w:r w:rsidR="002B7CD3">
          <w:rPr>
            <w:noProof/>
          </w:rPr>
          <w:t>62</w:t>
        </w:r>
      </w:fldSimple>
      <w:r w:rsidR="001B430F">
        <w:t xml:space="preserve"> php</w:t>
      </w:r>
      <w:r>
        <w:t>MyAdmin WebGUI</w:t>
      </w:r>
      <w:bookmarkEnd w:id="134"/>
    </w:p>
    <w:p w14:paraId="4A8EDFEE" w14:textId="77777777" w:rsidR="0051217B" w:rsidRDefault="64A1D2AF" w:rsidP="0051217B">
      <w:pPr>
        <w:keepNext/>
        <w:jc w:val="center"/>
      </w:pPr>
      <w:r>
        <w:rPr>
          <w:noProof/>
          <w:lang w:eastAsia="de-CH"/>
        </w:rPr>
        <w:drawing>
          <wp:inline distT="0" distB="0" distL="0" distR="0" wp14:anchorId="6C69C93A" wp14:editId="47DA66EC">
            <wp:extent cx="5206621" cy="936641"/>
            <wp:effectExtent l="0" t="0" r="0" b="0"/>
            <wp:docPr id="80163053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5"/>
                    <pic:cNvPicPr/>
                  </pic:nvPicPr>
                  <pic:blipFill>
                    <a:blip r:embed="rId77" cstate="screen">
                      <a:extLst>
                        <a:ext uri="{28A0092B-C50C-407E-A947-70E740481C1C}">
                          <a14:useLocalDpi xmlns:a14="http://schemas.microsoft.com/office/drawing/2010/main"/>
                        </a:ext>
                      </a:extLst>
                    </a:blip>
                    <a:stretch>
                      <a:fillRect/>
                    </a:stretch>
                  </pic:blipFill>
                  <pic:spPr>
                    <a:xfrm>
                      <a:off x="0" y="0"/>
                      <a:ext cx="5239568" cy="942568"/>
                    </a:xfrm>
                    <a:prstGeom prst="rect">
                      <a:avLst/>
                    </a:prstGeom>
                  </pic:spPr>
                </pic:pic>
              </a:graphicData>
            </a:graphic>
          </wp:inline>
        </w:drawing>
      </w:r>
    </w:p>
    <w:p w14:paraId="08FC0D11" w14:textId="77CAC453" w:rsidR="00B63B9B" w:rsidRDefault="0051217B" w:rsidP="0051217B">
      <w:pPr>
        <w:pStyle w:val="Beschriftung"/>
        <w:rPr>
          <w:lang w:bidi="he-IL"/>
        </w:rPr>
      </w:pPr>
      <w:bookmarkStart w:id="135" w:name="_Toc40879780"/>
      <w:r>
        <w:t xml:space="preserve">Abbildung </w:t>
      </w:r>
      <w:fldSimple w:instr=" SEQ Abbildung \* ARABIC ">
        <w:r w:rsidR="002B7CD3">
          <w:rPr>
            <w:noProof/>
          </w:rPr>
          <w:t>63</w:t>
        </w:r>
      </w:fldSimple>
      <w:r>
        <w:t xml:space="preserve"> Datenbankeinträge</w:t>
      </w:r>
      <w:bookmarkEnd w:id="135"/>
    </w:p>
    <w:p w14:paraId="706A40CE" w14:textId="34DFCF46" w:rsidR="0055695B" w:rsidRDefault="001B430F" w:rsidP="00B63B9B">
      <w:pPr>
        <w:rPr>
          <w:lang w:bidi="he-IL"/>
        </w:rPr>
      </w:pPr>
      <w:r>
        <w:rPr>
          <w:lang w:bidi="he-IL"/>
        </w:rPr>
        <w:t>a</w:t>
      </w:r>
      <w:r w:rsidR="00B63B9B">
        <w:rPr>
          <w:lang w:bidi="he-IL"/>
        </w:rPr>
        <w:t>uto</w:t>
      </w:r>
      <w:r w:rsidR="00FB1703">
        <w:rPr>
          <w:lang w:bidi="he-IL"/>
        </w:rPr>
        <w:t>_increment sorgt dafür, dass die Zahl der ID bei jedem Eintrag um 1 grösser wird.</w:t>
      </w:r>
      <w:r w:rsidR="0055695B">
        <w:rPr>
          <w:lang w:bidi="he-IL"/>
        </w:rPr>
        <w:t xml:space="preserve"> Das hilft, </w:t>
      </w:r>
      <w:r w:rsidR="004A6DCF">
        <w:rPr>
          <w:lang w:bidi="he-IL"/>
        </w:rPr>
        <w:t xml:space="preserve">die verschiedenen Benutzer auseinander zu halten. Das </w:t>
      </w:r>
      <w:r w:rsidR="00F4167C">
        <w:rPr>
          <w:lang w:bidi="he-IL"/>
        </w:rPr>
        <w:t xml:space="preserve">Erstelldatum (timestamp) </w:t>
      </w:r>
      <w:r w:rsidR="0057077B">
        <w:rPr>
          <w:lang w:bidi="he-IL"/>
        </w:rPr>
        <w:t>ist nicht unbedingt nötig für die Funktion</w:t>
      </w:r>
      <w:r w:rsidR="00D82272">
        <w:rPr>
          <w:lang w:bidi="he-IL"/>
        </w:rPr>
        <w:t>.</w:t>
      </w:r>
    </w:p>
    <w:p w14:paraId="0222CC1F" w14:textId="0D82C8C1" w:rsidR="005A1B4A" w:rsidRDefault="00E36E6E" w:rsidP="005A1B4A">
      <w:pPr>
        <w:pStyle w:val="berschrift2"/>
      </w:pPr>
      <w:r>
        <w:t xml:space="preserve"> </w:t>
      </w:r>
      <w:bookmarkStart w:id="136" w:name="_Toc40879641"/>
      <w:r w:rsidR="005A1B4A">
        <w:t>Passwort ändern</w:t>
      </w:r>
      <w:bookmarkEnd w:id="136"/>
    </w:p>
    <w:p w14:paraId="3C7F5BF3" w14:textId="641A2D66" w:rsidR="005A1B4A" w:rsidRDefault="005A1B4A" w:rsidP="005A1B4A">
      <w:pPr>
        <w:ind w:left="576"/>
      </w:pPr>
      <w:r>
        <w:rPr>
          <w:lang w:bidi="he-IL"/>
        </w:rPr>
        <w:t>Damit die User der App das Passwort ändern können, mussten wir eine dafür eine Unterseite erstellen. In dieser Unterseite werden folgenden D</w:t>
      </w:r>
      <w:r>
        <w:t xml:space="preserve">aten eingegeben: E-Mail, Altes Passwort und neues Passwort. </w:t>
      </w:r>
    </w:p>
    <w:p w14:paraId="5B4C84A9" w14:textId="591E1263" w:rsidR="005A1B4A" w:rsidRDefault="005A1B4A" w:rsidP="005A1B4A">
      <w:pPr>
        <w:ind w:left="576"/>
      </w:pPr>
      <w:r>
        <w:t xml:space="preserve">Wir haben zwei Volley-Request </w:t>
      </w:r>
      <w:r w:rsidR="001317A6">
        <w:t xml:space="preserve">mit if else Anweisungen </w:t>
      </w:r>
      <w:r>
        <w:t>ineinander verschachtelt. (Volley ist das</w:t>
      </w:r>
      <w:r w:rsidR="001317A6">
        <w:t xml:space="preserve"> http-API für Android). Die App prüft zuerst, on die Login</w:t>
      </w:r>
      <w:r w:rsidR="001B430F">
        <w:t>-D</w:t>
      </w:r>
      <w:r w:rsidR="001317A6">
        <w:t>aten (E-Mail und Altes Passwort) korrekt sind. Wenn ja, wird die nächste Anfrage ausgeführt, wo das Passwort geändert wird. Wenn nicht, wird eine Fehlermeldung ausgegeben. Dafür die die bereits vorhandene Class vom Login (loginRequest) verwendet.</w:t>
      </w:r>
      <w:bookmarkStart w:id="137" w:name="_GoBack"/>
      <w:bookmarkEnd w:id="137"/>
    </w:p>
    <w:p w14:paraId="173C47BE" w14:textId="77777777" w:rsidR="001317A6" w:rsidRDefault="001317A6" w:rsidP="005A1B4A">
      <w:pPr>
        <w:ind w:left="576"/>
      </w:pPr>
    </w:p>
    <w:p w14:paraId="68A054FE" w14:textId="0EC73022" w:rsidR="001317A6" w:rsidRDefault="001317A6" w:rsidP="001317A6">
      <w:pPr>
        <w:shd w:val="clear" w:color="auto" w:fill="2B2B2B"/>
        <w:autoSpaceDE w:val="0"/>
        <w:autoSpaceDN w:val="0"/>
        <w:adjustRightInd w:val="0"/>
        <w:spacing w:after="0" w:line="240" w:lineRule="auto"/>
        <w:rPr>
          <w:rFonts w:ascii="Consolas" w:hAnsi="Consolas" w:cs="Consolas"/>
          <w:color w:val="CC7832"/>
          <w:sz w:val="20"/>
          <w:szCs w:val="20"/>
        </w:rPr>
      </w:pPr>
      <w:r>
        <w:rPr>
          <w:rFonts w:ascii="Consolas" w:hAnsi="Consolas" w:cs="Consolas"/>
          <w:color w:val="A9B7C6"/>
          <w:sz w:val="20"/>
          <w:szCs w:val="20"/>
        </w:rPr>
        <w:t xml:space="preserve">Response.Listener&lt;String&gt; responseListener = </w:t>
      </w:r>
      <w:r>
        <w:rPr>
          <w:rFonts w:ascii="Consolas" w:hAnsi="Consolas" w:cs="Consolas"/>
          <w:color w:val="CC7832"/>
          <w:sz w:val="20"/>
          <w:szCs w:val="20"/>
        </w:rPr>
        <w:t xml:space="preserve">new </w:t>
      </w:r>
      <w:r>
        <w:rPr>
          <w:rFonts w:ascii="Consolas" w:hAnsi="Consolas" w:cs="Consolas"/>
          <w:color w:val="A9B7C6"/>
          <w:sz w:val="20"/>
          <w:szCs w:val="20"/>
        </w:rPr>
        <w:t>Response.Listener&lt;String&gt;() {</w:t>
      </w:r>
      <w:r>
        <w:rPr>
          <w:rFonts w:ascii="Consolas" w:hAnsi="Consolas" w:cs="Consolas"/>
          <w:color w:val="A9B7C6"/>
          <w:sz w:val="20"/>
          <w:szCs w:val="20"/>
        </w:rPr>
        <w:br/>
      </w:r>
      <w:r>
        <w:rPr>
          <w:rFonts w:ascii="Consolas" w:hAnsi="Consolas" w:cs="Consolas"/>
          <w:color w:val="A9B7C6"/>
          <w:sz w:val="20"/>
          <w:szCs w:val="20"/>
        </w:rPr>
        <w:lastRenderedPageBreak/>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void </w:t>
      </w:r>
      <w:r>
        <w:rPr>
          <w:rFonts w:ascii="Consolas" w:hAnsi="Consolas" w:cs="Consolas"/>
          <w:color w:val="FFC66D"/>
          <w:sz w:val="20"/>
          <w:szCs w:val="20"/>
        </w:rPr>
        <w:t>onResponse</w:t>
      </w:r>
      <w:r>
        <w:rPr>
          <w:rFonts w:ascii="Consolas" w:hAnsi="Consolas" w:cs="Consolas"/>
          <w:color w:val="A9B7C6"/>
          <w:sz w:val="20"/>
          <w:szCs w:val="20"/>
        </w:rPr>
        <w:t>(String response) {</w:t>
      </w:r>
      <w:r>
        <w:rPr>
          <w:rFonts w:ascii="Consolas" w:hAnsi="Consolas" w:cs="Consolas"/>
          <w:color w:val="A9B7C6"/>
          <w:sz w:val="20"/>
          <w:szCs w:val="20"/>
        </w:rPr>
        <w:br/>
        <w:t xml:space="preserve">        </w:t>
      </w:r>
      <w:r>
        <w:rPr>
          <w:rFonts w:ascii="Consolas" w:hAnsi="Consolas" w:cs="Consolas"/>
          <w:color w:val="CC7832"/>
          <w:sz w:val="20"/>
          <w:szCs w:val="20"/>
        </w:rPr>
        <w:t xml:space="preserve">try </w:t>
      </w:r>
      <w:r>
        <w:rPr>
          <w:rFonts w:ascii="Consolas" w:hAnsi="Consolas" w:cs="Consolas"/>
          <w:color w:val="A9B7C6"/>
          <w:sz w:val="20"/>
          <w:szCs w:val="20"/>
        </w:rPr>
        <w:t>{</w:t>
      </w:r>
      <w:r>
        <w:rPr>
          <w:rFonts w:ascii="Consolas" w:hAnsi="Consolas" w:cs="Consolas"/>
          <w:color w:val="A9B7C6"/>
          <w:sz w:val="20"/>
          <w:szCs w:val="20"/>
        </w:rPr>
        <w:br/>
        <w:t xml:space="preserve">            JSONObject jsonResponse = </w:t>
      </w:r>
      <w:r>
        <w:rPr>
          <w:rFonts w:ascii="Consolas" w:hAnsi="Consolas" w:cs="Consolas"/>
          <w:color w:val="CC7832"/>
          <w:sz w:val="20"/>
          <w:szCs w:val="20"/>
        </w:rPr>
        <w:t xml:space="preserve">new </w:t>
      </w:r>
      <w:r>
        <w:rPr>
          <w:rFonts w:ascii="Consolas" w:hAnsi="Consolas" w:cs="Consolas"/>
          <w:color w:val="A9B7C6"/>
          <w:sz w:val="20"/>
          <w:szCs w:val="20"/>
        </w:rPr>
        <w:t>JSONObject(response)</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9876AA"/>
          <w:sz w:val="20"/>
          <w:szCs w:val="20"/>
        </w:rPr>
        <w:t xml:space="preserve">successlogin </w:t>
      </w:r>
      <w:r>
        <w:rPr>
          <w:rFonts w:ascii="Consolas" w:hAnsi="Consolas" w:cs="Consolas"/>
          <w:color w:val="A9B7C6"/>
          <w:sz w:val="20"/>
          <w:szCs w:val="20"/>
        </w:rPr>
        <w:t>= jsonResponse.getBoolean(</w:t>
      </w:r>
      <w:r>
        <w:rPr>
          <w:rFonts w:ascii="Consolas" w:hAnsi="Consolas" w:cs="Consolas"/>
          <w:color w:val="6A8759"/>
          <w:sz w:val="20"/>
          <w:szCs w:val="20"/>
        </w:rPr>
        <w:t>"success"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if </w:t>
      </w:r>
      <w:r>
        <w:rPr>
          <w:rFonts w:ascii="Consolas" w:hAnsi="Consolas" w:cs="Consolas"/>
          <w:color w:val="A9B7C6"/>
          <w:sz w:val="20"/>
          <w:szCs w:val="20"/>
        </w:rPr>
        <w:t>(</w:t>
      </w:r>
      <w:r>
        <w:rPr>
          <w:rFonts w:ascii="Consolas" w:hAnsi="Consolas" w:cs="Consolas"/>
          <w:color w:val="9876AA"/>
          <w:sz w:val="20"/>
          <w:szCs w:val="20"/>
        </w:rPr>
        <w:t xml:space="preserve">successlogin </w:t>
      </w:r>
      <w:r>
        <w:rPr>
          <w:rFonts w:ascii="Consolas" w:hAnsi="Consolas" w:cs="Consolas"/>
          <w:color w:val="A9B7C6"/>
          <w:sz w:val="20"/>
          <w:szCs w:val="20"/>
        </w:rPr>
        <w:t xml:space="preserve">== </w:t>
      </w:r>
      <w:r>
        <w:rPr>
          <w:rFonts w:ascii="Consolas" w:hAnsi="Consolas" w:cs="Consolas"/>
          <w:color w:val="CC7832"/>
          <w:sz w:val="20"/>
          <w:szCs w:val="20"/>
        </w:rPr>
        <w:t>true</w:t>
      </w:r>
      <w:r>
        <w:rPr>
          <w:rFonts w:ascii="Consolas" w:hAnsi="Consolas" w:cs="Consolas"/>
          <w:color w:val="A9B7C6"/>
          <w:sz w:val="20"/>
          <w:szCs w:val="20"/>
        </w:rPr>
        <w:t>) {</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RequestQueue queue = Volley.</w:t>
      </w:r>
      <w:r>
        <w:rPr>
          <w:rFonts w:ascii="Consolas" w:hAnsi="Consolas" w:cs="Consolas"/>
          <w:i/>
          <w:iCs/>
          <w:color w:val="A9B7C6"/>
          <w:sz w:val="20"/>
          <w:szCs w:val="20"/>
        </w:rPr>
        <w:t>newRequestQueue</w:t>
      </w:r>
      <w:r>
        <w:rPr>
          <w:rFonts w:ascii="Consolas" w:hAnsi="Consolas" w:cs="Consolas"/>
          <w:color w:val="A9B7C6"/>
          <w:sz w:val="20"/>
          <w:szCs w:val="20"/>
        </w:rPr>
        <w:t>(pwresetActivity.</w:t>
      </w:r>
      <w:r>
        <w:rPr>
          <w:rFonts w:ascii="Consolas" w:hAnsi="Consolas" w:cs="Consolas"/>
          <w:color w:val="CC7832"/>
          <w:sz w:val="20"/>
          <w:szCs w:val="20"/>
        </w:rPr>
        <w:t>this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StringRequest stringRequest = </w:t>
      </w:r>
      <w:r>
        <w:rPr>
          <w:rFonts w:ascii="Consolas" w:hAnsi="Consolas" w:cs="Consolas"/>
          <w:color w:val="CC7832"/>
          <w:sz w:val="20"/>
          <w:szCs w:val="20"/>
        </w:rPr>
        <w:t xml:space="preserve">new </w:t>
      </w:r>
      <w:r>
        <w:rPr>
          <w:rFonts w:ascii="Consolas" w:hAnsi="Consolas" w:cs="Consolas"/>
          <w:color w:val="A9B7C6"/>
          <w:sz w:val="20"/>
          <w:szCs w:val="20"/>
        </w:rPr>
        <w:t>StringRequest(Request.Method.</w:t>
      </w:r>
      <w:r>
        <w:rPr>
          <w:rFonts w:ascii="Consolas" w:hAnsi="Consolas" w:cs="Consolas"/>
          <w:i/>
          <w:iCs/>
          <w:color w:val="9876AA"/>
          <w:sz w:val="20"/>
          <w:szCs w:val="20"/>
        </w:rPr>
        <w:t>POST</w:t>
      </w:r>
      <w:r>
        <w:rPr>
          <w:rFonts w:ascii="Consolas" w:hAnsi="Consolas" w:cs="Consolas"/>
          <w:color w:val="CC7832"/>
          <w:sz w:val="20"/>
          <w:szCs w:val="20"/>
        </w:rPr>
        <w:t xml:space="preserve">, </w:t>
      </w:r>
      <w:r>
        <w:rPr>
          <w:rFonts w:ascii="Consolas" w:hAnsi="Consolas" w:cs="Consolas"/>
          <w:color w:val="6A8759"/>
          <w:sz w:val="20"/>
          <w:szCs w:val="20"/>
        </w:rPr>
        <w:t>"https://app.blnet.ch/scripts/resetpass.</w:t>
      </w:r>
      <w:r w:rsidR="00211287">
        <w:rPr>
          <w:rFonts w:ascii="Consolas" w:hAnsi="Consolas" w:cs="Consolas"/>
          <w:color w:val="6A8759"/>
          <w:sz w:val="20"/>
          <w:szCs w:val="20"/>
        </w:rPr>
        <w:t>PHP</w:t>
      </w:r>
      <w:r>
        <w:rPr>
          <w:rFonts w:ascii="Consolas" w:hAnsi="Consolas" w:cs="Consolas"/>
          <w:color w:val="6A8759"/>
          <w:sz w:val="20"/>
          <w:szCs w:val="20"/>
        </w:rPr>
        <w:t>"</w:t>
      </w:r>
      <w:r>
        <w:rPr>
          <w:rFonts w:ascii="Consolas" w:hAnsi="Consolas" w:cs="Consolas"/>
          <w:color w:val="CC7832"/>
          <w:sz w:val="20"/>
          <w:szCs w:val="20"/>
        </w:rPr>
        <w:t xml:space="preserve">, new </w:t>
      </w:r>
      <w:r>
        <w:rPr>
          <w:rFonts w:ascii="Consolas" w:hAnsi="Consolas" w:cs="Consolas"/>
          <w:color w:val="A9B7C6"/>
          <w:sz w:val="20"/>
          <w:szCs w:val="20"/>
        </w:rPr>
        <w:t>Response.Listener&lt;String&gt;() {</w:t>
      </w:r>
      <w:r>
        <w:rPr>
          <w:rFonts w:ascii="Consolas" w:hAnsi="Consolas" w:cs="Consolas"/>
          <w:color w:val="A9B7C6"/>
          <w:sz w:val="20"/>
          <w:szCs w:val="20"/>
        </w:rPr>
        <w:br/>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void </w:t>
      </w:r>
      <w:r>
        <w:rPr>
          <w:rFonts w:ascii="Consolas" w:hAnsi="Consolas" w:cs="Consolas"/>
          <w:color w:val="FFC66D"/>
          <w:sz w:val="20"/>
          <w:szCs w:val="20"/>
        </w:rPr>
        <w:t>onResponse</w:t>
      </w:r>
      <w:r>
        <w:rPr>
          <w:rFonts w:ascii="Consolas" w:hAnsi="Consolas" w:cs="Consolas"/>
          <w:color w:val="A9B7C6"/>
          <w:sz w:val="20"/>
          <w:szCs w:val="20"/>
        </w:rPr>
        <w:t>(String response) {</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CharSequence toasttext = getString(R.string.</w:t>
      </w:r>
      <w:r>
        <w:rPr>
          <w:rFonts w:ascii="Consolas" w:hAnsi="Consolas" w:cs="Consolas"/>
          <w:i/>
          <w:iCs/>
          <w:color w:val="9876AA"/>
          <w:sz w:val="20"/>
          <w:szCs w:val="20"/>
        </w:rPr>
        <w:t>successchange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int </w:t>
      </w:r>
      <w:r>
        <w:rPr>
          <w:rFonts w:ascii="Consolas" w:hAnsi="Consolas" w:cs="Consolas"/>
          <w:color w:val="A9B7C6"/>
          <w:sz w:val="20"/>
          <w:szCs w:val="20"/>
        </w:rPr>
        <w:t>duration = Toast.</w:t>
      </w:r>
      <w:r>
        <w:rPr>
          <w:rFonts w:ascii="Consolas" w:hAnsi="Consolas" w:cs="Consolas"/>
          <w:i/>
          <w:iCs/>
          <w:color w:val="9876AA"/>
          <w:sz w:val="20"/>
          <w:szCs w:val="20"/>
        </w:rPr>
        <w:t>LENGTH_LONG</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Toast successinfo = Toast.</w:t>
      </w:r>
      <w:r>
        <w:rPr>
          <w:rFonts w:ascii="Consolas" w:hAnsi="Consolas" w:cs="Consolas"/>
          <w:i/>
          <w:iCs/>
          <w:color w:val="A9B7C6"/>
          <w:sz w:val="20"/>
          <w:szCs w:val="20"/>
        </w:rPr>
        <w:t>makeText</w:t>
      </w:r>
      <w:r>
        <w:rPr>
          <w:rFonts w:ascii="Consolas" w:hAnsi="Consolas" w:cs="Consolas"/>
          <w:color w:val="A9B7C6"/>
          <w:sz w:val="20"/>
          <w:szCs w:val="20"/>
        </w:rPr>
        <w:t>(pwresetActivity.</w:t>
      </w:r>
      <w:r>
        <w:rPr>
          <w:rFonts w:ascii="Consolas" w:hAnsi="Consolas" w:cs="Consolas"/>
          <w:color w:val="CC7832"/>
          <w:sz w:val="20"/>
          <w:szCs w:val="20"/>
        </w:rPr>
        <w:t xml:space="preserve">this, </w:t>
      </w:r>
      <w:r>
        <w:rPr>
          <w:rFonts w:ascii="Consolas" w:hAnsi="Consolas" w:cs="Consolas"/>
          <w:color w:val="A9B7C6"/>
          <w:sz w:val="20"/>
          <w:szCs w:val="20"/>
        </w:rPr>
        <w:t>toasttext</w:t>
      </w:r>
      <w:r>
        <w:rPr>
          <w:rFonts w:ascii="Consolas" w:hAnsi="Consolas" w:cs="Consolas"/>
          <w:color w:val="CC7832"/>
          <w:sz w:val="20"/>
          <w:szCs w:val="20"/>
        </w:rPr>
        <w:t xml:space="preserve">, </w:t>
      </w:r>
      <w:r>
        <w:rPr>
          <w:rFonts w:ascii="Consolas" w:hAnsi="Consolas" w:cs="Consolas"/>
          <w:color w:val="A9B7C6"/>
          <w:sz w:val="20"/>
          <w:szCs w:val="20"/>
        </w:rPr>
        <w:t>duration)</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successinfo.show()</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Intent backToMain = </w:t>
      </w:r>
      <w:r>
        <w:rPr>
          <w:rFonts w:ascii="Consolas" w:hAnsi="Consolas" w:cs="Consolas"/>
          <w:color w:val="CC7832"/>
          <w:sz w:val="20"/>
          <w:szCs w:val="20"/>
        </w:rPr>
        <w:t xml:space="preserve">new </w:t>
      </w:r>
      <w:r>
        <w:rPr>
          <w:rFonts w:ascii="Consolas" w:hAnsi="Consolas" w:cs="Consolas"/>
          <w:color w:val="A9B7C6"/>
          <w:sz w:val="20"/>
          <w:szCs w:val="20"/>
        </w:rPr>
        <w:t>Intent(pwresetActivity.</w:t>
      </w:r>
      <w:r>
        <w:rPr>
          <w:rFonts w:ascii="Consolas" w:hAnsi="Consolas" w:cs="Consolas"/>
          <w:color w:val="CC7832"/>
          <w:sz w:val="20"/>
          <w:szCs w:val="20"/>
        </w:rPr>
        <w:t xml:space="preserve">this, </w:t>
      </w:r>
      <w:r>
        <w:rPr>
          <w:rFonts w:ascii="Consolas" w:hAnsi="Consolas" w:cs="Consolas"/>
          <w:color w:val="A9B7C6"/>
          <w:sz w:val="20"/>
          <w:szCs w:val="20"/>
        </w:rPr>
        <w:t>LoginActivity.</w:t>
      </w:r>
      <w:r>
        <w:rPr>
          <w:rFonts w:ascii="Consolas" w:hAnsi="Consolas" w:cs="Consolas"/>
          <w:color w:val="CC7832"/>
          <w:sz w:val="20"/>
          <w:szCs w:val="20"/>
        </w:rPr>
        <w:t>class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startActivity(backToMain)</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CC7832"/>
          <w:sz w:val="20"/>
          <w:szCs w:val="20"/>
        </w:rPr>
        <w:t xml:space="preserve">, new </w:t>
      </w:r>
      <w:r>
        <w:rPr>
          <w:rFonts w:ascii="Consolas" w:hAnsi="Consolas" w:cs="Consolas"/>
          <w:color w:val="A9B7C6"/>
          <w:sz w:val="20"/>
          <w:szCs w:val="20"/>
        </w:rPr>
        <w:t>Response.ErrorListener() {</w:t>
      </w:r>
      <w:r>
        <w:rPr>
          <w:rFonts w:ascii="Consolas" w:hAnsi="Consolas" w:cs="Consolas"/>
          <w:color w:val="A9B7C6"/>
          <w:sz w:val="20"/>
          <w:szCs w:val="20"/>
        </w:rPr>
        <w:br/>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void </w:t>
      </w:r>
      <w:r>
        <w:rPr>
          <w:rFonts w:ascii="Consolas" w:hAnsi="Consolas" w:cs="Consolas"/>
          <w:color w:val="FFC66D"/>
          <w:sz w:val="20"/>
          <w:szCs w:val="20"/>
        </w:rPr>
        <w:t>onErrorResponse</w:t>
      </w:r>
      <w:r>
        <w:rPr>
          <w:rFonts w:ascii="Consolas" w:hAnsi="Consolas" w:cs="Consolas"/>
          <w:color w:val="A9B7C6"/>
          <w:sz w:val="20"/>
          <w:szCs w:val="20"/>
        </w:rPr>
        <w:t>(VolleyError error) {</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AlertDialog.Builder builder = </w:t>
      </w:r>
      <w:r>
        <w:rPr>
          <w:rFonts w:ascii="Consolas" w:hAnsi="Consolas" w:cs="Consolas"/>
          <w:color w:val="CC7832"/>
          <w:sz w:val="20"/>
          <w:szCs w:val="20"/>
        </w:rPr>
        <w:t xml:space="preserve">new </w:t>
      </w:r>
      <w:r>
        <w:rPr>
          <w:rFonts w:ascii="Consolas" w:hAnsi="Consolas" w:cs="Consolas"/>
          <w:color w:val="A9B7C6"/>
          <w:sz w:val="20"/>
          <w:szCs w:val="20"/>
        </w:rPr>
        <w:t>AlertDialog.Builder(pwresetActivity.</w:t>
      </w:r>
      <w:r>
        <w:rPr>
          <w:rFonts w:ascii="Consolas" w:hAnsi="Consolas" w:cs="Consolas"/>
          <w:color w:val="CC7832"/>
          <w:sz w:val="20"/>
          <w:szCs w:val="20"/>
        </w:rPr>
        <w:t>this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builder.setTitle(getString(R.string.</w:t>
      </w:r>
      <w:r>
        <w:rPr>
          <w:rFonts w:ascii="Consolas" w:hAnsi="Consolas" w:cs="Consolas"/>
          <w:i/>
          <w:iCs/>
          <w:color w:val="9876AA"/>
          <w:sz w:val="20"/>
          <w:szCs w:val="20"/>
        </w:rPr>
        <w:t>error</w:t>
      </w:r>
      <w:r>
        <w:rPr>
          <w:rFonts w:ascii="Consolas" w:hAnsi="Consolas" w:cs="Consolas"/>
          <w:color w:val="A9B7C6"/>
          <w:sz w:val="20"/>
          <w:szCs w:val="20"/>
        </w:rPr>
        <w:t>))</w:t>
      </w:r>
      <w:r>
        <w:rPr>
          <w:rFonts w:ascii="Consolas" w:hAnsi="Consolas" w:cs="Consolas"/>
          <w:color w:val="A9B7C6"/>
          <w:sz w:val="20"/>
          <w:szCs w:val="20"/>
        </w:rPr>
        <w:br/>
        <w:t xml:space="preserve">                                .setMessage(getString(R.string.</w:t>
      </w:r>
      <w:r>
        <w:rPr>
          <w:rFonts w:ascii="Consolas" w:hAnsi="Consolas" w:cs="Consolas"/>
          <w:i/>
          <w:iCs/>
          <w:color w:val="9876AA"/>
          <w:sz w:val="20"/>
          <w:szCs w:val="20"/>
        </w:rPr>
        <w:t>neterror</w:t>
      </w:r>
      <w:r>
        <w:rPr>
          <w:rFonts w:ascii="Consolas" w:hAnsi="Consolas" w:cs="Consolas"/>
          <w:color w:val="A9B7C6"/>
          <w:sz w:val="20"/>
          <w:szCs w:val="20"/>
        </w:rPr>
        <w:t>))</w:t>
      </w:r>
      <w:r>
        <w:rPr>
          <w:rFonts w:ascii="Consolas" w:hAnsi="Consolas" w:cs="Consolas"/>
          <w:color w:val="A9B7C6"/>
          <w:sz w:val="20"/>
          <w:szCs w:val="20"/>
        </w:rPr>
        <w:br/>
        <w:t xml:space="preserve">                                .setNegativeButton(getString(R.string.</w:t>
      </w:r>
      <w:r>
        <w:rPr>
          <w:rFonts w:ascii="Consolas" w:hAnsi="Consolas" w:cs="Consolas"/>
          <w:i/>
          <w:iCs/>
          <w:color w:val="9876AA"/>
          <w:sz w:val="20"/>
          <w:szCs w:val="20"/>
        </w:rPr>
        <w:t>tryagainlogin</w:t>
      </w:r>
      <w:r>
        <w:rPr>
          <w:rFonts w:ascii="Consolas" w:hAnsi="Consolas" w:cs="Consolas"/>
          <w:color w:val="A9B7C6"/>
          <w:sz w:val="20"/>
          <w:szCs w:val="20"/>
        </w:rPr>
        <w:t>)</w:t>
      </w:r>
      <w:r>
        <w:rPr>
          <w:rFonts w:ascii="Consolas" w:hAnsi="Consolas" w:cs="Consolas"/>
          <w:color w:val="CC7832"/>
          <w:sz w:val="20"/>
          <w:szCs w:val="20"/>
        </w:rPr>
        <w:t>, null</w:t>
      </w:r>
      <w:r>
        <w:rPr>
          <w:rFonts w:ascii="Consolas" w:hAnsi="Consolas" w:cs="Consolas"/>
          <w:color w:val="A9B7C6"/>
          <w:sz w:val="20"/>
          <w:szCs w:val="20"/>
        </w:rPr>
        <w:t>)</w:t>
      </w:r>
      <w:r>
        <w:rPr>
          <w:rFonts w:ascii="Consolas" w:hAnsi="Consolas" w:cs="Consolas"/>
          <w:color w:val="A9B7C6"/>
          <w:sz w:val="20"/>
          <w:szCs w:val="20"/>
        </w:rPr>
        <w:br/>
        <w:t xml:space="preserve">                                .create()</w:t>
      </w:r>
      <w:r>
        <w:rPr>
          <w:rFonts w:ascii="Consolas" w:hAnsi="Consolas" w:cs="Consolas"/>
          <w:color w:val="A9B7C6"/>
          <w:sz w:val="20"/>
          <w:szCs w:val="20"/>
        </w:rPr>
        <w:br/>
        <w:t xml:space="preserve">                                .show()</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 {</w:t>
      </w:r>
      <w:r>
        <w:rPr>
          <w:rFonts w:ascii="Consolas" w:hAnsi="Consolas" w:cs="Consolas"/>
          <w:color w:val="A9B7C6"/>
          <w:sz w:val="20"/>
          <w:szCs w:val="20"/>
        </w:rPr>
        <w:br/>
        <w:t xml:space="preserve">                    </w:t>
      </w:r>
      <w:r>
        <w:rPr>
          <w:rFonts w:ascii="Consolas" w:hAnsi="Consolas" w:cs="Consolas"/>
          <w:color w:val="CC7832"/>
          <w:sz w:val="20"/>
          <w:szCs w:val="20"/>
        </w:rPr>
        <w:t xml:space="preserve">protected </w:t>
      </w:r>
      <w:r>
        <w:rPr>
          <w:rFonts w:ascii="Consolas" w:hAnsi="Consolas" w:cs="Consolas"/>
          <w:color w:val="A9B7C6"/>
          <w:sz w:val="20"/>
          <w:szCs w:val="20"/>
        </w:rPr>
        <w:t>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w:t>
      </w:r>
      <w:r>
        <w:rPr>
          <w:rFonts w:ascii="Consolas" w:hAnsi="Consolas" w:cs="Consolas"/>
          <w:color w:val="FFC66D"/>
          <w:sz w:val="20"/>
          <w:szCs w:val="20"/>
        </w:rPr>
        <w:t>getParams</w:t>
      </w:r>
      <w:r>
        <w:rPr>
          <w:rFonts w:ascii="Consolas" w:hAnsi="Consolas" w:cs="Consolas"/>
          <w:color w:val="A9B7C6"/>
          <w:sz w:val="20"/>
          <w:szCs w:val="20"/>
        </w:rPr>
        <w:t>() {</w:t>
      </w:r>
      <w:r>
        <w:rPr>
          <w:rFonts w:ascii="Consolas" w:hAnsi="Consolas" w:cs="Consolas"/>
          <w:color w:val="A9B7C6"/>
          <w:sz w:val="20"/>
          <w:szCs w:val="20"/>
        </w:rPr>
        <w:br/>
        <w:t xml:space="preserve">                        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params = </w:t>
      </w:r>
      <w:r>
        <w:rPr>
          <w:rFonts w:ascii="Consolas" w:hAnsi="Consolas" w:cs="Consolas"/>
          <w:color w:val="CC7832"/>
          <w:sz w:val="20"/>
          <w:szCs w:val="20"/>
        </w:rPr>
        <w:t xml:space="preserve">new </w:t>
      </w:r>
      <w:r>
        <w:rPr>
          <w:rFonts w:ascii="Consolas" w:hAnsi="Consolas" w:cs="Consolas"/>
          <w:color w:val="A9B7C6"/>
          <w:sz w:val="20"/>
          <w:szCs w:val="20"/>
        </w:rPr>
        <w:t>HashMap&lt;String</w:t>
      </w:r>
      <w:r>
        <w:rPr>
          <w:rFonts w:ascii="Consolas" w:hAnsi="Consolas" w:cs="Consolas"/>
          <w:color w:val="CC7832"/>
          <w:sz w:val="20"/>
          <w:szCs w:val="20"/>
        </w:rPr>
        <w:t xml:space="preserve">, </w:t>
      </w:r>
      <w:r>
        <w:rPr>
          <w:rFonts w:ascii="Consolas" w:hAnsi="Consolas" w:cs="Consolas"/>
          <w:color w:val="A9B7C6"/>
          <w:sz w:val="20"/>
          <w:szCs w:val="20"/>
        </w:rPr>
        <w:t>String&gt;()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params.put(</w:t>
      </w:r>
      <w:r>
        <w:rPr>
          <w:rFonts w:ascii="Consolas" w:hAnsi="Consolas" w:cs="Consolas"/>
          <w:color w:val="6A8759"/>
          <w:sz w:val="20"/>
          <w:szCs w:val="20"/>
        </w:rPr>
        <w:t>"email"</w:t>
      </w:r>
      <w:r>
        <w:rPr>
          <w:rFonts w:ascii="Consolas" w:hAnsi="Consolas" w:cs="Consolas"/>
          <w:color w:val="CC7832"/>
          <w:sz w:val="20"/>
          <w:szCs w:val="20"/>
        </w:rPr>
        <w:t xml:space="preserve">, </w:t>
      </w:r>
      <w:r>
        <w:rPr>
          <w:rFonts w:ascii="Consolas" w:hAnsi="Consolas" w:cs="Consolas"/>
          <w:color w:val="B389C5"/>
          <w:sz w:val="20"/>
          <w:szCs w:val="20"/>
        </w:rPr>
        <w:t>rstemailstr</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params.put(</w:t>
      </w:r>
      <w:r>
        <w:rPr>
          <w:rFonts w:ascii="Consolas" w:hAnsi="Consolas" w:cs="Consolas"/>
          <w:color w:val="6A8759"/>
          <w:sz w:val="20"/>
          <w:szCs w:val="20"/>
        </w:rPr>
        <w:t>"newpassword"</w:t>
      </w:r>
      <w:r>
        <w:rPr>
          <w:rFonts w:ascii="Consolas" w:hAnsi="Consolas" w:cs="Consolas"/>
          <w:color w:val="CC7832"/>
          <w:sz w:val="20"/>
          <w:szCs w:val="20"/>
        </w:rPr>
        <w:t xml:space="preserve">, </w:t>
      </w:r>
      <w:r>
        <w:rPr>
          <w:rFonts w:ascii="Consolas" w:hAnsi="Consolas" w:cs="Consolas"/>
          <w:color w:val="B389C5"/>
          <w:sz w:val="20"/>
          <w:szCs w:val="20"/>
        </w:rPr>
        <w:t>rstnewpassstr</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return </w:t>
      </w:r>
      <w:r>
        <w:rPr>
          <w:rFonts w:ascii="Consolas" w:hAnsi="Consolas" w:cs="Consolas"/>
          <w:color w:val="A9B7C6"/>
          <w:sz w:val="20"/>
          <w:szCs w:val="20"/>
        </w:rPr>
        <w:t>params</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r>
      <w:r>
        <w:rPr>
          <w:rFonts w:ascii="Consolas" w:hAnsi="Consolas" w:cs="Consolas"/>
          <w:color w:val="A9B7C6"/>
          <w:sz w:val="20"/>
          <w:szCs w:val="20"/>
        </w:rPr>
        <w:br/>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w:t>
      </w:r>
      <w:r>
        <w:rPr>
          <w:rFonts w:ascii="Consolas" w:hAnsi="Consolas" w:cs="Consolas"/>
          <w:color w:val="A9B7C6"/>
          <w:sz w:val="20"/>
          <w:szCs w:val="20"/>
        </w:rPr>
        <w:t>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w:t>
      </w:r>
      <w:r>
        <w:rPr>
          <w:rFonts w:ascii="Consolas" w:hAnsi="Consolas" w:cs="Consolas"/>
          <w:color w:val="FFC66D"/>
          <w:sz w:val="20"/>
          <w:szCs w:val="20"/>
        </w:rPr>
        <w:t>getHeaders</w:t>
      </w:r>
      <w:r>
        <w:rPr>
          <w:rFonts w:ascii="Consolas" w:hAnsi="Consolas" w:cs="Consolas"/>
          <w:color w:val="A9B7C6"/>
          <w:sz w:val="20"/>
          <w:szCs w:val="20"/>
        </w:rPr>
        <w:t xml:space="preserve">() </w:t>
      </w:r>
      <w:r>
        <w:rPr>
          <w:rFonts w:ascii="Consolas" w:hAnsi="Consolas" w:cs="Consolas"/>
          <w:color w:val="CC7832"/>
          <w:sz w:val="20"/>
          <w:szCs w:val="20"/>
        </w:rPr>
        <w:t xml:space="preserve">throws </w:t>
      </w:r>
      <w:r>
        <w:rPr>
          <w:rFonts w:ascii="Consolas" w:hAnsi="Consolas" w:cs="Consolas"/>
          <w:color w:val="A9B7C6"/>
          <w:sz w:val="20"/>
          <w:szCs w:val="20"/>
        </w:rPr>
        <w:t>AuthFailureError {</w:t>
      </w:r>
      <w:r>
        <w:rPr>
          <w:rFonts w:ascii="Consolas" w:hAnsi="Consolas" w:cs="Consolas"/>
          <w:color w:val="A9B7C6"/>
          <w:sz w:val="20"/>
          <w:szCs w:val="20"/>
        </w:rPr>
        <w:br/>
      </w:r>
      <w:r>
        <w:rPr>
          <w:rFonts w:ascii="Consolas" w:hAnsi="Consolas" w:cs="Consolas"/>
          <w:color w:val="A9B7C6"/>
          <w:sz w:val="20"/>
          <w:szCs w:val="20"/>
        </w:rPr>
        <w:lastRenderedPageBreak/>
        <w:t xml:space="preserve">                        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params = </w:t>
      </w:r>
      <w:r>
        <w:rPr>
          <w:rFonts w:ascii="Consolas" w:hAnsi="Consolas" w:cs="Consolas"/>
          <w:color w:val="CC7832"/>
          <w:sz w:val="20"/>
          <w:szCs w:val="20"/>
        </w:rPr>
        <w:t xml:space="preserve">new </w:t>
      </w:r>
      <w:r>
        <w:rPr>
          <w:rFonts w:ascii="Consolas" w:hAnsi="Consolas" w:cs="Consolas"/>
          <w:color w:val="A9B7C6"/>
          <w:sz w:val="20"/>
          <w:szCs w:val="20"/>
        </w:rPr>
        <w:t>HashMap&lt;String</w:t>
      </w:r>
      <w:r>
        <w:rPr>
          <w:rFonts w:ascii="Consolas" w:hAnsi="Consolas" w:cs="Consolas"/>
          <w:color w:val="CC7832"/>
          <w:sz w:val="20"/>
          <w:szCs w:val="20"/>
        </w:rPr>
        <w:t xml:space="preserve">, </w:t>
      </w:r>
      <w:r>
        <w:rPr>
          <w:rFonts w:ascii="Consolas" w:hAnsi="Consolas" w:cs="Consolas"/>
          <w:color w:val="A9B7C6"/>
          <w:sz w:val="20"/>
          <w:szCs w:val="20"/>
        </w:rPr>
        <w:t>String&gt;()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params.put(</w:t>
      </w:r>
      <w:r>
        <w:rPr>
          <w:rFonts w:ascii="Consolas" w:hAnsi="Consolas" w:cs="Consolas"/>
          <w:color w:val="6A8759"/>
          <w:sz w:val="20"/>
          <w:szCs w:val="20"/>
        </w:rPr>
        <w:t>"Content-Type"</w:t>
      </w:r>
      <w:r>
        <w:rPr>
          <w:rFonts w:ascii="Consolas" w:hAnsi="Consolas" w:cs="Consolas"/>
          <w:color w:val="CC7832"/>
          <w:sz w:val="20"/>
          <w:szCs w:val="20"/>
        </w:rPr>
        <w:t xml:space="preserve">, </w:t>
      </w:r>
      <w:r>
        <w:rPr>
          <w:rFonts w:ascii="Consolas" w:hAnsi="Consolas" w:cs="Consolas"/>
          <w:color w:val="6A8759"/>
          <w:sz w:val="20"/>
          <w:szCs w:val="20"/>
        </w:rPr>
        <w:t>"application/x-www-form-urlencoded"</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return </w:t>
      </w:r>
      <w:r>
        <w:rPr>
          <w:rFonts w:ascii="Consolas" w:hAnsi="Consolas" w:cs="Consolas"/>
          <w:color w:val="A9B7C6"/>
          <w:sz w:val="20"/>
          <w:szCs w:val="20"/>
        </w:rPr>
        <w:t>params</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queue.add(stringRequest)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 </w:t>
      </w:r>
      <w:r>
        <w:rPr>
          <w:rFonts w:ascii="Consolas" w:hAnsi="Consolas" w:cs="Consolas"/>
          <w:color w:val="CC7832"/>
          <w:sz w:val="20"/>
          <w:szCs w:val="20"/>
        </w:rPr>
        <w:t xml:space="preserve">else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AlertDialog.Builder builder = </w:t>
      </w:r>
      <w:r>
        <w:rPr>
          <w:rFonts w:ascii="Consolas" w:hAnsi="Consolas" w:cs="Consolas"/>
          <w:color w:val="CC7832"/>
          <w:sz w:val="20"/>
          <w:szCs w:val="20"/>
        </w:rPr>
        <w:t xml:space="preserve">new </w:t>
      </w:r>
      <w:r>
        <w:rPr>
          <w:rFonts w:ascii="Consolas" w:hAnsi="Consolas" w:cs="Consolas"/>
          <w:color w:val="A9B7C6"/>
          <w:sz w:val="20"/>
          <w:szCs w:val="20"/>
        </w:rPr>
        <w:t>AlertDialog.Builder(pwresetActivity.</w:t>
      </w:r>
      <w:r>
        <w:rPr>
          <w:rFonts w:ascii="Consolas" w:hAnsi="Consolas" w:cs="Consolas"/>
          <w:color w:val="CC7832"/>
          <w:sz w:val="20"/>
          <w:szCs w:val="20"/>
        </w:rPr>
        <w:t>this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builder.setTitle(getString(R.string.</w:t>
      </w:r>
      <w:r>
        <w:rPr>
          <w:rFonts w:ascii="Consolas" w:hAnsi="Consolas" w:cs="Consolas"/>
          <w:i/>
          <w:iCs/>
          <w:color w:val="9876AA"/>
          <w:sz w:val="20"/>
          <w:szCs w:val="20"/>
        </w:rPr>
        <w:t>error</w:t>
      </w:r>
      <w:r>
        <w:rPr>
          <w:rFonts w:ascii="Consolas" w:hAnsi="Consolas" w:cs="Consolas"/>
          <w:color w:val="A9B7C6"/>
          <w:sz w:val="20"/>
          <w:szCs w:val="20"/>
        </w:rPr>
        <w:t>))</w:t>
      </w:r>
      <w:r>
        <w:rPr>
          <w:rFonts w:ascii="Consolas" w:hAnsi="Consolas" w:cs="Consolas"/>
          <w:color w:val="A9B7C6"/>
          <w:sz w:val="20"/>
          <w:szCs w:val="20"/>
        </w:rPr>
        <w:br/>
        <w:t xml:space="preserve">                        .setMessage(getString(R.string.</w:t>
      </w:r>
      <w:r>
        <w:rPr>
          <w:rFonts w:ascii="Consolas" w:hAnsi="Consolas" w:cs="Consolas"/>
          <w:i/>
          <w:iCs/>
          <w:color w:val="9876AA"/>
          <w:sz w:val="20"/>
          <w:szCs w:val="20"/>
        </w:rPr>
        <w:t>wrongemailoldpwd</w:t>
      </w:r>
      <w:r>
        <w:rPr>
          <w:rFonts w:ascii="Consolas" w:hAnsi="Consolas" w:cs="Consolas"/>
          <w:color w:val="A9B7C6"/>
          <w:sz w:val="20"/>
          <w:szCs w:val="20"/>
        </w:rPr>
        <w:t>))</w:t>
      </w:r>
      <w:r>
        <w:rPr>
          <w:rFonts w:ascii="Consolas" w:hAnsi="Consolas" w:cs="Consolas"/>
          <w:color w:val="A9B7C6"/>
          <w:sz w:val="20"/>
          <w:szCs w:val="20"/>
        </w:rPr>
        <w:br/>
        <w:t xml:space="preserve">                        .setNegativeButton(getString(R.string.</w:t>
      </w:r>
      <w:r>
        <w:rPr>
          <w:rFonts w:ascii="Consolas" w:hAnsi="Consolas" w:cs="Consolas"/>
          <w:i/>
          <w:iCs/>
          <w:color w:val="9876AA"/>
          <w:sz w:val="20"/>
          <w:szCs w:val="20"/>
        </w:rPr>
        <w:t>tryagainlogin</w:t>
      </w:r>
      <w:r>
        <w:rPr>
          <w:rFonts w:ascii="Consolas" w:hAnsi="Consolas" w:cs="Consolas"/>
          <w:color w:val="A9B7C6"/>
          <w:sz w:val="20"/>
          <w:szCs w:val="20"/>
        </w:rPr>
        <w:t>)</w:t>
      </w:r>
      <w:r>
        <w:rPr>
          <w:rFonts w:ascii="Consolas" w:hAnsi="Consolas" w:cs="Consolas"/>
          <w:color w:val="CC7832"/>
          <w:sz w:val="20"/>
          <w:szCs w:val="20"/>
        </w:rPr>
        <w:t>, null</w:t>
      </w:r>
      <w:r>
        <w:rPr>
          <w:rFonts w:ascii="Consolas" w:hAnsi="Consolas" w:cs="Consolas"/>
          <w:color w:val="A9B7C6"/>
          <w:sz w:val="20"/>
          <w:szCs w:val="20"/>
        </w:rPr>
        <w:t>)</w:t>
      </w:r>
      <w:r>
        <w:rPr>
          <w:rFonts w:ascii="Consolas" w:hAnsi="Consolas" w:cs="Consolas"/>
          <w:color w:val="A9B7C6"/>
          <w:sz w:val="20"/>
          <w:szCs w:val="20"/>
        </w:rPr>
        <w:br/>
        <w:t xml:space="preserve">                        .create()</w:t>
      </w:r>
      <w:r>
        <w:rPr>
          <w:rFonts w:ascii="Consolas" w:hAnsi="Consolas" w:cs="Consolas"/>
          <w:color w:val="A9B7C6"/>
          <w:sz w:val="20"/>
          <w:szCs w:val="20"/>
        </w:rPr>
        <w:br/>
        <w:t xml:space="preserve">                        .show()</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 </w:t>
      </w:r>
      <w:r>
        <w:rPr>
          <w:rFonts w:ascii="Consolas" w:hAnsi="Consolas" w:cs="Consolas"/>
          <w:color w:val="CC7832"/>
          <w:sz w:val="20"/>
          <w:szCs w:val="20"/>
        </w:rPr>
        <w:t xml:space="preserve">catch </w:t>
      </w:r>
      <w:r>
        <w:rPr>
          <w:rFonts w:ascii="Consolas" w:hAnsi="Consolas" w:cs="Consolas"/>
          <w:color w:val="A9B7C6"/>
          <w:sz w:val="20"/>
          <w:szCs w:val="20"/>
        </w:rPr>
        <w:t>(Exception e) {</w:t>
      </w:r>
      <w:r>
        <w:rPr>
          <w:rFonts w:ascii="Consolas" w:hAnsi="Consolas" w:cs="Consolas"/>
          <w:color w:val="A9B7C6"/>
          <w:sz w:val="20"/>
          <w:szCs w:val="20"/>
        </w:rPr>
        <w:br/>
        <w:t xml:space="preserve">            e.printStackTrace()</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A9B7C6"/>
          <w:sz w:val="20"/>
          <w:szCs w:val="20"/>
        </w:rPr>
        <w:br/>
        <w:t>}</w:t>
      </w:r>
      <w:r>
        <w:rPr>
          <w:rFonts w:ascii="Consolas" w:hAnsi="Consolas" w:cs="Consolas"/>
          <w:color w:val="CC7832"/>
          <w:sz w:val="20"/>
          <w:szCs w:val="20"/>
        </w:rPr>
        <w:t>;</w:t>
      </w:r>
    </w:p>
    <w:p w14:paraId="71123F36" w14:textId="3BE1DBCF" w:rsidR="001317A6" w:rsidRDefault="001317A6" w:rsidP="001317A6">
      <w:pPr>
        <w:ind w:left="576"/>
      </w:pPr>
      <w:r>
        <w:t xml:space="preserve">Während der Zeit, wo eine Anfrage bearbeitet wird, erscheint ein Lade-Icon, um dem Nutzer zu signalisieren, dass er warten muss. Ausserdem werden auch noch alle Eingaben in der App deaktiviert. Das Passwort wird mit einem </w:t>
      </w:r>
      <w:r w:rsidR="00211287">
        <w:t>PHP</w:t>
      </w:r>
      <w:r>
        <w:t xml:space="preserve">-File geändert. Die eingegebenen Werte werden an das </w:t>
      </w:r>
      <w:r w:rsidR="00211287">
        <w:t>PHP</w:t>
      </w:r>
      <w:r>
        <w:t>-File geschickt, wo die Werte in den SQL-Befehl eingesetzt werden. Dann wird der Befehl ausgeführt.</w:t>
      </w:r>
    </w:p>
    <w:p w14:paraId="5BB8E7EC" w14:textId="7842FF28"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roofErr w:type="gramStart"/>
      <w:r w:rsidRPr="001317A6">
        <w:rPr>
          <w:rFonts w:ascii="Consolas" w:eastAsia="Times New Roman" w:hAnsi="Consolas" w:cs="Times New Roman"/>
          <w:color w:val="569CD6"/>
          <w:sz w:val="21"/>
          <w:szCs w:val="21"/>
          <w:lang w:eastAsia="de-CH"/>
        </w:rPr>
        <w:t>&lt;?</w:t>
      </w:r>
      <w:r w:rsidR="002B7CD3">
        <w:rPr>
          <w:rFonts w:ascii="Consolas" w:eastAsia="Times New Roman" w:hAnsi="Consolas" w:cs="Times New Roman"/>
          <w:color w:val="569CD6"/>
          <w:sz w:val="21"/>
          <w:szCs w:val="21"/>
          <w:lang w:eastAsia="de-CH"/>
        </w:rPr>
        <w:t>php</w:t>
      </w:r>
      <w:proofErr w:type="gramEnd"/>
    </w:p>
    <w:p w14:paraId="5FA63335" w14:textId="135376AB"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DCDCAA"/>
          <w:sz w:val="21"/>
          <w:szCs w:val="21"/>
          <w:lang w:eastAsia="de-CH"/>
        </w:rPr>
        <w:t>error_</w:t>
      </w:r>
      <w:r w:rsidR="00B22098" w:rsidRPr="001317A6">
        <w:rPr>
          <w:rFonts w:ascii="Consolas" w:eastAsia="Times New Roman" w:hAnsi="Consolas" w:cs="Times New Roman"/>
          <w:color w:val="DCDCAA"/>
          <w:sz w:val="21"/>
          <w:szCs w:val="21"/>
          <w:lang w:eastAsia="de-CH"/>
        </w:rPr>
        <w:t>reporting</w:t>
      </w:r>
      <w:r w:rsidR="00B22098" w:rsidRPr="001317A6">
        <w:rPr>
          <w:rFonts w:ascii="Consolas" w:eastAsia="Times New Roman" w:hAnsi="Consolas" w:cs="Times New Roman"/>
          <w:color w:val="D4D4D4"/>
          <w:sz w:val="21"/>
          <w:szCs w:val="21"/>
          <w:lang w:eastAsia="de-CH"/>
        </w:rPr>
        <w:t xml:space="preserve"> (</w:t>
      </w:r>
      <w:r w:rsidRPr="001317A6">
        <w:rPr>
          <w:rFonts w:ascii="Consolas" w:eastAsia="Times New Roman" w:hAnsi="Consolas" w:cs="Times New Roman"/>
          <w:color w:val="B5CEA8"/>
          <w:sz w:val="21"/>
          <w:szCs w:val="21"/>
          <w:lang w:eastAsia="de-CH"/>
        </w:rPr>
        <w:t>0</w:t>
      </w:r>
      <w:r w:rsidRPr="001317A6">
        <w:rPr>
          <w:rFonts w:ascii="Consolas" w:eastAsia="Times New Roman" w:hAnsi="Consolas" w:cs="Times New Roman"/>
          <w:color w:val="D4D4D4"/>
          <w:sz w:val="21"/>
          <w:szCs w:val="21"/>
          <w:lang w:eastAsia="de-CH"/>
        </w:rPr>
        <w:t>);</w:t>
      </w:r>
    </w:p>
    <w:p w14:paraId="0607565E" w14:textId="28410963"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DCDCAA"/>
          <w:sz w:val="21"/>
          <w:szCs w:val="21"/>
          <w:lang w:eastAsia="de-CH"/>
        </w:rPr>
        <w:t>require</w:t>
      </w:r>
      <w:r w:rsidRPr="001317A6">
        <w:rPr>
          <w:rFonts w:ascii="Consolas" w:eastAsia="Times New Roman" w:hAnsi="Consolas" w:cs="Times New Roman"/>
          <w:color w:val="D4D4D4"/>
          <w:sz w:val="21"/>
          <w:szCs w:val="21"/>
          <w:lang w:eastAsia="de-CH"/>
        </w:rPr>
        <w:t>(</w:t>
      </w:r>
      <w:r w:rsidRPr="001317A6">
        <w:rPr>
          <w:rFonts w:ascii="Consolas" w:eastAsia="Times New Roman" w:hAnsi="Consolas" w:cs="Times New Roman"/>
          <w:color w:val="CE9178"/>
          <w:sz w:val="21"/>
          <w:szCs w:val="21"/>
          <w:lang w:eastAsia="de-CH"/>
        </w:rPr>
        <w:t>"password.</w:t>
      </w:r>
      <w:r w:rsidR="002B7CD3">
        <w:rPr>
          <w:rFonts w:ascii="Consolas" w:eastAsia="Times New Roman" w:hAnsi="Consolas" w:cs="Times New Roman"/>
          <w:color w:val="CE9178"/>
          <w:sz w:val="21"/>
          <w:szCs w:val="21"/>
          <w:lang w:eastAsia="de-CH"/>
        </w:rPr>
        <w:t>php</w:t>
      </w:r>
      <w:r w:rsidRPr="001317A6">
        <w:rPr>
          <w:rFonts w:ascii="Consolas" w:eastAsia="Times New Roman" w:hAnsi="Consolas" w:cs="Times New Roman"/>
          <w:color w:val="CE9178"/>
          <w:sz w:val="21"/>
          <w:szCs w:val="21"/>
          <w:lang w:eastAsia="de-CH"/>
        </w:rPr>
        <w:t>"</w:t>
      </w:r>
      <w:r w:rsidRPr="001317A6">
        <w:rPr>
          <w:rFonts w:ascii="Consolas" w:eastAsia="Times New Roman" w:hAnsi="Consolas" w:cs="Times New Roman"/>
          <w:color w:val="D4D4D4"/>
          <w:sz w:val="21"/>
          <w:szCs w:val="21"/>
          <w:lang w:eastAsia="de-CH"/>
        </w:rPr>
        <w:t>);</w:t>
      </w:r>
    </w:p>
    <w:p w14:paraId="62890D04" w14:textId="77777777"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
    <w:p w14:paraId="3EC54D7C" w14:textId="310EAC43"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9CDCFE"/>
          <w:sz w:val="21"/>
          <w:szCs w:val="21"/>
          <w:lang w:eastAsia="de-CH"/>
        </w:rPr>
        <w:t>$con</w:t>
      </w:r>
      <w:r w:rsidRPr="001317A6">
        <w:rPr>
          <w:rFonts w:ascii="Consolas" w:eastAsia="Times New Roman" w:hAnsi="Consolas" w:cs="Times New Roman"/>
          <w:color w:val="D4D4D4"/>
          <w:sz w:val="21"/>
          <w:szCs w:val="21"/>
          <w:lang w:eastAsia="de-CH"/>
        </w:rPr>
        <w:t xml:space="preserve"> = </w:t>
      </w:r>
      <w:r w:rsidRPr="001317A6">
        <w:rPr>
          <w:rFonts w:ascii="Consolas" w:eastAsia="Times New Roman" w:hAnsi="Consolas" w:cs="Times New Roman"/>
          <w:color w:val="DCDCAA"/>
          <w:sz w:val="21"/>
          <w:szCs w:val="21"/>
          <w:lang w:eastAsia="de-CH"/>
        </w:rPr>
        <w:t>mysqli_</w:t>
      </w:r>
      <w:proofErr w:type="gramStart"/>
      <w:r w:rsidRPr="001317A6">
        <w:rPr>
          <w:rFonts w:ascii="Consolas" w:eastAsia="Times New Roman" w:hAnsi="Consolas" w:cs="Times New Roman"/>
          <w:color w:val="DCDCAA"/>
          <w:sz w:val="21"/>
          <w:szCs w:val="21"/>
          <w:lang w:eastAsia="de-CH"/>
        </w:rPr>
        <w:t>connect</w:t>
      </w:r>
      <w:r w:rsidRPr="001317A6">
        <w:rPr>
          <w:rFonts w:ascii="Consolas" w:eastAsia="Times New Roman" w:hAnsi="Consolas" w:cs="Times New Roman"/>
          <w:color w:val="D4D4D4"/>
          <w:sz w:val="21"/>
          <w:szCs w:val="21"/>
          <w:lang w:eastAsia="de-CH"/>
        </w:rPr>
        <w:t>(</w:t>
      </w:r>
      <w:proofErr w:type="gramEnd"/>
      <w:r w:rsidRPr="001317A6">
        <w:rPr>
          <w:rFonts w:ascii="Consolas" w:eastAsia="Times New Roman" w:hAnsi="Consolas" w:cs="Times New Roman"/>
          <w:color w:val="CE9178"/>
          <w:sz w:val="21"/>
          <w:szCs w:val="21"/>
          <w:lang w:eastAsia="de-CH"/>
        </w:rPr>
        <w:t>'blnetch.mysql.db.internal'</w:t>
      </w:r>
      <w:r w:rsidRPr="001317A6">
        <w:rPr>
          <w:rFonts w:ascii="Consolas" w:eastAsia="Times New Roman" w:hAnsi="Consolas" w:cs="Times New Roman"/>
          <w:color w:val="D4D4D4"/>
          <w:sz w:val="21"/>
          <w:szCs w:val="21"/>
          <w:lang w:eastAsia="de-CH"/>
        </w:rPr>
        <w:t xml:space="preserve">, </w:t>
      </w:r>
      <w:r w:rsidRPr="001317A6">
        <w:rPr>
          <w:rFonts w:ascii="Consolas" w:eastAsia="Times New Roman" w:hAnsi="Consolas" w:cs="Times New Roman"/>
          <w:color w:val="CE9178"/>
          <w:sz w:val="21"/>
          <w:szCs w:val="21"/>
          <w:lang w:eastAsia="de-CH"/>
        </w:rPr>
        <w:t>'blnetch_app'</w:t>
      </w:r>
      <w:r w:rsidRPr="001317A6">
        <w:rPr>
          <w:rFonts w:ascii="Consolas" w:eastAsia="Times New Roman" w:hAnsi="Consolas" w:cs="Times New Roman"/>
          <w:color w:val="D4D4D4"/>
          <w:sz w:val="21"/>
          <w:szCs w:val="21"/>
          <w:lang w:eastAsia="de-CH"/>
        </w:rPr>
        <w:t xml:space="preserve">, </w:t>
      </w:r>
      <w:r w:rsidR="001B430F">
        <w:rPr>
          <w:rFonts w:ascii="Consolas" w:eastAsia="Times New Roman" w:hAnsi="Consolas" w:cs="Times New Roman"/>
          <w:color w:val="CE9178"/>
          <w:sz w:val="21"/>
          <w:szCs w:val="21"/>
          <w:lang w:eastAsia="de-CH"/>
        </w:rPr>
        <w:t>'XXXXXXX</w:t>
      </w:r>
      <w:r w:rsidRPr="001317A6">
        <w:rPr>
          <w:rFonts w:ascii="Consolas" w:eastAsia="Times New Roman" w:hAnsi="Consolas" w:cs="Times New Roman"/>
          <w:color w:val="CE9178"/>
          <w:sz w:val="21"/>
          <w:szCs w:val="21"/>
          <w:lang w:eastAsia="de-CH"/>
        </w:rPr>
        <w:t>'</w:t>
      </w:r>
      <w:r w:rsidRPr="001317A6">
        <w:rPr>
          <w:rFonts w:ascii="Consolas" w:eastAsia="Times New Roman" w:hAnsi="Consolas" w:cs="Times New Roman"/>
          <w:color w:val="D4D4D4"/>
          <w:sz w:val="21"/>
          <w:szCs w:val="21"/>
          <w:lang w:eastAsia="de-CH"/>
        </w:rPr>
        <w:t xml:space="preserve">, </w:t>
      </w:r>
      <w:r w:rsidRPr="001317A6">
        <w:rPr>
          <w:rFonts w:ascii="Consolas" w:eastAsia="Times New Roman" w:hAnsi="Consolas" w:cs="Times New Roman"/>
          <w:color w:val="CE9178"/>
          <w:sz w:val="21"/>
          <w:szCs w:val="21"/>
          <w:lang w:eastAsia="de-CH"/>
        </w:rPr>
        <w:t>'blnetch_app'</w:t>
      </w:r>
      <w:r w:rsidRPr="001317A6">
        <w:rPr>
          <w:rFonts w:ascii="Consolas" w:eastAsia="Times New Roman" w:hAnsi="Consolas" w:cs="Times New Roman"/>
          <w:color w:val="D4D4D4"/>
          <w:sz w:val="21"/>
          <w:szCs w:val="21"/>
          <w:lang w:eastAsia="de-CH"/>
        </w:rPr>
        <w:t>);</w:t>
      </w:r>
    </w:p>
    <w:p w14:paraId="323A71A1" w14:textId="77777777"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
    <w:p w14:paraId="0725F054" w14:textId="77777777" w:rsidR="001317A6" w:rsidRPr="00957582"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957582">
        <w:rPr>
          <w:rFonts w:ascii="Consolas" w:eastAsia="Times New Roman" w:hAnsi="Consolas" w:cs="Times New Roman"/>
          <w:color w:val="9CDCFE"/>
          <w:sz w:val="21"/>
          <w:szCs w:val="21"/>
          <w:lang w:eastAsia="de-CH"/>
        </w:rPr>
        <w:t>$email</w:t>
      </w:r>
      <w:r w:rsidRPr="00957582">
        <w:rPr>
          <w:rFonts w:ascii="Consolas" w:eastAsia="Times New Roman" w:hAnsi="Consolas" w:cs="Times New Roman"/>
          <w:color w:val="D4D4D4"/>
          <w:sz w:val="21"/>
          <w:szCs w:val="21"/>
          <w:lang w:eastAsia="de-CH"/>
        </w:rPr>
        <w:t xml:space="preserve"> = </w:t>
      </w:r>
      <w:r w:rsidRPr="00957582">
        <w:rPr>
          <w:rFonts w:ascii="Consolas" w:eastAsia="Times New Roman" w:hAnsi="Consolas" w:cs="Times New Roman"/>
          <w:color w:val="DCDCAA"/>
          <w:sz w:val="21"/>
          <w:szCs w:val="21"/>
          <w:lang w:eastAsia="de-CH"/>
        </w:rPr>
        <w:t>mysqli_real_escape_</w:t>
      </w:r>
      <w:proofErr w:type="gramStart"/>
      <w:r w:rsidRPr="00957582">
        <w:rPr>
          <w:rFonts w:ascii="Consolas" w:eastAsia="Times New Roman" w:hAnsi="Consolas" w:cs="Times New Roman"/>
          <w:color w:val="DCDCAA"/>
          <w:sz w:val="21"/>
          <w:szCs w:val="21"/>
          <w:lang w:eastAsia="de-CH"/>
        </w:rPr>
        <w:t>string</w:t>
      </w:r>
      <w:r w:rsidRPr="00957582">
        <w:rPr>
          <w:rFonts w:ascii="Consolas" w:eastAsia="Times New Roman" w:hAnsi="Consolas" w:cs="Times New Roman"/>
          <w:color w:val="D4D4D4"/>
          <w:sz w:val="21"/>
          <w:szCs w:val="21"/>
          <w:lang w:eastAsia="de-CH"/>
        </w:rPr>
        <w:t>(</w:t>
      </w:r>
      <w:proofErr w:type="gramEnd"/>
      <w:r w:rsidRPr="00957582">
        <w:rPr>
          <w:rFonts w:ascii="Consolas" w:eastAsia="Times New Roman" w:hAnsi="Consolas" w:cs="Times New Roman"/>
          <w:color w:val="9CDCFE"/>
          <w:sz w:val="21"/>
          <w:szCs w:val="21"/>
          <w:lang w:eastAsia="de-CH"/>
        </w:rPr>
        <w:t>$con</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$_REQUEST</w:t>
      </w:r>
      <w:r w:rsidRPr="00957582">
        <w:rPr>
          <w:rFonts w:ascii="Consolas" w:eastAsia="Times New Roman" w:hAnsi="Consolas" w:cs="Times New Roman"/>
          <w:color w:val="D4D4D4"/>
          <w:sz w:val="21"/>
          <w:szCs w:val="21"/>
          <w:lang w:eastAsia="de-CH"/>
        </w:rPr>
        <w:t>[</w:t>
      </w:r>
      <w:r w:rsidRPr="00957582">
        <w:rPr>
          <w:rFonts w:ascii="Consolas" w:eastAsia="Times New Roman" w:hAnsi="Consolas" w:cs="Times New Roman"/>
          <w:color w:val="CE9178"/>
          <w:sz w:val="21"/>
          <w:szCs w:val="21"/>
          <w:lang w:eastAsia="de-CH"/>
        </w:rPr>
        <w:t>"email"</w:t>
      </w:r>
      <w:r w:rsidRPr="00957582">
        <w:rPr>
          <w:rFonts w:ascii="Consolas" w:eastAsia="Times New Roman" w:hAnsi="Consolas" w:cs="Times New Roman"/>
          <w:color w:val="D4D4D4"/>
          <w:sz w:val="21"/>
          <w:szCs w:val="21"/>
          <w:lang w:eastAsia="de-CH"/>
        </w:rPr>
        <w:t>]);</w:t>
      </w:r>
    </w:p>
    <w:p w14:paraId="55817AE4" w14:textId="77777777" w:rsidR="001317A6" w:rsidRPr="00957582"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957582">
        <w:rPr>
          <w:rFonts w:ascii="Consolas" w:eastAsia="Times New Roman" w:hAnsi="Consolas" w:cs="Times New Roman"/>
          <w:color w:val="9CDCFE"/>
          <w:sz w:val="21"/>
          <w:szCs w:val="21"/>
          <w:lang w:eastAsia="de-CH"/>
        </w:rPr>
        <w:t>$passwort</w:t>
      </w:r>
      <w:r w:rsidRPr="00957582">
        <w:rPr>
          <w:rFonts w:ascii="Consolas" w:eastAsia="Times New Roman" w:hAnsi="Consolas" w:cs="Times New Roman"/>
          <w:color w:val="D4D4D4"/>
          <w:sz w:val="21"/>
          <w:szCs w:val="21"/>
          <w:lang w:eastAsia="de-CH"/>
        </w:rPr>
        <w:t xml:space="preserve"> = </w:t>
      </w:r>
      <w:r w:rsidRPr="00957582">
        <w:rPr>
          <w:rFonts w:ascii="Consolas" w:eastAsia="Times New Roman" w:hAnsi="Consolas" w:cs="Times New Roman"/>
          <w:color w:val="DCDCAA"/>
          <w:sz w:val="21"/>
          <w:szCs w:val="21"/>
          <w:lang w:eastAsia="de-CH"/>
        </w:rPr>
        <w:t>mysqli_real_escape_</w:t>
      </w:r>
      <w:proofErr w:type="gramStart"/>
      <w:r w:rsidRPr="00957582">
        <w:rPr>
          <w:rFonts w:ascii="Consolas" w:eastAsia="Times New Roman" w:hAnsi="Consolas" w:cs="Times New Roman"/>
          <w:color w:val="DCDCAA"/>
          <w:sz w:val="21"/>
          <w:szCs w:val="21"/>
          <w:lang w:eastAsia="de-CH"/>
        </w:rPr>
        <w:t>string</w:t>
      </w:r>
      <w:r w:rsidRPr="00957582">
        <w:rPr>
          <w:rFonts w:ascii="Consolas" w:eastAsia="Times New Roman" w:hAnsi="Consolas" w:cs="Times New Roman"/>
          <w:color w:val="D4D4D4"/>
          <w:sz w:val="21"/>
          <w:szCs w:val="21"/>
          <w:lang w:eastAsia="de-CH"/>
        </w:rPr>
        <w:t>(</w:t>
      </w:r>
      <w:proofErr w:type="gramEnd"/>
      <w:r w:rsidRPr="00957582">
        <w:rPr>
          <w:rFonts w:ascii="Consolas" w:eastAsia="Times New Roman" w:hAnsi="Consolas" w:cs="Times New Roman"/>
          <w:color w:val="9CDCFE"/>
          <w:sz w:val="21"/>
          <w:szCs w:val="21"/>
          <w:lang w:eastAsia="de-CH"/>
        </w:rPr>
        <w:t>$con</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$_REQUEST</w:t>
      </w:r>
      <w:r w:rsidRPr="00957582">
        <w:rPr>
          <w:rFonts w:ascii="Consolas" w:eastAsia="Times New Roman" w:hAnsi="Consolas" w:cs="Times New Roman"/>
          <w:color w:val="D4D4D4"/>
          <w:sz w:val="21"/>
          <w:szCs w:val="21"/>
          <w:lang w:eastAsia="de-CH"/>
        </w:rPr>
        <w:t>[</w:t>
      </w:r>
      <w:r w:rsidRPr="00957582">
        <w:rPr>
          <w:rFonts w:ascii="Consolas" w:eastAsia="Times New Roman" w:hAnsi="Consolas" w:cs="Times New Roman"/>
          <w:color w:val="CE9178"/>
          <w:sz w:val="21"/>
          <w:szCs w:val="21"/>
          <w:lang w:eastAsia="de-CH"/>
        </w:rPr>
        <w:t>"newpassword"</w:t>
      </w:r>
      <w:r w:rsidRPr="00957582">
        <w:rPr>
          <w:rFonts w:ascii="Consolas" w:eastAsia="Times New Roman" w:hAnsi="Consolas" w:cs="Times New Roman"/>
          <w:color w:val="D4D4D4"/>
          <w:sz w:val="21"/>
          <w:szCs w:val="21"/>
          <w:lang w:eastAsia="de-CH"/>
        </w:rPr>
        <w:t>]);</w:t>
      </w:r>
    </w:p>
    <w:p w14:paraId="63545564" w14:textId="77777777" w:rsidR="001317A6" w:rsidRPr="00957582"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
    <w:p w14:paraId="355CD1FE" w14:textId="77777777" w:rsidR="001317A6" w:rsidRPr="00957582"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957582">
        <w:rPr>
          <w:rFonts w:ascii="Consolas" w:eastAsia="Times New Roman" w:hAnsi="Consolas" w:cs="Times New Roman"/>
          <w:color w:val="569CD6"/>
          <w:sz w:val="21"/>
          <w:szCs w:val="21"/>
          <w:lang w:eastAsia="de-CH"/>
        </w:rPr>
        <w:t>function</w:t>
      </w:r>
      <w:r w:rsidRPr="00957582">
        <w:rPr>
          <w:rFonts w:ascii="Consolas" w:eastAsia="Times New Roman" w:hAnsi="Consolas" w:cs="Times New Roman"/>
          <w:color w:val="D4D4D4"/>
          <w:sz w:val="21"/>
          <w:szCs w:val="21"/>
          <w:lang w:eastAsia="de-CH"/>
        </w:rPr>
        <w:t xml:space="preserve"> </w:t>
      </w:r>
      <w:proofErr w:type="gramStart"/>
      <w:r w:rsidRPr="00957582">
        <w:rPr>
          <w:rFonts w:ascii="Consolas" w:eastAsia="Times New Roman" w:hAnsi="Consolas" w:cs="Times New Roman"/>
          <w:color w:val="DCDCAA"/>
          <w:sz w:val="21"/>
          <w:szCs w:val="21"/>
          <w:lang w:eastAsia="de-CH"/>
        </w:rPr>
        <w:t>registerUser</w:t>
      </w:r>
      <w:r w:rsidRPr="00957582">
        <w:rPr>
          <w:rFonts w:ascii="Consolas" w:eastAsia="Times New Roman" w:hAnsi="Consolas" w:cs="Times New Roman"/>
          <w:color w:val="D4D4D4"/>
          <w:sz w:val="21"/>
          <w:szCs w:val="21"/>
          <w:lang w:eastAsia="de-CH"/>
        </w:rPr>
        <w:t>(</w:t>
      </w:r>
      <w:proofErr w:type="gramEnd"/>
      <w:r w:rsidRPr="00957582">
        <w:rPr>
          <w:rFonts w:ascii="Consolas" w:eastAsia="Times New Roman" w:hAnsi="Consolas" w:cs="Times New Roman"/>
          <w:color w:val="D4D4D4"/>
          <w:sz w:val="21"/>
          <w:szCs w:val="21"/>
          <w:lang w:eastAsia="de-CH"/>
        </w:rPr>
        <w:t>) {</w:t>
      </w:r>
    </w:p>
    <w:p w14:paraId="44F0CFFF" w14:textId="77777777" w:rsidR="001317A6" w:rsidRPr="00957582"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569CD6"/>
          <w:sz w:val="21"/>
          <w:szCs w:val="21"/>
          <w:lang w:eastAsia="de-CH"/>
        </w:rPr>
        <w:t>global</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$con</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$email</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$passwort</w:t>
      </w:r>
      <w:r w:rsidRPr="00957582">
        <w:rPr>
          <w:rFonts w:ascii="Consolas" w:eastAsia="Times New Roman" w:hAnsi="Consolas" w:cs="Times New Roman"/>
          <w:color w:val="D4D4D4"/>
          <w:sz w:val="21"/>
          <w:szCs w:val="21"/>
          <w:lang w:eastAsia="de-CH"/>
        </w:rPr>
        <w:t>;</w:t>
      </w:r>
    </w:p>
    <w:p w14:paraId="6568317E" w14:textId="77777777" w:rsidR="001317A6" w:rsidRPr="00957582"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$passwordHash</w:t>
      </w:r>
      <w:r w:rsidRPr="00957582">
        <w:rPr>
          <w:rFonts w:ascii="Consolas" w:eastAsia="Times New Roman" w:hAnsi="Consolas" w:cs="Times New Roman"/>
          <w:color w:val="D4D4D4"/>
          <w:sz w:val="21"/>
          <w:szCs w:val="21"/>
          <w:lang w:eastAsia="de-CH"/>
        </w:rPr>
        <w:t xml:space="preserve"> = </w:t>
      </w:r>
      <w:r w:rsidRPr="00957582">
        <w:rPr>
          <w:rFonts w:ascii="Consolas" w:eastAsia="Times New Roman" w:hAnsi="Consolas" w:cs="Times New Roman"/>
          <w:color w:val="DCDCAA"/>
          <w:sz w:val="21"/>
          <w:szCs w:val="21"/>
          <w:lang w:eastAsia="de-CH"/>
        </w:rPr>
        <w:t>password_</w:t>
      </w:r>
      <w:proofErr w:type="gramStart"/>
      <w:r w:rsidRPr="00957582">
        <w:rPr>
          <w:rFonts w:ascii="Consolas" w:eastAsia="Times New Roman" w:hAnsi="Consolas" w:cs="Times New Roman"/>
          <w:color w:val="DCDCAA"/>
          <w:sz w:val="21"/>
          <w:szCs w:val="21"/>
          <w:lang w:eastAsia="de-CH"/>
        </w:rPr>
        <w:t>hash</w:t>
      </w:r>
      <w:r w:rsidRPr="00957582">
        <w:rPr>
          <w:rFonts w:ascii="Consolas" w:eastAsia="Times New Roman" w:hAnsi="Consolas" w:cs="Times New Roman"/>
          <w:color w:val="D4D4D4"/>
          <w:sz w:val="21"/>
          <w:szCs w:val="21"/>
          <w:lang w:eastAsia="de-CH"/>
        </w:rPr>
        <w:t>(</w:t>
      </w:r>
      <w:proofErr w:type="gramEnd"/>
      <w:r w:rsidRPr="00957582">
        <w:rPr>
          <w:rFonts w:ascii="Consolas" w:eastAsia="Times New Roman" w:hAnsi="Consolas" w:cs="Times New Roman"/>
          <w:color w:val="9CDCFE"/>
          <w:sz w:val="21"/>
          <w:szCs w:val="21"/>
          <w:lang w:eastAsia="de-CH"/>
        </w:rPr>
        <w:t>$passwort</w:t>
      </w:r>
      <w:r w:rsidRPr="00957582">
        <w:rPr>
          <w:rFonts w:ascii="Consolas" w:eastAsia="Times New Roman" w:hAnsi="Consolas" w:cs="Times New Roman"/>
          <w:color w:val="D4D4D4"/>
          <w:sz w:val="21"/>
          <w:szCs w:val="21"/>
          <w:lang w:eastAsia="de-CH"/>
        </w:rPr>
        <w:t>, PASSWORD_DEFAULT);</w:t>
      </w:r>
    </w:p>
    <w:p w14:paraId="693F9007" w14:textId="77777777" w:rsidR="001317A6" w:rsidRPr="00957582"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$statement</w:t>
      </w:r>
      <w:r w:rsidRPr="00957582">
        <w:rPr>
          <w:rFonts w:ascii="Consolas" w:eastAsia="Times New Roman" w:hAnsi="Consolas" w:cs="Times New Roman"/>
          <w:color w:val="D4D4D4"/>
          <w:sz w:val="21"/>
          <w:szCs w:val="21"/>
          <w:lang w:eastAsia="de-CH"/>
        </w:rPr>
        <w:t xml:space="preserve"> = </w:t>
      </w:r>
      <w:r w:rsidRPr="00957582">
        <w:rPr>
          <w:rFonts w:ascii="Consolas" w:eastAsia="Times New Roman" w:hAnsi="Consolas" w:cs="Times New Roman"/>
          <w:color w:val="DCDCAA"/>
          <w:sz w:val="21"/>
          <w:szCs w:val="21"/>
          <w:lang w:eastAsia="de-CH"/>
        </w:rPr>
        <w:t>mysqli_</w:t>
      </w:r>
      <w:proofErr w:type="gramStart"/>
      <w:r w:rsidRPr="00957582">
        <w:rPr>
          <w:rFonts w:ascii="Consolas" w:eastAsia="Times New Roman" w:hAnsi="Consolas" w:cs="Times New Roman"/>
          <w:color w:val="DCDCAA"/>
          <w:sz w:val="21"/>
          <w:szCs w:val="21"/>
          <w:lang w:eastAsia="de-CH"/>
        </w:rPr>
        <w:t>prepare</w:t>
      </w:r>
      <w:r w:rsidRPr="00957582">
        <w:rPr>
          <w:rFonts w:ascii="Consolas" w:eastAsia="Times New Roman" w:hAnsi="Consolas" w:cs="Times New Roman"/>
          <w:color w:val="D4D4D4"/>
          <w:sz w:val="21"/>
          <w:szCs w:val="21"/>
          <w:lang w:eastAsia="de-CH"/>
        </w:rPr>
        <w:t>(</w:t>
      </w:r>
      <w:proofErr w:type="gramEnd"/>
      <w:r w:rsidRPr="00957582">
        <w:rPr>
          <w:rFonts w:ascii="Consolas" w:eastAsia="Times New Roman" w:hAnsi="Consolas" w:cs="Times New Roman"/>
          <w:color w:val="9CDCFE"/>
          <w:sz w:val="21"/>
          <w:szCs w:val="21"/>
          <w:lang w:eastAsia="de-CH"/>
        </w:rPr>
        <w:t>$con</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CE9178"/>
          <w:sz w:val="21"/>
          <w:szCs w:val="21"/>
          <w:lang w:eastAsia="de-CH"/>
        </w:rPr>
        <w:t>"</w:t>
      </w:r>
      <w:r w:rsidRPr="00957582">
        <w:rPr>
          <w:rFonts w:ascii="Consolas" w:eastAsia="Times New Roman" w:hAnsi="Consolas" w:cs="Times New Roman"/>
          <w:color w:val="569CD6"/>
          <w:sz w:val="21"/>
          <w:szCs w:val="21"/>
          <w:lang w:eastAsia="de-CH"/>
        </w:rPr>
        <w:t>UPDATE</w:t>
      </w:r>
      <w:r w:rsidRPr="00957582">
        <w:rPr>
          <w:rFonts w:ascii="Consolas" w:eastAsia="Times New Roman" w:hAnsi="Consolas" w:cs="Times New Roman"/>
          <w:color w:val="CE9178"/>
          <w:sz w:val="21"/>
          <w:szCs w:val="21"/>
          <w:lang w:eastAsia="de-CH"/>
        </w:rPr>
        <w:t xml:space="preserve"> androidlogin </w:t>
      </w:r>
      <w:r w:rsidRPr="00957582">
        <w:rPr>
          <w:rFonts w:ascii="Consolas" w:eastAsia="Times New Roman" w:hAnsi="Consolas" w:cs="Times New Roman"/>
          <w:color w:val="569CD6"/>
          <w:sz w:val="21"/>
          <w:szCs w:val="21"/>
          <w:lang w:eastAsia="de-CH"/>
        </w:rPr>
        <w:t>SET</w:t>
      </w:r>
      <w:r w:rsidRPr="00957582">
        <w:rPr>
          <w:rFonts w:ascii="Consolas" w:eastAsia="Times New Roman" w:hAnsi="Consolas" w:cs="Times New Roman"/>
          <w:color w:val="CE9178"/>
          <w:sz w:val="21"/>
          <w:szCs w:val="21"/>
          <w:lang w:eastAsia="de-CH"/>
        </w:rPr>
        <w:t xml:space="preserve"> passwort </w:t>
      </w:r>
      <w:r w:rsidRPr="00957582">
        <w:rPr>
          <w:rFonts w:ascii="Consolas" w:eastAsia="Times New Roman" w:hAnsi="Consolas" w:cs="Times New Roman"/>
          <w:color w:val="D4D4D4"/>
          <w:sz w:val="21"/>
          <w:szCs w:val="21"/>
          <w:lang w:eastAsia="de-CH"/>
        </w:rPr>
        <w:t>=</w:t>
      </w:r>
      <w:r w:rsidRPr="00957582">
        <w:rPr>
          <w:rFonts w:ascii="Consolas" w:eastAsia="Times New Roman" w:hAnsi="Consolas" w:cs="Times New Roman"/>
          <w:color w:val="CE9178"/>
          <w:sz w:val="21"/>
          <w:szCs w:val="21"/>
          <w:lang w:eastAsia="de-CH"/>
        </w:rPr>
        <w:t xml:space="preserve"> ? </w:t>
      </w:r>
      <w:r w:rsidRPr="00957582">
        <w:rPr>
          <w:rFonts w:ascii="Consolas" w:eastAsia="Times New Roman" w:hAnsi="Consolas" w:cs="Times New Roman"/>
          <w:color w:val="569CD6"/>
          <w:sz w:val="21"/>
          <w:szCs w:val="21"/>
          <w:lang w:eastAsia="de-CH"/>
        </w:rPr>
        <w:t>WHERE</w:t>
      </w:r>
      <w:r w:rsidRPr="00957582">
        <w:rPr>
          <w:rFonts w:ascii="Consolas" w:eastAsia="Times New Roman" w:hAnsi="Consolas" w:cs="Times New Roman"/>
          <w:color w:val="CE9178"/>
          <w:sz w:val="21"/>
          <w:szCs w:val="21"/>
          <w:lang w:eastAsia="de-CH"/>
        </w:rPr>
        <w:t xml:space="preserve"> email </w:t>
      </w:r>
      <w:proofErr w:type="gramStart"/>
      <w:r w:rsidRPr="00957582">
        <w:rPr>
          <w:rFonts w:ascii="Consolas" w:eastAsia="Times New Roman" w:hAnsi="Consolas" w:cs="Times New Roman"/>
          <w:color w:val="D4D4D4"/>
          <w:sz w:val="21"/>
          <w:szCs w:val="21"/>
          <w:lang w:eastAsia="de-CH"/>
        </w:rPr>
        <w:t>=</w:t>
      </w:r>
      <w:r w:rsidRPr="00957582">
        <w:rPr>
          <w:rFonts w:ascii="Consolas" w:eastAsia="Times New Roman" w:hAnsi="Consolas" w:cs="Times New Roman"/>
          <w:color w:val="CE9178"/>
          <w:sz w:val="21"/>
          <w:szCs w:val="21"/>
          <w:lang w:eastAsia="de-CH"/>
        </w:rPr>
        <w:t xml:space="preserve"> ?</w:t>
      </w:r>
      <w:proofErr w:type="gramEnd"/>
      <w:r w:rsidRPr="00957582">
        <w:rPr>
          <w:rFonts w:ascii="Consolas" w:eastAsia="Times New Roman" w:hAnsi="Consolas" w:cs="Times New Roman"/>
          <w:color w:val="CE9178"/>
          <w:sz w:val="21"/>
          <w:szCs w:val="21"/>
          <w:lang w:eastAsia="de-CH"/>
        </w:rPr>
        <w:t>"</w:t>
      </w:r>
      <w:r w:rsidRPr="00957582">
        <w:rPr>
          <w:rFonts w:ascii="Consolas" w:eastAsia="Times New Roman" w:hAnsi="Consolas" w:cs="Times New Roman"/>
          <w:color w:val="D4D4D4"/>
          <w:sz w:val="21"/>
          <w:szCs w:val="21"/>
          <w:lang w:eastAsia="de-CH"/>
        </w:rPr>
        <w:t>);</w:t>
      </w:r>
    </w:p>
    <w:p w14:paraId="468553E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957582">
        <w:rPr>
          <w:rFonts w:ascii="Consolas" w:eastAsia="Times New Roman" w:hAnsi="Consolas" w:cs="Times New Roman"/>
          <w:color w:val="D4D4D4"/>
          <w:sz w:val="21"/>
          <w:szCs w:val="21"/>
          <w:lang w:eastAsia="de-CH"/>
        </w:rPr>
        <w:t xml:space="preserve">    </w:t>
      </w:r>
      <w:r w:rsidRPr="002B7CD3">
        <w:rPr>
          <w:rFonts w:ascii="Consolas" w:eastAsia="Times New Roman" w:hAnsi="Consolas" w:cs="Times New Roman"/>
          <w:color w:val="DCDCAA"/>
          <w:sz w:val="21"/>
          <w:szCs w:val="21"/>
          <w:lang w:val="en-GB" w:eastAsia="de-CH"/>
        </w:rPr>
        <w:t>mysqli_stmt_bind_</w:t>
      </w:r>
      <w:proofErr w:type="gramStart"/>
      <w:r w:rsidRPr="002B7CD3">
        <w:rPr>
          <w:rFonts w:ascii="Consolas" w:eastAsia="Times New Roman" w:hAnsi="Consolas" w:cs="Times New Roman"/>
          <w:color w:val="DCDCAA"/>
          <w:sz w:val="21"/>
          <w:szCs w:val="21"/>
          <w:lang w:val="en-GB" w:eastAsia="de-CH"/>
        </w:rPr>
        <w:t>param</w:t>
      </w:r>
      <w:r w:rsidRPr="002B7CD3">
        <w:rPr>
          <w:rFonts w:ascii="Consolas" w:eastAsia="Times New Roman" w:hAnsi="Consolas" w:cs="Times New Roman"/>
          <w:color w:val="D4D4D4"/>
          <w:sz w:val="21"/>
          <w:szCs w:val="21"/>
          <w:lang w:val="en-GB" w:eastAsia="de-CH"/>
        </w:rPr>
        <w:t>(</w:t>
      </w:r>
      <w:proofErr w:type="gramEnd"/>
      <w:r w:rsidRPr="002B7CD3">
        <w:rPr>
          <w:rFonts w:ascii="Consolas" w:eastAsia="Times New Roman" w:hAnsi="Consolas" w:cs="Times New Roman"/>
          <w:color w:val="9CDCFE"/>
          <w:sz w:val="21"/>
          <w:szCs w:val="21"/>
          <w:lang w:val="en-GB" w:eastAsia="de-CH"/>
        </w:rPr>
        <w:t>$statement</w:t>
      </w:r>
      <w:r w:rsidRPr="002B7CD3">
        <w:rPr>
          <w:rFonts w:ascii="Consolas" w:eastAsia="Times New Roman" w:hAnsi="Consolas" w:cs="Times New Roman"/>
          <w:color w:val="D4D4D4"/>
          <w:sz w:val="21"/>
          <w:szCs w:val="21"/>
          <w:lang w:val="en-GB" w:eastAsia="de-CH"/>
        </w:rPr>
        <w:t xml:space="preserve">, </w:t>
      </w:r>
      <w:r w:rsidRPr="002B7CD3">
        <w:rPr>
          <w:rFonts w:ascii="Consolas" w:eastAsia="Times New Roman" w:hAnsi="Consolas" w:cs="Times New Roman"/>
          <w:color w:val="CE9178"/>
          <w:sz w:val="21"/>
          <w:szCs w:val="21"/>
          <w:lang w:val="en-GB" w:eastAsia="de-CH"/>
        </w:rPr>
        <w:t>"</w:t>
      </w:r>
      <w:r w:rsidRPr="000B3903">
        <w:rPr>
          <w:rFonts w:ascii="Consolas" w:eastAsia="Times New Roman" w:hAnsi="Consolas" w:cs="Times New Roman"/>
          <w:color w:val="CE9178"/>
          <w:sz w:val="21"/>
          <w:szCs w:val="21"/>
          <w:lang w:val="en-GB" w:eastAsia="de-CH"/>
        </w:rPr>
        <w:t>ss"</w:t>
      </w: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9CDCFE"/>
          <w:sz w:val="21"/>
          <w:szCs w:val="21"/>
          <w:lang w:val="en-GB" w:eastAsia="de-CH"/>
        </w:rPr>
        <w:t>$passwordHash</w:t>
      </w: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9CDCFE"/>
          <w:sz w:val="21"/>
          <w:szCs w:val="21"/>
          <w:lang w:val="en-GB" w:eastAsia="de-CH"/>
        </w:rPr>
        <w:t>$email</w:t>
      </w:r>
      <w:r w:rsidRPr="000B3903">
        <w:rPr>
          <w:rFonts w:ascii="Consolas" w:eastAsia="Times New Roman" w:hAnsi="Consolas" w:cs="Times New Roman"/>
          <w:color w:val="D4D4D4"/>
          <w:sz w:val="21"/>
          <w:szCs w:val="21"/>
          <w:lang w:val="en-GB" w:eastAsia="de-CH"/>
        </w:rPr>
        <w:t>);</w:t>
      </w:r>
    </w:p>
    <w:p w14:paraId="03F0AC53"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DCDCAA"/>
          <w:sz w:val="21"/>
          <w:szCs w:val="21"/>
          <w:lang w:val="en-GB" w:eastAsia="de-CH"/>
        </w:rPr>
        <w:t>mysqli_stmt_</w:t>
      </w:r>
      <w:proofErr w:type="gramStart"/>
      <w:r w:rsidRPr="000B3903">
        <w:rPr>
          <w:rFonts w:ascii="Consolas" w:eastAsia="Times New Roman" w:hAnsi="Consolas" w:cs="Times New Roman"/>
          <w:color w:val="DCDCAA"/>
          <w:sz w:val="21"/>
          <w:szCs w:val="21"/>
          <w:lang w:val="en-GB" w:eastAsia="de-CH"/>
        </w:rPr>
        <w:t>execute</w:t>
      </w:r>
      <w:r w:rsidRPr="000B3903">
        <w:rPr>
          <w:rFonts w:ascii="Consolas" w:eastAsia="Times New Roman" w:hAnsi="Consolas" w:cs="Times New Roman"/>
          <w:color w:val="D4D4D4"/>
          <w:sz w:val="21"/>
          <w:szCs w:val="21"/>
          <w:lang w:val="en-GB" w:eastAsia="de-CH"/>
        </w:rPr>
        <w:t>(</w:t>
      </w:r>
      <w:proofErr w:type="gramEnd"/>
      <w:r w:rsidRPr="000B3903">
        <w:rPr>
          <w:rFonts w:ascii="Consolas" w:eastAsia="Times New Roman" w:hAnsi="Consolas" w:cs="Times New Roman"/>
          <w:color w:val="9CDCFE"/>
          <w:sz w:val="21"/>
          <w:szCs w:val="21"/>
          <w:lang w:val="en-GB" w:eastAsia="de-CH"/>
        </w:rPr>
        <w:t>$statement</w:t>
      </w:r>
      <w:r w:rsidRPr="000B3903">
        <w:rPr>
          <w:rFonts w:ascii="Consolas" w:eastAsia="Times New Roman" w:hAnsi="Consolas" w:cs="Times New Roman"/>
          <w:color w:val="D4D4D4"/>
          <w:sz w:val="21"/>
          <w:szCs w:val="21"/>
          <w:lang w:val="en-GB" w:eastAsia="de-CH"/>
        </w:rPr>
        <w:t>);</w:t>
      </w:r>
    </w:p>
    <w:p w14:paraId="430F92BE"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DCDCAA"/>
          <w:sz w:val="21"/>
          <w:szCs w:val="21"/>
          <w:lang w:val="en-GB" w:eastAsia="de-CH"/>
        </w:rPr>
        <w:t>mysqli_stmt_</w:t>
      </w:r>
      <w:proofErr w:type="gramStart"/>
      <w:r w:rsidRPr="000B3903">
        <w:rPr>
          <w:rFonts w:ascii="Consolas" w:eastAsia="Times New Roman" w:hAnsi="Consolas" w:cs="Times New Roman"/>
          <w:color w:val="DCDCAA"/>
          <w:sz w:val="21"/>
          <w:szCs w:val="21"/>
          <w:lang w:val="en-GB" w:eastAsia="de-CH"/>
        </w:rPr>
        <w:t>close</w:t>
      </w:r>
      <w:r w:rsidRPr="000B3903">
        <w:rPr>
          <w:rFonts w:ascii="Consolas" w:eastAsia="Times New Roman" w:hAnsi="Consolas" w:cs="Times New Roman"/>
          <w:color w:val="D4D4D4"/>
          <w:sz w:val="21"/>
          <w:szCs w:val="21"/>
          <w:lang w:val="en-GB" w:eastAsia="de-CH"/>
        </w:rPr>
        <w:t>(</w:t>
      </w:r>
      <w:proofErr w:type="gramEnd"/>
      <w:r w:rsidRPr="000B3903">
        <w:rPr>
          <w:rFonts w:ascii="Consolas" w:eastAsia="Times New Roman" w:hAnsi="Consolas" w:cs="Times New Roman"/>
          <w:color w:val="9CDCFE"/>
          <w:sz w:val="21"/>
          <w:szCs w:val="21"/>
          <w:lang w:val="en-GB" w:eastAsia="de-CH"/>
        </w:rPr>
        <w:t>$statement</w:t>
      </w:r>
      <w:r w:rsidRPr="000B3903">
        <w:rPr>
          <w:rFonts w:ascii="Consolas" w:eastAsia="Times New Roman" w:hAnsi="Consolas" w:cs="Times New Roman"/>
          <w:color w:val="D4D4D4"/>
          <w:sz w:val="21"/>
          <w:szCs w:val="21"/>
          <w:lang w:val="en-GB" w:eastAsia="de-CH"/>
        </w:rPr>
        <w:t>);</w:t>
      </w:r>
    </w:p>
    <w:p w14:paraId="477D4B6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w:t>
      </w:r>
    </w:p>
    <w:p w14:paraId="2CC29A1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p>
    <w:p w14:paraId="409E3EDE"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9CDCFE"/>
          <w:sz w:val="21"/>
          <w:szCs w:val="21"/>
          <w:lang w:val="en-GB" w:eastAsia="de-CH"/>
        </w:rPr>
        <w:t>$response</w:t>
      </w:r>
      <w:r w:rsidRPr="000B3903">
        <w:rPr>
          <w:rFonts w:ascii="Consolas" w:eastAsia="Times New Roman" w:hAnsi="Consolas" w:cs="Times New Roman"/>
          <w:color w:val="D4D4D4"/>
          <w:sz w:val="21"/>
          <w:szCs w:val="21"/>
          <w:lang w:val="en-GB" w:eastAsia="de-CH"/>
        </w:rPr>
        <w:t xml:space="preserve"> = </w:t>
      </w:r>
      <w:proofErr w:type="gramStart"/>
      <w:r w:rsidRPr="000B3903">
        <w:rPr>
          <w:rFonts w:ascii="Consolas" w:eastAsia="Times New Roman" w:hAnsi="Consolas" w:cs="Times New Roman"/>
          <w:color w:val="DCDCAA"/>
          <w:sz w:val="21"/>
          <w:szCs w:val="21"/>
          <w:lang w:val="en-GB" w:eastAsia="de-CH"/>
        </w:rPr>
        <w:t>array</w:t>
      </w:r>
      <w:r w:rsidRPr="000B3903">
        <w:rPr>
          <w:rFonts w:ascii="Consolas" w:eastAsia="Times New Roman" w:hAnsi="Consolas" w:cs="Times New Roman"/>
          <w:color w:val="D4D4D4"/>
          <w:sz w:val="21"/>
          <w:szCs w:val="21"/>
          <w:lang w:val="en-GB" w:eastAsia="de-CH"/>
        </w:rPr>
        <w:t>(</w:t>
      </w:r>
      <w:proofErr w:type="gramEnd"/>
      <w:r w:rsidRPr="000B3903">
        <w:rPr>
          <w:rFonts w:ascii="Consolas" w:eastAsia="Times New Roman" w:hAnsi="Consolas" w:cs="Times New Roman"/>
          <w:color w:val="D4D4D4"/>
          <w:sz w:val="21"/>
          <w:szCs w:val="21"/>
          <w:lang w:val="en-GB" w:eastAsia="de-CH"/>
        </w:rPr>
        <w:t>);</w:t>
      </w:r>
    </w:p>
    <w:p w14:paraId="11DEB4AD"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proofErr w:type="gramStart"/>
      <w:r w:rsidRPr="000B3903">
        <w:rPr>
          <w:rFonts w:ascii="Consolas" w:eastAsia="Times New Roman" w:hAnsi="Consolas" w:cs="Times New Roman"/>
          <w:color w:val="DCDCAA"/>
          <w:sz w:val="21"/>
          <w:szCs w:val="21"/>
          <w:lang w:val="en-GB" w:eastAsia="de-CH"/>
        </w:rPr>
        <w:t>registerUser</w:t>
      </w:r>
      <w:r w:rsidRPr="000B3903">
        <w:rPr>
          <w:rFonts w:ascii="Consolas" w:eastAsia="Times New Roman" w:hAnsi="Consolas" w:cs="Times New Roman"/>
          <w:color w:val="D4D4D4"/>
          <w:sz w:val="21"/>
          <w:szCs w:val="21"/>
          <w:lang w:val="en-GB" w:eastAsia="de-CH"/>
        </w:rPr>
        <w:t>(</w:t>
      </w:r>
      <w:proofErr w:type="gramEnd"/>
      <w:r w:rsidRPr="000B3903">
        <w:rPr>
          <w:rFonts w:ascii="Consolas" w:eastAsia="Times New Roman" w:hAnsi="Consolas" w:cs="Times New Roman"/>
          <w:color w:val="D4D4D4"/>
          <w:sz w:val="21"/>
          <w:szCs w:val="21"/>
          <w:lang w:val="en-GB" w:eastAsia="de-CH"/>
        </w:rPr>
        <w:t>);</w:t>
      </w:r>
    </w:p>
    <w:p w14:paraId="27C60526"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9CDCFE"/>
          <w:sz w:val="21"/>
          <w:szCs w:val="21"/>
          <w:lang w:val="en-GB" w:eastAsia="de-CH"/>
        </w:rPr>
        <w:t>$</w:t>
      </w:r>
      <w:proofErr w:type="gramStart"/>
      <w:r w:rsidRPr="000B3903">
        <w:rPr>
          <w:rFonts w:ascii="Consolas" w:eastAsia="Times New Roman" w:hAnsi="Consolas" w:cs="Times New Roman"/>
          <w:color w:val="9CDCFE"/>
          <w:sz w:val="21"/>
          <w:szCs w:val="21"/>
          <w:lang w:val="en-GB" w:eastAsia="de-CH"/>
        </w:rPr>
        <w:t>response</w:t>
      </w:r>
      <w:r w:rsidRPr="000B3903">
        <w:rPr>
          <w:rFonts w:ascii="Consolas" w:eastAsia="Times New Roman" w:hAnsi="Consolas" w:cs="Times New Roman"/>
          <w:color w:val="D4D4D4"/>
          <w:sz w:val="21"/>
          <w:szCs w:val="21"/>
          <w:lang w:val="en-GB" w:eastAsia="de-CH"/>
        </w:rPr>
        <w:t>[</w:t>
      </w:r>
      <w:proofErr w:type="gramEnd"/>
      <w:r w:rsidRPr="000B3903">
        <w:rPr>
          <w:rFonts w:ascii="Consolas" w:eastAsia="Times New Roman" w:hAnsi="Consolas" w:cs="Times New Roman"/>
          <w:color w:val="CE9178"/>
          <w:sz w:val="21"/>
          <w:szCs w:val="21"/>
          <w:lang w:val="en-GB" w:eastAsia="de-CH"/>
        </w:rPr>
        <w:t>"success"</w:t>
      </w:r>
      <w:r w:rsidRPr="000B3903">
        <w:rPr>
          <w:rFonts w:ascii="Consolas" w:eastAsia="Times New Roman" w:hAnsi="Consolas" w:cs="Times New Roman"/>
          <w:color w:val="D4D4D4"/>
          <w:sz w:val="21"/>
          <w:szCs w:val="21"/>
          <w:lang w:val="en-GB" w:eastAsia="de-CH"/>
        </w:rPr>
        <w:t xml:space="preserve">] = </w:t>
      </w:r>
      <w:r w:rsidRPr="000B3903">
        <w:rPr>
          <w:rFonts w:ascii="Consolas" w:eastAsia="Times New Roman" w:hAnsi="Consolas" w:cs="Times New Roman"/>
          <w:color w:val="569CD6"/>
          <w:sz w:val="21"/>
          <w:szCs w:val="21"/>
          <w:lang w:val="en-GB" w:eastAsia="de-CH"/>
        </w:rPr>
        <w:t>true</w:t>
      </w:r>
      <w:r w:rsidRPr="000B3903">
        <w:rPr>
          <w:rFonts w:ascii="Consolas" w:eastAsia="Times New Roman" w:hAnsi="Consolas" w:cs="Times New Roman"/>
          <w:color w:val="D4D4D4"/>
          <w:sz w:val="21"/>
          <w:szCs w:val="21"/>
          <w:lang w:val="en-GB" w:eastAsia="de-CH"/>
        </w:rPr>
        <w:t>;</w:t>
      </w:r>
    </w:p>
    <w:p w14:paraId="72C05466"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p>
    <w:p w14:paraId="5772C5D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B3903">
        <w:rPr>
          <w:rFonts w:ascii="Consolas" w:eastAsia="Times New Roman" w:hAnsi="Consolas" w:cs="Times New Roman"/>
          <w:color w:val="DCDCAA"/>
          <w:sz w:val="21"/>
          <w:szCs w:val="21"/>
          <w:lang w:eastAsia="de-CH"/>
        </w:rPr>
        <w:t>echo</w:t>
      </w:r>
      <w:r w:rsidRPr="000B3903">
        <w:rPr>
          <w:rFonts w:ascii="Consolas" w:eastAsia="Times New Roman" w:hAnsi="Consolas" w:cs="Times New Roman"/>
          <w:color w:val="D4D4D4"/>
          <w:sz w:val="21"/>
          <w:szCs w:val="21"/>
          <w:lang w:eastAsia="de-CH"/>
        </w:rPr>
        <w:t xml:space="preserve"> </w:t>
      </w:r>
      <w:r w:rsidRPr="000B3903">
        <w:rPr>
          <w:rFonts w:ascii="Consolas" w:eastAsia="Times New Roman" w:hAnsi="Consolas" w:cs="Times New Roman"/>
          <w:color w:val="DCDCAA"/>
          <w:sz w:val="21"/>
          <w:szCs w:val="21"/>
          <w:lang w:eastAsia="de-CH"/>
        </w:rPr>
        <w:t>json_encode</w:t>
      </w:r>
      <w:r w:rsidRPr="000B3903">
        <w:rPr>
          <w:rFonts w:ascii="Consolas" w:eastAsia="Times New Roman" w:hAnsi="Consolas" w:cs="Times New Roman"/>
          <w:color w:val="D4D4D4"/>
          <w:sz w:val="21"/>
          <w:szCs w:val="21"/>
          <w:lang w:eastAsia="de-CH"/>
        </w:rPr>
        <w:t>(</w:t>
      </w:r>
      <w:r w:rsidRPr="000B3903">
        <w:rPr>
          <w:rFonts w:ascii="Consolas" w:eastAsia="Times New Roman" w:hAnsi="Consolas" w:cs="Times New Roman"/>
          <w:color w:val="9CDCFE"/>
          <w:sz w:val="21"/>
          <w:szCs w:val="21"/>
          <w:lang w:eastAsia="de-CH"/>
        </w:rPr>
        <w:t>$response</w:t>
      </w:r>
      <w:r w:rsidRPr="000B3903">
        <w:rPr>
          <w:rFonts w:ascii="Consolas" w:eastAsia="Times New Roman" w:hAnsi="Consolas" w:cs="Times New Roman"/>
          <w:color w:val="D4D4D4"/>
          <w:sz w:val="21"/>
          <w:szCs w:val="21"/>
          <w:lang w:eastAsia="de-CH"/>
        </w:rPr>
        <w:t>);</w:t>
      </w:r>
    </w:p>
    <w:p w14:paraId="691C9B73"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B3903">
        <w:rPr>
          <w:rFonts w:ascii="Consolas" w:eastAsia="Times New Roman" w:hAnsi="Consolas" w:cs="Times New Roman"/>
          <w:color w:val="569CD6"/>
          <w:sz w:val="21"/>
          <w:szCs w:val="21"/>
          <w:lang w:eastAsia="de-CH"/>
        </w:rPr>
        <w:t>?&gt;</w:t>
      </w:r>
    </w:p>
    <w:p w14:paraId="12AA8C3F" w14:textId="7937BD01" w:rsidR="001317A6" w:rsidRPr="001317A6" w:rsidRDefault="001317A6" w:rsidP="001317A6">
      <w:pPr>
        <w:ind w:left="576"/>
      </w:pPr>
      <w:r w:rsidRPr="001317A6">
        <w:t>Das Passwort kann auch im W</w:t>
      </w:r>
      <w:r>
        <w:t>ebinterface geändert werden.</w:t>
      </w:r>
      <w:r w:rsidR="00350897">
        <w:t xml:space="preserve"> Das Webinterface benutzt die gleichen Scripts, aber ohne Response. Sonst ist der Rest HTML/CSS und ein bisschen JavaScript für die Validierung.</w:t>
      </w:r>
    </w:p>
    <w:p w14:paraId="6E3C98A1" w14:textId="04C2D21A" w:rsidR="00FA6BE6" w:rsidRDefault="00CC3D22" w:rsidP="00FA6BE6">
      <w:pPr>
        <w:pStyle w:val="berschrift1"/>
      </w:pPr>
      <w:bookmarkStart w:id="138" w:name="_Toc40879642"/>
      <w:r>
        <w:lastRenderedPageBreak/>
        <w:t>Checkliste</w:t>
      </w:r>
      <w:r w:rsidR="009A3BAF">
        <w:t>n</w:t>
      </w:r>
      <w:bookmarkEnd w:id="138"/>
    </w:p>
    <w:p w14:paraId="29056C71" w14:textId="00EAFDEA" w:rsidR="005A188F" w:rsidRDefault="005A188F" w:rsidP="005A188F">
      <w:pPr>
        <w:ind w:left="432"/>
        <w:rPr>
          <w:lang w:bidi="he-IL"/>
        </w:rPr>
      </w:pPr>
      <w:r>
        <w:rPr>
          <w:lang w:bidi="he-IL"/>
        </w:rPr>
        <w:t xml:space="preserve">Mit der Checkliste kann man </w:t>
      </w:r>
      <w:r w:rsidR="00321C21">
        <w:rPr>
          <w:lang w:bidi="he-IL"/>
        </w:rPr>
        <w:t xml:space="preserve">beim Ämtli machen </w:t>
      </w:r>
      <w:r w:rsidR="00755B14">
        <w:rPr>
          <w:lang w:bidi="he-IL"/>
        </w:rPr>
        <w:t>sicherstellen, dass man nichts vergisst.</w:t>
      </w:r>
    </w:p>
    <w:p w14:paraId="2A439BD3" w14:textId="3E41E8BF" w:rsidR="00154BD7" w:rsidRDefault="00E36E6E" w:rsidP="00154BD7">
      <w:pPr>
        <w:pStyle w:val="berschrift2"/>
      </w:pPr>
      <w:r>
        <w:t xml:space="preserve"> </w:t>
      </w:r>
      <w:bookmarkStart w:id="139" w:name="_Toc40879643"/>
      <w:r w:rsidR="003D49D1">
        <w:t>XML</w:t>
      </w:r>
      <w:r w:rsidR="00154BD7">
        <w:t>-Code</w:t>
      </w:r>
      <w:bookmarkEnd w:id="139"/>
    </w:p>
    <w:p w14:paraId="160A56AC" w14:textId="5B257947" w:rsidR="00154BD7" w:rsidRDefault="00154BD7" w:rsidP="00154BD7">
      <w:pPr>
        <w:ind w:left="576"/>
        <w:rPr>
          <w:lang w:bidi="he-IL"/>
        </w:rPr>
      </w:pPr>
      <w:r>
        <w:rPr>
          <w:lang w:bidi="he-IL"/>
        </w:rPr>
        <w:t>Zuerst müssen wir die Checkliste gestalten.</w:t>
      </w:r>
      <w:r w:rsidR="00FD7618">
        <w:rPr>
          <w:lang w:bidi="he-IL"/>
        </w:rPr>
        <w:t xml:space="preserve"> </w:t>
      </w:r>
      <w:r w:rsidR="0060408E">
        <w:rPr>
          <w:lang w:bidi="he-IL"/>
        </w:rPr>
        <w:t xml:space="preserve">Wir haben </w:t>
      </w:r>
      <w:r w:rsidR="00831917">
        <w:rPr>
          <w:lang w:bidi="he-IL"/>
        </w:rPr>
        <w:t xml:space="preserve">im visuellen Editor Checkbox-Element </w:t>
      </w:r>
      <w:r w:rsidR="00B25F66">
        <w:rPr>
          <w:lang w:bidi="he-IL"/>
        </w:rPr>
        <w:t>eingefügt. Dieser Code muss dann entstanden sein.</w:t>
      </w:r>
    </w:p>
    <w:p w14:paraId="59144ACE" w14:textId="77777777" w:rsidR="00BA1F87" w:rsidRDefault="00BA1F87" w:rsidP="00BA1F87">
      <w:pPr>
        <w:pStyle w:val="HTMLVorformatiert"/>
        <w:shd w:val="clear" w:color="auto" w:fill="2B2B2B"/>
        <w:rPr>
          <w:color w:val="A9B7C6"/>
          <w:sz w:val="18"/>
          <w:szCs w:val="18"/>
        </w:rPr>
      </w:pPr>
      <w:r>
        <w:rPr>
          <w:color w:val="E8BF6A"/>
          <w:sz w:val="18"/>
          <w:szCs w:val="18"/>
        </w:rPr>
        <w:t>&lt;CheckBox</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="@+id/ablagefach"</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="340dp"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="50dp"</w:t>
      </w:r>
      <w:r>
        <w:rPr>
          <w:color w:val="6A8759"/>
          <w:sz w:val="18"/>
          <w:szCs w:val="18"/>
        </w:rPr>
        <w:br/>
        <w:t xml:space="preserve">    </w:t>
      </w:r>
      <w:r>
        <w:rPr>
          <w:color w:val="9876AA"/>
          <w:sz w:val="18"/>
          <w:szCs w:val="18"/>
        </w:rPr>
        <w:t>android</w:t>
      </w:r>
      <w:r>
        <w:rPr>
          <w:color w:val="BABABA"/>
          <w:sz w:val="18"/>
          <w:szCs w:val="18"/>
        </w:rPr>
        <w:t>:layout_marginBottom</w:t>
      </w:r>
      <w:r>
        <w:rPr>
          <w:color w:val="6A8759"/>
          <w:sz w:val="18"/>
          <w:szCs w:val="18"/>
        </w:rPr>
        <w:t>="8dp"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="Ablagefach (BACK TO LE)"</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="18sp"</w:t>
      </w:r>
      <w:r>
        <w:rPr>
          <w:color w:val="6A8759"/>
          <w:sz w:val="18"/>
          <w:szCs w:val="18"/>
        </w:rPr>
        <w:br/>
        <w:t xml:space="preserve">    </w:t>
      </w:r>
      <w:r>
        <w:rPr>
          <w:color w:val="9876AA"/>
          <w:sz w:val="18"/>
          <w:szCs w:val="18"/>
        </w:rPr>
        <w:t>app</w:t>
      </w:r>
      <w:r>
        <w:rPr>
          <w:color w:val="BABABA"/>
          <w:sz w:val="18"/>
          <w:szCs w:val="18"/>
        </w:rPr>
        <w:t>:layout_constraintBottom_toTopOf</w:t>
      </w:r>
      <w:r>
        <w:rPr>
          <w:color w:val="6A8759"/>
          <w:sz w:val="18"/>
          <w:szCs w:val="18"/>
        </w:rPr>
        <w:t>="@+id/paketdienst"</w:t>
      </w:r>
      <w:r>
        <w:rPr>
          <w:color w:val="6A8759"/>
          <w:sz w:val="18"/>
          <w:szCs w:val="18"/>
        </w:rPr>
        <w:br/>
        <w:t xml:space="preserve">    </w:t>
      </w:r>
      <w:r>
        <w:rPr>
          <w:color w:val="9876AA"/>
          <w:sz w:val="18"/>
          <w:szCs w:val="18"/>
        </w:rPr>
        <w:t>app</w:t>
      </w:r>
      <w:r>
        <w:rPr>
          <w:color w:val="BABABA"/>
          <w:sz w:val="18"/>
          <w:szCs w:val="18"/>
        </w:rPr>
        <w:t>:layout_constraintEnd_toEndOf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:layout_constraintHorizontal_bias</w:t>
      </w:r>
      <w:r>
        <w:rPr>
          <w:color w:val="6A8759"/>
          <w:sz w:val="18"/>
          <w:szCs w:val="18"/>
        </w:rPr>
        <w:t>="0.492"</w:t>
      </w:r>
      <w:r>
        <w:rPr>
          <w:color w:val="6A8759"/>
          <w:sz w:val="18"/>
          <w:szCs w:val="18"/>
        </w:rPr>
        <w:br/>
        <w:t xml:space="preserve">    </w:t>
      </w:r>
      <w:r>
        <w:rPr>
          <w:color w:val="9876AA"/>
          <w:sz w:val="18"/>
          <w:szCs w:val="18"/>
        </w:rPr>
        <w:t>app</w:t>
      </w:r>
      <w:r>
        <w:rPr>
          <w:color w:val="BABABA"/>
          <w:sz w:val="18"/>
          <w:szCs w:val="18"/>
        </w:rPr>
        <w:t>:layout_constraintStart_toStartOf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:layout_constraintTop_toTopOf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:layout_constraintVertical_bias</w:t>
      </w:r>
      <w:r>
        <w:rPr>
          <w:color w:val="6A8759"/>
          <w:sz w:val="18"/>
          <w:szCs w:val="18"/>
        </w:rPr>
        <w:t xml:space="preserve">="1.0" </w:t>
      </w:r>
      <w:r>
        <w:rPr>
          <w:color w:val="E8BF6A"/>
          <w:sz w:val="18"/>
          <w:szCs w:val="18"/>
        </w:rPr>
        <w:t>/&gt;</w:t>
      </w:r>
    </w:p>
    <w:p w14:paraId="5DDE1B3A" w14:textId="31B0B18C" w:rsidR="002A4056" w:rsidRPr="00154BD7" w:rsidRDefault="003B6408" w:rsidP="00154BD7">
      <w:pPr>
        <w:ind w:left="576"/>
        <w:rPr>
          <w:lang w:bidi="he-IL"/>
        </w:rPr>
      </w:pPr>
      <w:r>
        <w:rPr>
          <w:lang w:bidi="he-IL"/>
        </w:rPr>
        <w:t xml:space="preserve">Im </w:t>
      </w:r>
      <w:r w:rsidR="003D49D1">
        <w:rPr>
          <w:lang w:bidi="he-IL"/>
        </w:rPr>
        <w:t>XML</w:t>
      </w:r>
      <w:r>
        <w:rPr>
          <w:lang w:bidi="he-IL"/>
        </w:rPr>
        <w:t xml:space="preserve"> haben wir die ID’s und den String, der</w:t>
      </w:r>
      <w:r w:rsidR="005F4677">
        <w:rPr>
          <w:lang w:bidi="he-IL"/>
        </w:rPr>
        <w:t>e</w:t>
      </w:r>
      <w:r>
        <w:rPr>
          <w:lang w:bidi="he-IL"/>
        </w:rPr>
        <w:t>n angezeigt werden soll definiert.</w:t>
      </w:r>
    </w:p>
    <w:p w14:paraId="40791A01" w14:textId="3131081F" w:rsidR="005A188F" w:rsidRPr="005A188F" w:rsidRDefault="00E36E6E" w:rsidP="005A188F">
      <w:pPr>
        <w:pStyle w:val="berschrift2"/>
      </w:pPr>
      <w:r>
        <w:t xml:space="preserve"> </w:t>
      </w:r>
      <w:bookmarkStart w:id="140" w:name="_Toc40879644"/>
      <w:r w:rsidR="005A188F">
        <w:t>Java-Code</w:t>
      </w:r>
      <w:r w:rsidR="002452DA">
        <w:t xml:space="preserve"> (Werte speichern)</w:t>
      </w:r>
      <w:bookmarkEnd w:id="140"/>
    </w:p>
    <w:p w14:paraId="626FB19F" w14:textId="0B3784FF" w:rsidR="00B074B1" w:rsidRDefault="00B074B1" w:rsidP="002A4056">
      <w:pPr>
        <w:ind w:left="576"/>
        <w:rPr>
          <w:lang w:bidi="he-IL"/>
        </w:rPr>
      </w:pPr>
      <w:r>
        <w:rPr>
          <w:lang w:bidi="he-IL"/>
        </w:rPr>
        <w:t xml:space="preserve">Diese Funktion ist nötig, damit unsere Checkliste nicht alles wieder vergisst. </w:t>
      </w:r>
      <w:r w:rsidR="005E31F8">
        <w:rPr>
          <w:lang w:bidi="he-IL"/>
        </w:rPr>
        <w:t xml:space="preserve">Das passiert, wenn man die App schliesst oder das Gerät </w:t>
      </w:r>
      <w:r w:rsidR="00DD59C1">
        <w:rPr>
          <w:lang w:bidi="he-IL"/>
        </w:rPr>
        <w:t xml:space="preserve">die App aus dem RAM löscht. Um die Dateien zu speichern, müssen wir SharedPreferences </w:t>
      </w:r>
      <w:r w:rsidR="00ED7AEB">
        <w:rPr>
          <w:lang w:bidi="he-IL"/>
        </w:rPr>
        <w:t>benutzen.</w:t>
      </w:r>
    </w:p>
    <w:p w14:paraId="430BCA0D" w14:textId="4EAE0016" w:rsidR="00A26C88" w:rsidRDefault="007F007C" w:rsidP="002A4056">
      <w:pPr>
        <w:ind w:left="576"/>
        <w:rPr>
          <w:lang w:bidi="he-IL"/>
        </w:rPr>
      </w:pPr>
      <w:r>
        <w:rPr>
          <w:lang w:bidi="he-IL"/>
        </w:rPr>
        <w:t xml:space="preserve">Wir </w:t>
      </w:r>
      <w:r w:rsidR="00CE48A5">
        <w:rPr>
          <w:lang w:bidi="he-IL"/>
        </w:rPr>
        <w:t>schreiben den folgenden Code in die Datei checklisteActivity.java</w:t>
      </w:r>
      <w:r w:rsidR="00A26C88">
        <w:rPr>
          <w:lang w:bidi="he-IL"/>
        </w:rPr>
        <w:t xml:space="preserve"> und in die OnCreate</w:t>
      </w:r>
      <w:r w:rsidR="00CC004F">
        <w:rPr>
          <w:lang w:bidi="he-IL"/>
        </w:rPr>
        <w:t>-Met</w:t>
      </w:r>
      <w:r w:rsidR="0057143D">
        <w:rPr>
          <w:lang w:bidi="he-IL"/>
        </w:rPr>
        <w:t>hode.</w:t>
      </w:r>
    </w:p>
    <w:p w14:paraId="6A0F18BB" w14:textId="23DBA8C3" w:rsidR="00CE48A5" w:rsidRDefault="00CE48A5" w:rsidP="002A4056">
      <w:pPr>
        <w:ind w:left="432" w:firstLine="144"/>
        <w:rPr>
          <w:lang w:bidi="he-IL"/>
        </w:rPr>
      </w:pPr>
      <w:r>
        <w:rPr>
          <w:lang w:bidi="he-IL"/>
        </w:rPr>
        <w:t>Zuerst erstellen wir Variablen</w:t>
      </w:r>
      <w:r w:rsidR="003A275E">
        <w:rPr>
          <w:lang w:bidi="he-IL"/>
        </w:rPr>
        <w:t xml:space="preserve"> und teilen </w:t>
      </w:r>
      <w:r w:rsidR="00DC6F8A">
        <w:rPr>
          <w:lang w:bidi="he-IL"/>
        </w:rPr>
        <w:t xml:space="preserve">ihnen </w:t>
      </w:r>
      <w:r w:rsidR="000B7C40">
        <w:rPr>
          <w:lang w:bidi="he-IL"/>
        </w:rPr>
        <w:t>Werte zu:</w:t>
      </w:r>
    </w:p>
    <w:p w14:paraId="5C200ABE" w14:textId="77777777" w:rsidR="000B7C40" w:rsidRDefault="000B7C40" w:rsidP="000B7C40">
      <w:pPr>
        <w:pStyle w:val="HTMLVorformatiert"/>
        <w:shd w:val="clear" w:color="auto" w:fill="2B2B2B"/>
        <w:rPr>
          <w:color w:val="CC7832"/>
          <w:sz w:val="18"/>
          <w:szCs w:val="18"/>
        </w:rPr>
      </w:pPr>
      <w:r>
        <w:rPr>
          <w:color w:val="CC7832"/>
          <w:sz w:val="18"/>
          <w:szCs w:val="18"/>
        </w:rPr>
        <w:t xml:space="preserve">final </w:t>
      </w:r>
      <w:r>
        <w:rPr>
          <w:color w:val="A9B7C6"/>
          <w:sz w:val="18"/>
          <w:szCs w:val="18"/>
        </w:rPr>
        <w:t>CheckBox chk1</w:t>
      </w:r>
      <w:r>
        <w:rPr>
          <w:color w:val="CC7832"/>
          <w:sz w:val="18"/>
          <w:szCs w:val="18"/>
        </w:rPr>
        <w:t>;</w:t>
      </w:r>
    </w:p>
    <w:p w14:paraId="73E39D3C" w14:textId="09D9C58C" w:rsidR="003A5CDE" w:rsidRDefault="003A5CDE" w:rsidP="000B7C40">
      <w:pPr>
        <w:pStyle w:val="HTMLVorformatiert"/>
        <w:shd w:val="clear" w:color="auto" w:fill="2B2B2B"/>
        <w:rPr>
          <w:color w:val="A9B7C6"/>
          <w:sz w:val="18"/>
          <w:szCs w:val="18"/>
        </w:rPr>
      </w:pPr>
      <w:r>
        <w:rPr>
          <w:color w:val="808080"/>
          <w:sz w:val="18"/>
          <w:szCs w:val="18"/>
        </w:rPr>
        <w:t>// ...</w:t>
      </w:r>
    </w:p>
    <w:p w14:paraId="07791ABC" w14:textId="4938FE96" w:rsidR="00F633CB" w:rsidRDefault="000B7C40" w:rsidP="000B7C40">
      <w:pPr>
        <w:pStyle w:val="HTMLVorformatiert"/>
        <w:shd w:val="clear" w:color="auto" w:fill="2B2B2B"/>
        <w:rPr>
          <w:color w:val="CC7832"/>
          <w:sz w:val="18"/>
          <w:szCs w:val="18"/>
        </w:rPr>
      </w:pPr>
      <w:r>
        <w:rPr>
          <w:color w:val="A9B7C6"/>
          <w:sz w:val="18"/>
          <w:szCs w:val="18"/>
        </w:rPr>
        <w:t>chk1 = findViewById(R.id.</w:t>
      </w:r>
      <w:r>
        <w:rPr>
          <w:i/>
          <w:iCs/>
          <w:color w:val="9876AA"/>
          <w:sz w:val="18"/>
          <w:szCs w:val="18"/>
        </w:rPr>
        <w:t>ablagefach</w:t>
      </w:r>
      <w:r>
        <w:rPr>
          <w:color w:val="A9B7C6"/>
          <w:sz w:val="18"/>
          <w:szCs w:val="18"/>
        </w:rPr>
        <w:t>)</w:t>
      </w:r>
      <w:r>
        <w:rPr>
          <w:color w:val="CC7832"/>
          <w:sz w:val="18"/>
          <w:szCs w:val="18"/>
        </w:rPr>
        <w:t>;</w:t>
      </w:r>
    </w:p>
    <w:p w14:paraId="74938C88" w14:textId="5FCCEC5D" w:rsidR="003A5CDE" w:rsidRPr="003A5CDE" w:rsidRDefault="003A5CDE" w:rsidP="000B7C40">
      <w:pPr>
        <w:pStyle w:val="HTMLVorformatiert"/>
        <w:shd w:val="clear" w:color="auto" w:fill="2B2B2B"/>
        <w:rPr>
          <w:color w:val="A9B7C6"/>
          <w:sz w:val="18"/>
          <w:szCs w:val="18"/>
        </w:rPr>
      </w:pPr>
      <w:r>
        <w:rPr>
          <w:color w:val="808080"/>
          <w:sz w:val="18"/>
          <w:szCs w:val="18"/>
        </w:rPr>
        <w:t>// ...</w:t>
      </w:r>
    </w:p>
    <w:p w14:paraId="5D7B91DB" w14:textId="504EE181" w:rsidR="000B7C40" w:rsidRDefault="001316A5" w:rsidP="002A4056">
      <w:pPr>
        <w:ind w:left="709"/>
        <w:rPr>
          <w:lang w:bidi="he-IL"/>
        </w:rPr>
      </w:pPr>
      <w:r>
        <w:rPr>
          <w:lang w:bidi="he-IL"/>
        </w:rPr>
        <w:t>Das müssen wir für jede</w:t>
      </w:r>
      <w:r w:rsidR="00445985">
        <w:rPr>
          <w:lang w:bidi="he-IL"/>
        </w:rPr>
        <w:t>s</w:t>
      </w:r>
      <w:r w:rsidR="006D1856">
        <w:rPr>
          <w:lang w:bidi="he-IL"/>
        </w:rPr>
        <w:t xml:space="preserve"> </w:t>
      </w:r>
      <w:r w:rsidR="00445985">
        <w:rPr>
          <w:lang w:bidi="he-IL"/>
        </w:rPr>
        <w:t>Kontrollkästchen</w:t>
      </w:r>
      <w:r w:rsidR="006D1856">
        <w:rPr>
          <w:lang w:bidi="he-IL"/>
        </w:rPr>
        <w:t xml:space="preserve"> machen.</w:t>
      </w:r>
      <w:r w:rsidR="00F749DA">
        <w:rPr>
          <w:lang w:bidi="he-IL"/>
        </w:rPr>
        <w:t xml:space="preserve"> </w:t>
      </w:r>
      <w:r w:rsidR="0030775E">
        <w:rPr>
          <w:lang w:bidi="he-IL"/>
        </w:rPr>
        <w:t xml:space="preserve">Die Namen der Variablen dürfen nicht mehrmals vorhanden sein + </w:t>
      </w:r>
      <w:r w:rsidR="00D43CEE">
        <w:rPr>
          <w:lang w:bidi="he-IL"/>
        </w:rPr>
        <w:t xml:space="preserve">Man muss die ID </w:t>
      </w:r>
      <w:r w:rsidR="006B6624">
        <w:rPr>
          <w:lang w:bidi="he-IL"/>
        </w:rPr>
        <w:t>pro Kästchen angeben.</w:t>
      </w:r>
    </w:p>
    <w:p w14:paraId="53894090" w14:textId="6E9426AA" w:rsidR="0075627B" w:rsidRDefault="001046A5" w:rsidP="002A4056">
      <w:pPr>
        <w:ind w:left="709"/>
        <w:rPr>
          <w:lang w:bidi="he-IL"/>
        </w:rPr>
      </w:pPr>
      <w:r>
        <w:rPr>
          <w:lang w:bidi="he-IL"/>
        </w:rPr>
        <w:t xml:space="preserve">Dann müssen wir </w:t>
      </w:r>
      <w:r w:rsidR="007B6A19">
        <w:rPr>
          <w:lang w:bidi="he-IL"/>
        </w:rPr>
        <w:t>die SharedPreferences erstellen. Dafür müssen wir folgende</w:t>
      </w:r>
      <w:r w:rsidR="00ED3777">
        <w:rPr>
          <w:lang w:bidi="he-IL"/>
        </w:rPr>
        <w:t>n</w:t>
      </w:r>
      <w:r w:rsidR="007B6A19">
        <w:rPr>
          <w:lang w:bidi="he-IL"/>
        </w:rPr>
        <w:t xml:space="preserve"> Befehl schreiben</w:t>
      </w:r>
      <w:r w:rsidR="00ED3777">
        <w:rPr>
          <w:lang w:bidi="he-IL"/>
        </w:rPr>
        <w:t>. Wir habe</w:t>
      </w:r>
      <w:r w:rsidR="00C36E19">
        <w:rPr>
          <w:lang w:bidi="he-IL"/>
        </w:rPr>
        <w:t>n den Namen «spCheckliste» vergeben.</w:t>
      </w:r>
    </w:p>
    <w:p w14:paraId="5C7D551F" w14:textId="48468B94" w:rsidR="000C0A8C" w:rsidRPr="00B76A94" w:rsidRDefault="000C0A8C" w:rsidP="000C0A8C">
      <w:pPr>
        <w:pStyle w:val="HTMLVorformatiert"/>
        <w:shd w:val="clear" w:color="auto" w:fill="2B2B2B"/>
        <w:rPr>
          <w:color w:val="808080"/>
          <w:sz w:val="18"/>
          <w:szCs w:val="18"/>
        </w:rPr>
      </w:pPr>
      <w:r w:rsidRPr="00B76A94">
        <w:rPr>
          <w:color w:val="A9B7C6"/>
          <w:sz w:val="18"/>
          <w:szCs w:val="18"/>
        </w:rPr>
        <w:t xml:space="preserve">SharedPreferences </w:t>
      </w:r>
      <w:r w:rsidR="00981E2D" w:rsidRPr="00B76A94">
        <w:rPr>
          <w:color w:val="A9B7C6"/>
          <w:sz w:val="18"/>
          <w:szCs w:val="18"/>
        </w:rPr>
        <w:t>spCheckliste</w:t>
      </w:r>
      <w:r w:rsidRPr="00B76A94">
        <w:rPr>
          <w:color w:val="A9B7C6"/>
          <w:sz w:val="18"/>
          <w:szCs w:val="18"/>
        </w:rPr>
        <w:t xml:space="preserve"> = getSharedPreferences(</w:t>
      </w:r>
      <w:r w:rsidRPr="00B76A94">
        <w:rPr>
          <w:color w:val="6A8759"/>
          <w:sz w:val="18"/>
          <w:szCs w:val="18"/>
        </w:rPr>
        <w:t>"save"</w:t>
      </w:r>
      <w:r w:rsidRPr="00B76A94">
        <w:rPr>
          <w:color w:val="CC7832"/>
          <w:sz w:val="18"/>
          <w:szCs w:val="18"/>
        </w:rPr>
        <w:t xml:space="preserve">, </w:t>
      </w:r>
      <w:r w:rsidRPr="00B76A94">
        <w:rPr>
          <w:i/>
          <w:iCs/>
          <w:color w:val="9876AA"/>
          <w:sz w:val="18"/>
          <w:szCs w:val="18"/>
        </w:rPr>
        <w:t>MODE_PRIVATE</w:t>
      </w:r>
      <w:r w:rsidRPr="00B76A94">
        <w:rPr>
          <w:color w:val="A9B7C6"/>
          <w:sz w:val="18"/>
          <w:szCs w:val="18"/>
        </w:rPr>
        <w:t>)</w:t>
      </w:r>
      <w:r w:rsidRPr="00B76A94">
        <w:rPr>
          <w:color w:val="CC7832"/>
          <w:sz w:val="18"/>
          <w:szCs w:val="18"/>
        </w:rPr>
        <w:t>;</w:t>
      </w:r>
      <w:r w:rsidRPr="00B76A94">
        <w:rPr>
          <w:color w:val="CC7832"/>
          <w:sz w:val="18"/>
          <w:szCs w:val="18"/>
        </w:rPr>
        <w:br/>
      </w:r>
      <w:r w:rsidRPr="00B76A94">
        <w:rPr>
          <w:color w:val="808080"/>
          <w:sz w:val="18"/>
          <w:szCs w:val="18"/>
        </w:rPr>
        <w:t>// ...</w:t>
      </w:r>
    </w:p>
    <w:p w14:paraId="7CAE4E08" w14:textId="77065061" w:rsidR="00ED3337" w:rsidRDefault="00ED3337" w:rsidP="00ED3337">
      <w:pPr>
        <w:pStyle w:val="HTMLVorformatiert"/>
        <w:shd w:val="clear" w:color="auto" w:fill="2B2B2B"/>
        <w:rPr>
          <w:color w:val="A9B7C6"/>
          <w:sz w:val="18"/>
          <w:szCs w:val="18"/>
        </w:rPr>
      </w:pPr>
      <w:r>
        <w:rPr>
          <w:color w:val="A9B7C6"/>
          <w:sz w:val="18"/>
          <w:szCs w:val="18"/>
        </w:rPr>
        <w:t>chk1.setChecked(</w:t>
      </w:r>
      <w:r w:rsidR="00981E2D">
        <w:rPr>
          <w:color w:val="A9B7C6"/>
          <w:sz w:val="18"/>
          <w:szCs w:val="18"/>
        </w:rPr>
        <w:t>spCheckliste</w:t>
      </w:r>
      <w:r>
        <w:rPr>
          <w:color w:val="A9B7C6"/>
          <w:sz w:val="18"/>
          <w:szCs w:val="18"/>
        </w:rPr>
        <w:t>.getBoolean(</w:t>
      </w:r>
      <w:r>
        <w:rPr>
          <w:color w:val="6A8759"/>
          <w:sz w:val="18"/>
          <w:szCs w:val="18"/>
        </w:rPr>
        <w:t>"</w:t>
      </w:r>
      <w:r w:rsidR="00981E2D">
        <w:rPr>
          <w:color w:val="6A8759"/>
          <w:sz w:val="18"/>
          <w:szCs w:val="18"/>
        </w:rPr>
        <w:t>ablagefach</w:t>
      </w:r>
      <w:r>
        <w:rPr>
          <w:color w:val="6A8759"/>
          <w:sz w:val="18"/>
          <w:szCs w:val="18"/>
        </w:rPr>
        <w:t>"</w:t>
      </w:r>
      <w:r>
        <w:rPr>
          <w:color w:val="CC7832"/>
          <w:sz w:val="18"/>
          <w:szCs w:val="18"/>
        </w:rPr>
        <w:t>, false</w:t>
      </w:r>
      <w:r>
        <w:rPr>
          <w:color w:val="A9B7C6"/>
          <w:sz w:val="18"/>
          <w:szCs w:val="18"/>
        </w:rPr>
        <w:t>))</w:t>
      </w:r>
      <w:r>
        <w:rPr>
          <w:color w:val="CC7832"/>
          <w:sz w:val="18"/>
          <w:szCs w:val="18"/>
        </w:rPr>
        <w:t>;</w:t>
      </w:r>
    </w:p>
    <w:p w14:paraId="758B31D5" w14:textId="78F9E164" w:rsidR="00ED3337" w:rsidRDefault="00027C08" w:rsidP="000C0A8C">
      <w:pPr>
        <w:pStyle w:val="HTMLVorformatiert"/>
        <w:shd w:val="clear" w:color="auto" w:fill="2B2B2B"/>
        <w:rPr>
          <w:color w:val="A9B7C6"/>
          <w:sz w:val="18"/>
          <w:szCs w:val="18"/>
        </w:rPr>
      </w:pPr>
      <w:r>
        <w:rPr>
          <w:color w:val="808080"/>
          <w:sz w:val="18"/>
          <w:szCs w:val="18"/>
        </w:rPr>
        <w:t>// ..</w:t>
      </w:r>
    </w:p>
    <w:p w14:paraId="013F0F00" w14:textId="73995AF9" w:rsidR="00ED3777" w:rsidRDefault="00ED3777" w:rsidP="002A4056">
      <w:pPr>
        <w:ind w:left="432" w:firstLine="277"/>
        <w:rPr>
          <w:lang w:bidi="he-IL"/>
        </w:rPr>
      </w:pPr>
      <w:r>
        <w:rPr>
          <w:lang w:bidi="he-IL"/>
        </w:rPr>
        <w:t>Den unteren Befehl muss man für jedes Kontrollkästchen wiederholen.</w:t>
      </w:r>
    </w:p>
    <w:p w14:paraId="234F158F" w14:textId="410894BE" w:rsidR="00445985" w:rsidRDefault="00621E49" w:rsidP="002A4056">
      <w:pPr>
        <w:ind w:left="709"/>
        <w:rPr>
          <w:lang w:bidi="he-IL"/>
        </w:rPr>
      </w:pPr>
      <w:r>
        <w:rPr>
          <w:lang w:bidi="he-IL"/>
        </w:rPr>
        <w:t xml:space="preserve">Hier muss man </w:t>
      </w:r>
      <w:r w:rsidR="002A3554">
        <w:rPr>
          <w:lang w:bidi="he-IL"/>
        </w:rPr>
        <w:t xml:space="preserve">den </w:t>
      </w:r>
      <w:r w:rsidR="00DE0A31">
        <w:rPr>
          <w:lang w:bidi="he-IL"/>
        </w:rPr>
        <w:t>Namen des Wertes (</w:t>
      </w:r>
      <w:r w:rsidR="008321BD">
        <w:rPr>
          <w:lang w:bidi="he-IL"/>
        </w:rPr>
        <w:t>ablagefach</w:t>
      </w:r>
      <w:r w:rsidR="0056310B">
        <w:rPr>
          <w:lang w:bidi="he-IL"/>
        </w:rPr>
        <w:t>…</w:t>
      </w:r>
      <w:r w:rsidR="00DE0A31">
        <w:rPr>
          <w:lang w:bidi="he-IL"/>
        </w:rPr>
        <w:t>)</w:t>
      </w:r>
      <w:r w:rsidR="0056310B">
        <w:rPr>
          <w:lang w:bidi="he-IL"/>
        </w:rPr>
        <w:t xml:space="preserve"> pro Kästchen ändern</w:t>
      </w:r>
      <w:r w:rsidR="008321BD">
        <w:rPr>
          <w:lang w:bidi="he-IL"/>
        </w:rPr>
        <w:t xml:space="preserve">, sonst </w:t>
      </w:r>
      <w:r w:rsidR="00E0183C">
        <w:rPr>
          <w:lang w:bidi="he-IL"/>
        </w:rPr>
        <w:t>überschreiben sich die Werte gegenseitig.</w:t>
      </w:r>
    </w:p>
    <w:p w14:paraId="4757A795" w14:textId="5DF6233E" w:rsidR="00B7185B" w:rsidRDefault="00B7185B" w:rsidP="002A4056">
      <w:pPr>
        <w:ind w:left="709"/>
        <w:rPr>
          <w:lang w:bidi="he-IL"/>
        </w:rPr>
      </w:pPr>
      <w:r>
        <w:rPr>
          <w:lang w:bidi="he-IL"/>
        </w:rPr>
        <w:lastRenderedPageBreak/>
        <w:t xml:space="preserve">Bis jetzt haben wir </w:t>
      </w:r>
      <w:r w:rsidR="00A11202">
        <w:rPr>
          <w:lang w:bidi="he-IL"/>
        </w:rPr>
        <w:t xml:space="preserve">es geschafft, dass die App </w:t>
      </w:r>
      <w:r w:rsidR="00F02F3F">
        <w:rPr>
          <w:lang w:bidi="he-IL"/>
        </w:rPr>
        <w:t xml:space="preserve">schaut, ob ein Wert abgespeichert worden ist. Wenn ja, lädt es diesen Wert und zeigt es </w:t>
      </w:r>
      <w:r w:rsidR="009B6268">
        <w:rPr>
          <w:lang w:bidi="he-IL"/>
        </w:rPr>
        <w:t>im Kontrollkästchen an (angekreuzt/nicht ange</w:t>
      </w:r>
      <w:r w:rsidR="00E94ADB">
        <w:rPr>
          <w:lang w:bidi="he-IL"/>
        </w:rPr>
        <w:t>kreuzt.</w:t>
      </w:r>
      <w:r w:rsidR="009B6268">
        <w:rPr>
          <w:lang w:bidi="he-IL"/>
        </w:rPr>
        <w:t>)</w:t>
      </w:r>
    </w:p>
    <w:p w14:paraId="5A258776" w14:textId="2E8700F5" w:rsidR="000D1122" w:rsidRDefault="006C6957" w:rsidP="002A4056">
      <w:pPr>
        <w:ind w:left="709"/>
        <w:rPr>
          <w:lang w:bidi="he-IL"/>
        </w:rPr>
      </w:pPr>
      <w:r>
        <w:rPr>
          <w:lang w:bidi="he-IL"/>
        </w:rPr>
        <w:t xml:space="preserve">Jetzt wird aber immer angezeigt, dass es das Kontrollkästchen nicht angekreuzt ist. </w:t>
      </w:r>
      <w:r w:rsidR="0088593F">
        <w:rPr>
          <w:lang w:bidi="he-IL"/>
        </w:rPr>
        <w:t xml:space="preserve">Damit der richtige Wert ausgegeben wird, </w:t>
      </w:r>
      <w:r w:rsidR="00DE392F">
        <w:rPr>
          <w:lang w:bidi="he-IL"/>
        </w:rPr>
        <w:t>müssen wir</w:t>
      </w:r>
      <w:r w:rsidR="00B9768E">
        <w:rPr>
          <w:lang w:bidi="he-IL"/>
        </w:rPr>
        <w:t xml:space="preserve"> noch ein bisschen weiter Code schreiben</w:t>
      </w:r>
      <w:r w:rsidR="004C2693">
        <w:rPr>
          <w:lang w:bidi="he-IL"/>
        </w:rPr>
        <w:t>.</w:t>
      </w:r>
    </w:p>
    <w:p w14:paraId="59A4CC01" w14:textId="77777777" w:rsidR="007C1CD3" w:rsidRDefault="000D1122" w:rsidP="000D1122">
      <w:pPr>
        <w:pStyle w:val="HTMLVorformatiert"/>
        <w:shd w:val="clear" w:color="auto" w:fill="2B2B2B"/>
        <w:rPr>
          <w:color w:val="CC7832"/>
          <w:sz w:val="18"/>
          <w:szCs w:val="18"/>
        </w:rPr>
      </w:pPr>
      <w:r>
        <w:rPr>
          <w:color w:val="A9B7C6"/>
          <w:sz w:val="18"/>
          <w:szCs w:val="18"/>
        </w:rPr>
        <w:t>chk1.setOnClickListener(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 {</w:t>
      </w:r>
      <w:r>
        <w:rPr>
          <w:color w:val="A9B7C6"/>
          <w:sz w:val="18"/>
          <w:szCs w:val="18"/>
        </w:rPr>
        <w:br/>
        <w:t xml:space="preserve">        </w:t>
      </w:r>
      <w:r>
        <w:rPr>
          <w:color w:val="CC7832"/>
          <w:sz w:val="18"/>
          <w:szCs w:val="18"/>
        </w:rPr>
        <w:t xml:space="preserve">if </w:t>
      </w:r>
      <w:r>
        <w:rPr>
          <w:color w:val="A9B7C6"/>
          <w:sz w:val="18"/>
          <w:szCs w:val="18"/>
        </w:rPr>
        <w:t>(</w:t>
      </w:r>
      <w:r>
        <w:rPr>
          <w:color w:val="B389C5"/>
          <w:sz w:val="18"/>
          <w:szCs w:val="18"/>
        </w:rPr>
        <w:t>chk1</w:t>
      </w:r>
      <w:r>
        <w:rPr>
          <w:color w:val="A9B7C6"/>
          <w:sz w:val="18"/>
          <w:szCs w:val="18"/>
        </w:rPr>
        <w:t>.isChecked()) {</w:t>
      </w:r>
      <w:r>
        <w:rPr>
          <w:color w:val="A9B7C6"/>
          <w:sz w:val="18"/>
          <w:szCs w:val="18"/>
        </w:rPr>
        <w:br/>
        <w:t xml:space="preserve">            SharedPreferences.Editor editor = getSharedPreferences(</w:t>
      </w:r>
      <w:r>
        <w:rPr>
          <w:color w:val="6A8759"/>
          <w:sz w:val="18"/>
          <w:szCs w:val="18"/>
        </w:rPr>
        <w:t>"save"</w:t>
      </w:r>
      <w:r>
        <w:rPr>
          <w:color w:val="CC7832"/>
          <w:sz w:val="18"/>
          <w:szCs w:val="18"/>
        </w:rPr>
        <w:t xml:space="preserve">, </w:t>
      </w:r>
      <w:r>
        <w:rPr>
          <w:i/>
          <w:iCs/>
          <w:color w:val="9876AA"/>
          <w:sz w:val="18"/>
          <w:szCs w:val="18"/>
        </w:rPr>
        <w:t>MODE_PRIVATE</w:t>
      </w:r>
      <w:r>
        <w:rPr>
          <w:color w:val="A9B7C6"/>
          <w:sz w:val="18"/>
          <w:szCs w:val="18"/>
        </w:rPr>
        <w:t>).edit()</w:t>
      </w:r>
      <w:r>
        <w:rPr>
          <w:color w:val="CC7832"/>
          <w:sz w:val="18"/>
          <w:szCs w:val="18"/>
        </w:rPr>
        <w:t>;</w:t>
      </w:r>
      <w:r>
        <w:rPr>
          <w:color w:val="CC7832"/>
          <w:sz w:val="18"/>
          <w:szCs w:val="18"/>
        </w:rPr>
        <w:br/>
        <w:t xml:space="preserve">            </w:t>
      </w:r>
      <w:r>
        <w:rPr>
          <w:color w:val="A9B7C6"/>
          <w:sz w:val="18"/>
          <w:szCs w:val="18"/>
        </w:rPr>
        <w:t>editor.putBoolean(</w:t>
      </w:r>
      <w:r>
        <w:rPr>
          <w:color w:val="6A8759"/>
          <w:sz w:val="18"/>
          <w:szCs w:val="18"/>
        </w:rPr>
        <w:t>"</w:t>
      </w:r>
      <w:r w:rsidR="00A36F09">
        <w:rPr>
          <w:color w:val="6A8759"/>
          <w:sz w:val="18"/>
          <w:szCs w:val="18"/>
        </w:rPr>
        <w:t>ablagefach</w:t>
      </w:r>
      <w:r>
        <w:rPr>
          <w:color w:val="6A8759"/>
          <w:sz w:val="18"/>
          <w:szCs w:val="18"/>
        </w:rPr>
        <w:t>"</w:t>
      </w:r>
      <w:r>
        <w:rPr>
          <w:color w:val="CC7832"/>
          <w:sz w:val="18"/>
          <w:szCs w:val="18"/>
        </w:rPr>
        <w:t>, true</w:t>
      </w:r>
      <w:r>
        <w:rPr>
          <w:color w:val="A9B7C6"/>
          <w:sz w:val="18"/>
          <w:szCs w:val="18"/>
        </w:rPr>
        <w:t>)</w:t>
      </w:r>
      <w:r>
        <w:rPr>
          <w:color w:val="CC7832"/>
          <w:sz w:val="18"/>
          <w:szCs w:val="18"/>
        </w:rPr>
        <w:t>;</w:t>
      </w:r>
    </w:p>
    <w:p w14:paraId="7D5D328B" w14:textId="77777777" w:rsidR="007C1CD3" w:rsidRPr="00AE7298" w:rsidRDefault="007C1CD3" w:rsidP="007C1CD3">
      <w:pPr>
        <w:shd w:val="clear" w:color="auto" w:fill="2B2B2B"/>
        <w:autoSpaceDE w:val="0"/>
        <w:autoSpaceDN w:val="0"/>
        <w:adjustRightInd w:val="0"/>
        <w:spacing w:after="0" w:line="240" w:lineRule="auto"/>
        <w:rPr>
          <w:rFonts w:ascii="Consolas" w:hAnsi="Consolas" w:cs="Consolas"/>
          <w:color w:val="CC7832"/>
          <w:sz w:val="20"/>
          <w:szCs w:val="20"/>
          <w:lang w:val="en-GB"/>
        </w:rPr>
      </w:pPr>
      <w:proofErr w:type="gramStart"/>
      <w:r w:rsidRPr="00AE7298">
        <w:rPr>
          <w:rFonts w:ascii="Consolas" w:hAnsi="Consolas" w:cs="Consolas"/>
          <w:color w:val="A9B7C6"/>
          <w:sz w:val="20"/>
          <w:szCs w:val="20"/>
          <w:lang w:val="en-GB"/>
        </w:rPr>
        <w:t>editor.putLong(</w:t>
      </w:r>
      <w:proofErr w:type="gramEnd"/>
      <w:r w:rsidRPr="00AE7298">
        <w:rPr>
          <w:rFonts w:ascii="Consolas" w:hAnsi="Consolas" w:cs="Consolas"/>
          <w:color w:val="6A8759"/>
          <w:sz w:val="20"/>
          <w:szCs w:val="20"/>
          <w:lang w:val="en-GB"/>
        </w:rPr>
        <w:t>"loeschennach"</w:t>
      </w:r>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System.</w:t>
      </w:r>
      <w:r w:rsidRPr="00AE7298">
        <w:rPr>
          <w:rFonts w:ascii="Consolas" w:hAnsi="Consolas" w:cs="Consolas"/>
          <w:i/>
          <w:iCs/>
          <w:color w:val="A9B7C6"/>
          <w:sz w:val="20"/>
          <w:szCs w:val="20"/>
          <w:lang w:val="en-GB"/>
        </w:rPr>
        <w:t>currentTimeMillis</w:t>
      </w:r>
      <w:r w:rsidRPr="00AE7298">
        <w:rPr>
          <w:rFonts w:ascii="Consolas" w:hAnsi="Consolas" w:cs="Consolas"/>
          <w:color w:val="A9B7C6"/>
          <w:sz w:val="20"/>
          <w:szCs w:val="20"/>
          <w:lang w:val="en-GB"/>
        </w:rPr>
        <w:t>() + TimeUnit.</w:t>
      </w:r>
      <w:r w:rsidRPr="00AE7298">
        <w:rPr>
          <w:rFonts w:ascii="Consolas" w:hAnsi="Consolas" w:cs="Consolas"/>
          <w:i/>
          <w:iCs/>
          <w:color w:val="9876AA"/>
          <w:sz w:val="20"/>
          <w:szCs w:val="20"/>
          <w:lang w:val="en-GB"/>
        </w:rPr>
        <w:t>MINUTES</w:t>
      </w:r>
      <w:r w:rsidRPr="00AE7298">
        <w:rPr>
          <w:rFonts w:ascii="Consolas" w:hAnsi="Consolas" w:cs="Consolas"/>
          <w:color w:val="A9B7C6"/>
          <w:sz w:val="20"/>
          <w:szCs w:val="20"/>
          <w:lang w:val="en-GB"/>
        </w:rPr>
        <w:t>.toMillis(</w:t>
      </w:r>
      <w:r w:rsidRPr="00AE7298">
        <w:rPr>
          <w:rFonts w:ascii="Consolas" w:hAnsi="Consolas" w:cs="Consolas"/>
          <w:color w:val="6897BB"/>
          <w:sz w:val="20"/>
          <w:szCs w:val="20"/>
          <w:lang w:val="en-GB"/>
        </w:rPr>
        <w:t>720</w:t>
      </w:r>
      <w:r w:rsidRPr="00AE7298">
        <w:rPr>
          <w:rFonts w:ascii="Consolas" w:hAnsi="Consolas" w:cs="Consolas"/>
          <w:color w:val="A9B7C6"/>
          <w:sz w:val="20"/>
          <w:szCs w:val="20"/>
          <w:lang w:val="en-GB"/>
        </w:rPr>
        <w:t>))</w:t>
      </w:r>
      <w:r w:rsidRPr="00AE7298">
        <w:rPr>
          <w:rFonts w:ascii="Consolas" w:hAnsi="Consolas" w:cs="Consolas"/>
          <w:color w:val="CC7832"/>
          <w:sz w:val="20"/>
          <w:szCs w:val="20"/>
          <w:lang w:val="en-GB"/>
        </w:rPr>
        <w:t>;</w:t>
      </w:r>
    </w:p>
    <w:p w14:paraId="749DDA22" w14:textId="77777777" w:rsidR="007C1CD3" w:rsidRPr="00AE7298" w:rsidRDefault="000D1122" w:rsidP="000D1122">
      <w:pPr>
        <w:pStyle w:val="HTMLVorformatiert"/>
        <w:shd w:val="clear" w:color="auto" w:fill="2B2B2B"/>
        <w:rPr>
          <w:color w:val="CC7832"/>
          <w:sz w:val="18"/>
          <w:szCs w:val="18"/>
          <w:lang w:val="en-GB"/>
        </w:rPr>
      </w:pPr>
      <w:r w:rsidRPr="00AE7298">
        <w:rPr>
          <w:color w:val="CC7832"/>
          <w:sz w:val="18"/>
          <w:szCs w:val="18"/>
          <w:lang w:val="en-GB"/>
        </w:rPr>
        <w:br/>
        <w:t xml:space="preserve">            </w:t>
      </w:r>
      <w:proofErr w:type="gramStart"/>
      <w:r w:rsidRPr="00AE7298">
        <w:rPr>
          <w:color w:val="A9B7C6"/>
          <w:sz w:val="18"/>
          <w:szCs w:val="18"/>
          <w:lang w:val="en-GB"/>
        </w:rPr>
        <w:t>editor.apply(</w:t>
      </w:r>
      <w:proofErr w:type="gramEnd"/>
      <w:r w:rsidRPr="00AE7298">
        <w:rPr>
          <w:color w:val="A9B7C6"/>
          <w:sz w:val="18"/>
          <w:szCs w:val="18"/>
          <w:lang w:val="en-GB"/>
        </w:rPr>
        <w:t>)</w:t>
      </w:r>
      <w:r w:rsidRPr="00AE7298">
        <w:rPr>
          <w:color w:val="CC7832"/>
          <w:sz w:val="18"/>
          <w:szCs w:val="18"/>
          <w:lang w:val="en-GB"/>
        </w:rPr>
        <w:t>;</w:t>
      </w:r>
      <w:r w:rsidRPr="00AE7298">
        <w:rPr>
          <w:color w:val="CC7832"/>
          <w:sz w:val="18"/>
          <w:szCs w:val="18"/>
          <w:lang w:val="en-GB"/>
        </w:rPr>
        <w:br/>
        <w:t xml:space="preserve">            </w:t>
      </w:r>
      <w:r w:rsidRPr="00AE7298">
        <w:rPr>
          <w:color w:val="B389C5"/>
          <w:sz w:val="18"/>
          <w:szCs w:val="18"/>
          <w:lang w:val="en-GB"/>
        </w:rPr>
        <w:t>chk1</w:t>
      </w:r>
      <w:r w:rsidRPr="00AE7298">
        <w:rPr>
          <w:color w:val="A9B7C6"/>
          <w:sz w:val="18"/>
          <w:szCs w:val="18"/>
          <w:lang w:val="en-GB"/>
        </w:rPr>
        <w:t>.setChecked(</w:t>
      </w:r>
      <w:r w:rsidRPr="00AE7298">
        <w:rPr>
          <w:color w:val="CC7832"/>
          <w:sz w:val="18"/>
          <w:szCs w:val="18"/>
          <w:lang w:val="en-GB"/>
        </w:rPr>
        <w:t>true</w:t>
      </w:r>
      <w:r w:rsidRPr="00AE7298">
        <w:rPr>
          <w:color w:val="A9B7C6"/>
          <w:sz w:val="18"/>
          <w:szCs w:val="18"/>
          <w:lang w:val="en-GB"/>
        </w:rPr>
        <w:t>)</w:t>
      </w:r>
      <w:r w:rsidRPr="00AE7298">
        <w:rPr>
          <w:color w:val="CC7832"/>
          <w:sz w:val="18"/>
          <w:szCs w:val="18"/>
          <w:lang w:val="en-GB"/>
        </w:rPr>
        <w:t>;</w:t>
      </w:r>
      <w:r w:rsidRPr="00AE7298">
        <w:rPr>
          <w:color w:val="CC7832"/>
          <w:sz w:val="18"/>
          <w:szCs w:val="18"/>
          <w:lang w:val="en-GB"/>
        </w:rPr>
        <w:br/>
        <w:t xml:space="preserve">        </w:t>
      </w:r>
      <w:r w:rsidRPr="00AE7298">
        <w:rPr>
          <w:color w:val="A9B7C6"/>
          <w:sz w:val="18"/>
          <w:szCs w:val="18"/>
          <w:lang w:val="en-GB"/>
        </w:rPr>
        <w:t xml:space="preserve">} </w:t>
      </w:r>
      <w:r w:rsidRPr="00AE7298">
        <w:rPr>
          <w:color w:val="CC7832"/>
          <w:sz w:val="18"/>
          <w:szCs w:val="18"/>
          <w:lang w:val="en-GB"/>
        </w:rPr>
        <w:t xml:space="preserve">else </w:t>
      </w:r>
      <w:r w:rsidRPr="00AE7298">
        <w:rPr>
          <w:color w:val="A9B7C6"/>
          <w:sz w:val="18"/>
          <w:szCs w:val="18"/>
          <w:lang w:val="en-GB"/>
        </w:rPr>
        <w:t>{</w:t>
      </w:r>
      <w:r w:rsidRPr="00AE7298">
        <w:rPr>
          <w:color w:val="A9B7C6"/>
          <w:sz w:val="18"/>
          <w:szCs w:val="18"/>
          <w:lang w:val="en-GB"/>
        </w:rPr>
        <w:br/>
        <w:t xml:space="preserve">            SharedPreferences.Editor editor = getSharedPreferences(</w:t>
      </w:r>
      <w:r w:rsidRPr="00AE7298">
        <w:rPr>
          <w:color w:val="6A8759"/>
          <w:sz w:val="18"/>
          <w:szCs w:val="18"/>
          <w:lang w:val="en-GB"/>
        </w:rPr>
        <w:t>"save"</w:t>
      </w:r>
      <w:r w:rsidRPr="00AE7298">
        <w:rPr>
          <w:color w:val="CC7832"/>
          <w:sz w:val="18"/>
          <w:szCs w:val="18"/>
          <w:lang w:val="en-GB"/>
        </w:rPr>
        <w:t xml:space="preserve">, </w:t>
      </w:r>
      <w:r w:rsidRPr="00AE7298">
        <w:rPr>
          <w:i/>
          <w:iCs/>
          <w:color w:val="9876AA"/>
          <w:sz w:val="18"/>
          <w:szCs w:val="18"/>
          <w:lang w:val="en-GB"/>
        </w:rPr>
        <w:t>MODE_PRIVATE</w:t>
      </w:r>
      <w:r w:rsidRPr="00AE7298">
        <w:rPr>
          <w:color w:val="A9B7C6"/>
          <w:sz w:val="18"/>
          <w:szCs w:val="18"/>
          <w:lang w:val="en-GB"/>
        </w:rPr>
        <w:t>).edit()</w:t>
      </w:r>
      <w:r w:rsidRPr="00AE7298">
        <w:rPr>
          <w:color w:val="CC7832"/>
          <w:sz w:val="18"/>
          <w:szCs w:val="18"/>
          <w:lang w:val="en-GB"/>
        </w:rPr>
        <w:t>;</w:t>
      </w:r>
      <w:r w:rsidRPr="00AE7298">
        <w:rPr>
          <w:color w:val="CC7832"/>
          <w:sz w:val="18"/>
          <w:szCs w:val="18"/>
          <w:lang w:val="en-GB"/>
        </w:rPr>
        <w:br/>
        <w:t xml:space="preserve">            </w:t>
      </w:r>
      <w:r w:rsidRPr="00AE7298">
        <w:rPr>
          <w:color w:val="A9B7C6"/>
          <w:sz w:val="18"/>
          <w:szCs w:val="18"/>
          <w:lang w:val="en-GB"/>
        </w:rPr>
        <w:t>editor.putBoolean(</w:t>
      </w:r>
      <w:r w:rsidRPr="00AE7298">
        <w:rPr>
          <w:color w:val="6A8759"/>
          <w:sz w:val="18"/>
          <w:szCs w:val="18"/>
          <w:lang w:val="en-GB"/>
        </w:rPr>
        <w:t>"</w:t>
      </w:r>
      <w:r w:rsidR="00A36F09" w:rsidRPr="00AE7298">
        <w:rPr>
          <w:color w:val="6A8759"/>
          <w:sz w:val="18"/>
          <w:szCs w:val="18"/>
          <w:lang w:val="en-GB"/>
        </w:rPr>
        <w:t>ablagefach</w:t>
      </w:r>
      <w:r w:rsidRPr="00AE7298">
        <w:rPr>
          <w:color w:val="6A8759"/>
          <w:sz w:val="18"/>
          <w:szCs w:val="18"/>
          <w:lang w:val="en-GB"/>
        </w:rPr>
        <w:t>"</w:t>
      </w:r>
      <w:r w:rsidRPr="00AE7298">
        <w:rPr>
          <w:color w:val="CC7832"/>
          <w:sz w:val="18"/>
          <w:szCs w:val="18"/>
          <w:lang w:val="en-GB"/>
        </w:rPr>
        <w:t>, false</w:t>
      </w:r>
      <w:r w:rsidRPr="00AE7298">
        <w:rPr>
          <w:color w:val="A9B7C6"/>
          <w:sz w:val="18"/>
          <w:szCs w:val="18"/>
          <w:lang w:val="en-GB"/>
        </w:rPr>
        <w:t>)</w:t>
      </w:r>
      <w:r w:rsidRPr="00AE7298">
        <w:rPr>
          <w:color w:val="CC7832"/>
          <w:sz w:val="18"/>
          <w:szCs w:val="18"/>
          <w:lang w:val="en-GB"/>
        </w:rPr>
        <w:t>;</w:t>
      </w:r>
    </w:p>
    <w:p w14:paraId="49764E14" w14:textId="77777777" w:rsidR="007C1CD3" w:rsidRPr="00AE7298" w:rsidRDefault="007C1CD3" w:rsidP="007C1CD3">
      <w:pPr>
        <w:shd w:val="clear" w:color="auto" w:fill="2B2B2B"/>
        <w:autoSpaceDE w:val="0"/>
        <w:autoSpaceDN w:val="0"/>
        <w:adjustRightInd w:val="0"/>
        <w:spacing w:after="0" w:line="240" w:lineRule="auto"/>
        <w:rPr>
          <w:rFonts w:ascii="Consolas" w:hAnsi="Consolas" w:cs="Consolas"/>
          <w:color w:val="CC7832"/>
          <w:sz w:val="20"/>
          <w:szCs w:val="20"/>
          <w:lang w:val="en-GB"/>
        </w:rPr>
      </w:pPr>
      <w:proofErr w:type="gramStart"/>
      <w:r w:rsidRPr="00AE7298">
        <w:rPr>
          <w:rFonts w:ascii="Consolas" w:hAnsi="Consolas" w:cs="Consolas"/>
          <w:color w:val="A9B7C6"/>
          <w:sz w:val="20"/>
          <w:szCs w:val="20"/>
          <w:lang w:val="en-GB"/>
        </w:rPr>
        <w:t>editor.putLong(</w:t>
      </w:r>
      <w:proofErr w:type="gramEnd"/>
      <w:r w:rsidRPr="00AE7298">
        <w:rPr>
          <w:rFonts w:ascii="Consolas" w:hAnsi="Consolas" w:cs="Consolas"/>
          <w:color w:val="6A8759"/>
          <w:sz w:val="20"/>
          <w:szCs w:val="20"/>
          <w:lang w:val="en-GB"/>
        </w:rPr>
        <w:t>"loeschennach"</w:t>
      </w:r>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System.</w:t>
      </w:r>
      <w:r w:rsidRPr="00AE7298">
        <w:rPr>
          <w:rFonts w:ascii="Consolas" w:hAnsi="Consolas" w:cs="Consolas"/>
          <w:i/>
          <w:iCs/>
          <w:color w:val="A9B7C6"/>
          <w:sz w:val="20"/>
          <w:szCs w:val="20"/>
          <w:lang w:val="en-GB"/>
        </w:rPr>
        <w:t>currentTimeMillis</w:t>
      </w:r>
      <w:r w:rsidRPr="00AE7298">
        <w:rPr>
          <w:rFonts w:ascii="Consolas" w:hAnsi="Consolas" w:cs="Consolas"/>
          <w:color w:val="A9B7C6"/>
          <w:sz w:val="20"/>
          <w:szCs w:val="20"/>
          <w:lang w:val="en-GB"/>
        </w:rPr>
        <w:t>() + TimeUnit.</w:t>
      </w:r>
      <w:r w:rsidRPr="00AE7298">
        <w:rPr>
          <w:rFonts w:ascii="Consolas" w:hAnsi="Consolas" w:cs="Consolas"/>
          <w:i/>
          <w:iCs/>
          <w:color w:val="9876AA"/>
          <w:sz w:val="20"/>
          <w:szCs w:val="20"/>
          <w:lang w:val="en-GB"/>
        </w:rPr>
        <w:t>MINUTES</w:t>
      </w:r>
      <w:r w:rsidRPr="00AE7298">
        <w:rPr>
          <w:rFonts w:ascii="Consolas" w:hAnsi="Consolas" w:cs="Consolas"/>
          <w:color w:val="A9B7C6"/>
          <w:sz w:val="20"/>
          <w:szCs w:val="20"/>
          <w:lang w:val="en-GB"/>
        </w:rPr>
        <w:t>.toMillis(</w:t>
      </w:r>
      <w:r w:rsidRPr="00AE7298">
        <w:rPr>
          <w:rFonts w:ascii="Consolas" w:hAnsi="Consolas" w:cs="Consolas"/>
          <w:color w:val="6897BB"/>
          <w:sz w:val="20"/>
          <w:szCs w:val="20"/>
          <w:lang w:val="en-GB"/>
        </w:rPr>
        <w:t>720</w:t>
      </w:r>
      <w:r w:rsidRPr="00AE7298">
        <w:rPr>
          <w:rFonts w:ascii="Consolas" w:hAnsi="Consolas" w:cs="Consolas"/>
          <w:color w:val="A9B7C6"/>
          <w:sz w:val="20"/>
          <w:szCs w:val="20"/>
          <w:lang w:val="en-GB"/>
        </w:rPr>
        <w:t>))</w:t>
      </w:r>
      <w:r w:rsidRPr="00AE7298">
        <w:rPr>
          <w:rFonts w:ascii="Consolas" w:hAnsi="Consolas" w:cs="Consolas"/>
          <w:color w:val="CC7832"/>
          <w:sz w:val="20"/>
          <w:szCs w:val="20"/>
          <w:lang w:val="en-GB"/>
        </w:rPr>
        <w:t>;</w:t>
      </w:r>
    </w:p>
    <w:p w14:paraId="7C579C18" w14:textId="49058A77" w:rsidR="000D1122" w:rsidRPr="00AE7298" w:rsidRDefault="000D1122" w:rsidP="000D1122">
      <w:pPr>
        <w:pStyle w:val="HTMLVorformatiert"/>
        <w:shd w:val="clear" w:color="auto" w:fill="2B2B2B"/>
        <w:rPr>
          <w:color w:val="A9B7C6"/>
          <w:sz w:val="18"/>
          <w:szCs w:val="18"/>
          <w:lang w:val="en-GB"/>
        </w:rPr>
      </w:pPr>
      <w:r w:rsidRPr="00AE7298">
        <w:rPr>
          <w:color w:val="CC7832"/>
          <w:sz w:val="18"/>
          <w:szCs w:val="18"/>
          <w:lang w:val="en-GB"/>
        </w:rPr>
        <w:br/>
        <w:t xml:space="preserve">            </w:t>
      </w:r>
      <w:proofErr w:type="gramStart"/>
      <w:r w:rsidRPr="00AE7298">
        <w:rPr>
          <w:color w:val="A9B7C6"/>
          <w:sz w:val="18"/>
          <w:szCs w:val="18"/>
          <w:lang w:val="en-GB"/>
        </w:rPr>
        <w:t>editor.apply(</w:t>
      </w:r>
      <w:proofErr w:type="gramEnd"/>
      <w:r w:rsidRPr="00AE7298">
        <w:rPr>
          <w:color w:val="A9B7C6"/>
          <w:sz w:val="18"/>
          <w:szCs w:val="18"/>
          <w:lang w:val="en-GB"/>
        </w:rPr>
        <w:t>)</w:t>
      </w:r>
      <w:r w:rsidRPr="00AE7298">
        <w:rPr>
          <w:color w:val="CC7832"/>
          <w:sz w:val="18"/>
          <w:szCs w:val="18"/>
          <w:lang w:val="en-GB"/>
        </w:rPr>
        <w:t>;</w:t>
      </w:r>
      <w:r w:rsidRPr="00AE7298">
        <w:rPr>
          <w:color w:val="CC7832"/>
          <w:sz w:val="18"/>
          <w:szCs w:val="18"/>
          <w:lang w:val="en-GB"/>
        </w:rPr>
        <w:br/>
        <w:t xml:space="preserve">            </w:t>
      </w:r>
      <w:r w:rsidRPr="00AE7298">
        <w:rPr>
          <w:color w:val="B389C5"/>
          <w:sz w:val="18"/>
          <w:szCs w:val="18"/>
          <w:lang w:val="en-GB"/>
        </w:rPr>
        <w:t>chk1</w:t>
      </w:r>
      <w:r w:rsidRPr="00AE7298">
        <w:rPr>
          <w:color w:val="A9B7C6"/>
          <w:sz w:val="18"/>
          <w:szCs w:val="18"/>
          <w:lang w:val="en-GB"/>
        </w:rPr>
        <w:t>.setChecked(</w:t>
      </w:r>
      <w:r w:rsidRPr="00AE7298">
        <w:rPr>
          <w:color w:val="CC7832"/>
          <w:sz w:val="18"/>
          <w:szCs w:val="18"/>
          <w:lang w:val="en-GB"/>
        </w:rPr>
        <w:t>false</w:t>
      </w:r>
      <w:r w:rsidRPr="00AE7298">
        <w:rPr>
          <w:color w:val="A9B7C6"/>
          <w:sz w:val="18"/>
          <w:szCs w:val="18"/>
          <w:lang w:val="en-GB"/>
        </w:rPr>
        <w:t>)</w:t>
      </w:r>
      <w:r w:rsidRPr="00AE7298">
        <w:rPr>
          <w:color w:val="CC7832"/>
          <w:sz w:val="18"/>
          <w:szCs w:val="18"/>
          <w:lang w:val="en-GB"/>
        </w:rPr>
        <w:t>;</w:t>
      </w:r>
      <w:r w:rsidRPr="00AE7298">
        <w:rPr>
          <w:color w:val="CC7832"/>
          <w:sz w:val="18"/>
          <w:szCs w:val="18"/>
          <w:lang w:val="en-GB"/>
        </w:rPr>
        <w:br/>
        <w:t xml:space="preserve">        </w:t>
      </w:r>
      <w:r w:rsidRPr="00AE7298">
        <w:rPr>
          <w:color w:val="A9B7C6"/>
          <w:sz w:val="18"/>
          <w:szCs w:val="18"/>
          <w:lang w:val="en-GB"/>
        </w:rPr>
        <w:t>}</w:t>
      </w:r>
      <w:r w:rsidRPr="00AE7298">
        <w:rPr>
          <w:color w:val="A9B7C6"/>
          <w:sz w:val="18"/>
          <w:szCs w:val="18"/>
          <w:lang w:val="en-GB"/>
        </w:rPr>
        <w:br/>
        <w:t xml:space="preserve">    }</w:t>
      </w:r>
      <w:r w:rsidRPr="00AE7298">
        <w:rPr>
          <w:color w:val="A9B7C6"/>
          <w:sz w:val="18"/>
          <w:szCs w:val="18"/>
          <w:lang w:val="en-GB"/>
        </w:rPr>
        <w:br/>
        <w:t>})</w:t>
      </w:r>
      <w:r w:rsidRPr="00AE7298">
        <w:rPr>
          <w:color w:val="CC7832"/>
          <w:sz w:val="18"/>
          <w:szCs w:val="18"/>
          <w:lang w:val="en-GB"/>
        </w:rPr>
        <w:t>;</w:t>
      </w:r>
    </w:p>
    <w:p w14:paraId="20B9B8DC" w14:textId="5C95C810" w:rsidR="004C2693" w:rsidRDefault="00A26C88" w:rsidP="00B074B1">
      <w:pPr>
        <w:ind w:left="432"/>
        <w:rPr>
          <w:lang w:bidi="he-IL"/>
        </w:rPr>
      </w:pPr>
      <w:r>
        <w:rPr>
          <w:lang w:bidi="he-IL"/>
        </w:rPr>
        <w:t>Hier wird eine If-Else Anweisung gebraucht.</w:t>
      </w:r>
      <w:r w:rsidR="007466C2">
        <w:rPr>
          <w:lang w:bidi="he-IL"/>
        </w:rPr>
        <w:t xml:space="preserve"> Sie wird ausgelöst, wenn das Kontrollkästchen angetippt wird.</w:t>
      </w:r>
      <w:r>
        <w:rPr>
          <w:lang w:bidi="he-IL"/>
        </w:rPr>
        <w:t xml:space="preserve"> Alles was dieser Code-Snippet</w:t>
      </w:r>
      <w:r w:rsidR="0057143D">
        <w:rPr>
          <w:lang w:bidi="he-IL"/>
        </w:rPr>
        <w:t xml:space="preserve"> ausführt, ist:</w:t>
      </w:r>
    </w:p>
    <w:p w14:paraId="70D8A14C" w14:textId="0237B6A5" w:rsidR="0057143D" w:rsidRDefault="0057143D" w:rsidP="00B074B1">
      <w:pPr>
        <w:ind w:left="432"/>
        <w:rPr>
          <w:lang w:bidi="he-IL"/>
        </w:rPr>
      </w:pPr>
      <w:r>
        <w:rPr>
          <w:lang w:bidi="he-IL"/>
        </w:rPr>
        <w:t xml:space="preserve">Wenn </w:t>
      </w:r>
      <w:r w:rsidR="004372CC">
        <w:rPr>
          <w:lang w:bidi="he-IL"/>
        </w:rPr>
        <w:t>das Kontrollkästchen angekreuzt ist</w:t>
      </w:r>
      <w:r w:rsidR="005237AE">
        <w:rPr>
          <w:lang w:bidi="he-IL"/>
        </w:rPr>
        <w:t xml:space="preserve">, </w:t>
      </w:r>
      <w:r w:rsidR="001C7BAE">
        <w:rPr>
          <w:lang w:bidi="he-IL"/>
        </w:rPr>
        <w:t xml:space="preserve">sollte </w:t>
      </w:r>
      <w:r w:rsidR="00CA0B13">
        <w:rPr>
          <w:lang w:bidi="he-IL"/>
        </w:rPr>
        <w:t>der</w:t>
      </w:r>
      <w:r w:rsidR="001C7BAE">
        <w:rPr>
          <w:lang w:bidi="he-IL"/>
        </w:rPr>
        <w:t xml:space="preserve"> Boolean-Wert</w:t>
      </w:r>
      <w:r w:rsidR="00212E90">
        <w:rPr>
          <w:lang w:bidi="he-IL"/>
        </w:rPr>
        <w:t xml:space="preserve"> von </w:t>
      </w:r>
      <w:r w:rsidR="003A1C77">
        <w:rPr>
          <w:lang w:bidi="he-IL"/>
        </w:rPr>
        <w:t>«ablagefach»</w:t>
      </w:r>
      <w:r w:rsidR="00797584">
        <w:rPr>
          <w:lang w:bidi="he-IL"/>
        </w:rPr>
        <w:t xml:space="preserve"> auf</w:t>
      </w:r>
      <w:r w:rsidR="001C7BAE">
        <w:rPr>
          <w:lang w:bidi="he-IL"/>
        </w:rPr>
        <w:t xml:space="preserve"> «true»</w:t>
      </w:r>
      <w:r w:rsidR="001B6352">
        <w:rPr>
          <w:lang w:bidi="he-IL"/>
        </w:rPr>
        <w:t xml:space="preserve"> ges</w:t>
      </w:r>
      <w:r w:rsidR="00DA4D16">
        <w:rPr>
          <w:lang w:bidi="he-IL"/>
        </w:rPr>
        <w:t>etz</w:t>
      </w:r>
      <w:r w:rsidR="001B6352">
        <w:rPr>
          <w:lang w:bidi="he-IL"/>
        </w:rPr>
        <w:t xml:space="preserve">t werden. Ausserdem sollte </w:t>
      </w:r>
      <w:r w:rsidR="006141FA">
        <w:rPr>
          <w:lang w:bidi="he-IL"/>
        </w:rPr>
        <w:t xml:space="preserve">das Kontrollkästchen </w:t>
      </w:r>
      <w:r w:rsidR="004E62D0">
        <w:rPr>
          <w:lang w:bidi="he-IL"/>
        </w:rPr>
        <w:t>auf den «true»-State gewechselt werden.</w:t>
      </w:r>
    </w:p>
    <w:p w14:paraId="6F48C0F9" w14:textId="4036795C" w:rsidR="00F32743" w:rsidRDefault="00F32743" w:rsidP="00B074B1">
      <w:pPr>
        <w:ind w:left="432"/>
        <w:rPr>
          <w:lang w:bidi="he-IL"/>
        </w:rPr>
      </w:pPr>
      <w:r>
        <w:rPr>
          <w:lang w:bidi="he-IL"/>
        </w:rPr>
        <w:t>Falls nicht</w:t>
      </w:r>
      <w:r w:rsidR="00055229">
        <w:rPr>
          <w:lang w:bidi="he-IL"/>
        </w:rPr>
        <w:t xml:space="preserve">, </w:t>
      </w:r>
      <w:r w:rsidR="00C8333F">
        <w:rPr>
          <w:lang w:bidi="he-IL"/>
        </w:rPr>
        <w:t>wird der Boolean-Wert</w:t>
      </w:r>
      <w:r w:rsidR="00DA4D16">
        <w:rPr>
          <w:lang w:bidi="he-IL"/>
        </w:rPr>
        <w:t xml:space="preserve"> «</w:t>
      </w:r>
      <w:r w:rsidR="00D623E5">
        <w:rPr>
          <w:lang w:bidi="he-IL"/>
        </w:rPr>
        <w:t>ablagefach</w:t>
      </w:r>
      <w:r w:rsidR="00DA4D16">
        <w:rPr>
          <w:lang w:bidi="he-IL"/>
        </w:rPr>
        <w:t>»</w:t>
      </w:r>
      <w:r w:rsidR="00D623E5">
        <w:rPr>
          <w:lang w:bidi="he-IL"/>
        </w:rPr>
        <w:t xml:space="preserve"> auf</w:t>
      </w:r>
      <w:r w:rsidR="00DA4D16">
        <w:rPr>
          <w:lang w:bidi="he-IL"/>
        </w:rPr>
        <w:t xml:space="preserve"> </w:t>
      </w:r>
      <w:r w:rsidR="00C8333F">
        <w:rPr>
          <w:lang w:bidi="he-IL"/>
        </w:rPr>
        <w:t xml:space="preserve">«false» </w:t>
      </w:r>
      <w:r w:rsidR="00D623E5">
        <w:rPr>
          <w:lang w:bidi="he-IL"/>
        </w:rPr>
        <w:t>gesetz</w:t>
      </w:r>
      <w:r w:rsidR="00C8333F">
        <w:rPr>
          <w:lang w:bidi="he-IL"/>
        </w:rPr>
        <w:t>t,</w:t>
      </w:r>
      <w:r w:rsidR="00A45929">
        <w:rPr>
          <w:lang w:bidi="he-IL"/>
        </w:rPr>
        <w:t xml:space="preserve"> und </w:t>
      </w:r>
      <w:r w:rsidR="00EF5D06">
        <w:rPr>
          <w:lang w:bidi="he-IL"/>
        </w:rPr>
        <w:t xml:space="preserve">das Kontrollkästchen </w:t>
      </w:r>
      <w:r w:rsidR="00B911C1">
        <w:rPr>
          <w:lang w:bidi="he-IL"/>
        </w:rPr>
        <w:t xml:space="preserve">wird </w:t>
      </w:r>
      <w:r w:rsidR="004E62D0">
        <w:rPr>
          <w:lang w:bidi="he-IL"/>
        </w:rPr>
        <w:t>auf den «false»-State gewechselt</w:t>
      </w:r>
    </w:p>
    <w:p w14:paraId="04DAA215" w14:textId="1076A82B" w:rsidR="007C1CD3" w:rsidRDefault="007C1CD3" w:rsidP="00B074B1">
      <w:pPr>
        <w:ind w:left="432"/>
        <w:rPr>
          <w:lang w:bidi="he-IL"/>
        </w:rPr>
      </w:pPr>
      <w:r>
        <w:rPr>
          <w:lang w:bidi="he-IL"/>
        </w:rPr>
        <w:t>In beiden Fälle wird eine maximale Gültigkeit von 12 Stunden angegeben</w:t>
      </w:r>
    </w:p>
    <w:p w14:paraId="327C75A2" w14:textId="159AD02F" w:rsidR="007C1CD3" w:rsidRDefault="007466C2" w:rsidP="00B074B1">
      <w:pPr>
        <w:ind w:left="432"/>
        <w:rPr>
          <w:lang w:bidi="he-IL"/>
        </w:rPr>
      </w:pPr>
      <w:r>
        <w:rPr>
          <w:lang w:bidi="he-IL"/>
        </w:rPr>
        <w:t>Das muss man noch für jede</w:t>
      </w:r>
      <w:r w:rsidR="00D623E5">
        <w:rPr>
          <w:lang w:bidi="he-IL"/>
        </w:rPr>
        <w:t>s</w:t>
      </w:r>
      <w:r>
        <w:rPr>
          <w:lang w:bidi="he-IL"/>
        </w:rPr>
        <w:t xml:space="preserve"> Kontrollkästchen wiederholen.</w:t>
      </w:r>
    </w:p>
    <w:p w14:paraId="5806BD58" w14:textId="4413315C" w:rsidR="007466C2" w:rsidRDefault="007C1CD3" w:rsidP="007C1CD3">
      <w:pPr>
        <w:rPr>
          <w:lang w:bidi="he-IL"/>
        </w:rPr>
      </w:pPr>
      <w:r>
        <w:rPr>
          <w:lang w:bidi="he-IL"/>
        </w:rPr>
        <w:br w:type="page"/>
      </w:r>
    </w:p>
    <w:p w14:paraId="0C046395" w14:textId="77777777" w:rsidR="007C1CD3" w:rsidRPr="00AE7298" w:rsidRDefault="007C1CD3" w:rsidP="007C1CD3">
      <w:pPr>
        <w:shd w:val="clear" w:color="auto" w:fill="2B2B2B"/>
        <w:autoSpaceDE w:val="0"/>
        <w:autoSpaceDN w:val="0"/>
        <w:adjustRightInd w:val="0"/>
        <w:spacing w:after="0" w:line="240" w:lineRule="auto"/>
        <w:rPr>
          <w:rFonts w:ascii="Consolas" w:hAnsi="Consolas" w:cs="Consolas"/>
          <w:color w:val="A9B7C6"/>
          <w:sz w:val="20"/>
          <w:szCs w:val="20"/>
          <w:lang w:val="en-GB"/>
        </w:rPr>
      </w:pPr>
      <w:proofErr w:type="gramStart"/>
      <w:r w:rsidRPr="00AE7298">
        <w:rPr>
          <w:rFonts w:ascii="Consolas" w:hAnsi="Consolas" w:cs="Consolas"/>
          <w:color w:val="CC7832"/>
          <w:sz w:val="20"/>
          <w:szCs w:val="20"/>
          <w:lang w:val="en-GB"/>
        </w:rPr>
        <w:lastRenderedPageBreak/>
        <w:t>if</w:t>
      </w:r>
      <w:proofErr w:type="gramEnd"/>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(!(spCheckliste.getLong(</w:t>
      </w:r>
      <w:r w:rsidRPr="00AE7298">
        <w:rPr>
          <w:rFonts w:ascii="Consolas" w:hAnsi="Consolas" w:cs="Consolas"/>
          <w:color w:val="6A8759"/>
          <w:sz w:val="20"/>
          <w:szCs w:val="20"/>
          <w:lang w:val="en-GB"/>
        </w:rPr>
        <w:t>"loeschennach"</w:t>
      </w:r>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w:t>
      </w:r>
      <w:r w:rsidRPr="00AE7298">
        <w:rPr>
          <w:rFonts w:ascii="Consolas" w:hAnsi="Consolas" w:cs="Consolas"/>
          <w:color w:val="6897BB"/>
          <w:sz w:val="20"/>
          <w:szCs w:val="20"/>
          <w:lang w:val="en-GB"/>
        </w:rPr>
        <w:t>1</w:t>
      </w:r>
      <w:r w:rsidRPr="00AE7298">
        <w:rPr>
          <w:rFonts w:ascii="Consolas" w:hAnsi="Consolas" w:cs="Consolas"/>
          <w:color w:val="A9B7C6"/>
          <w:sz w:val="20"/>
          <w:szCs w:val="20"/>
          <w:lang w:val="en-GB"/>
        </w:rPr>
        <w:t>) &gt; System.</w:t>
      </w:r>
      <w:r w:rsidRPr="00AE7298">
        <w:rPr>
          <w:rFonts w:ascii="Consolas" w:hAnsi="Consolas" w:cs="Consolas"/>
          <w:i/>
          <w:iCs/>
          <w:color w:val="A9B7C6"/>
          <w:sz w:val="20"/>
          <w:szCs w:val="20"/>
          <w:lang w:val="en-GB"/>
        </w:rPr>
        <w:t>currentTimeMillis</w:t>
      </w:r>
      <w:r w:rsidRPr="00AE7298">
        <w:rPr>
          <w:rFonts w:ascii="Consolas" w:hAnsi="Consolas" w:cs="Consolas"/>
          <w:color w:val="A9B7C6"/>
          <w:sz w:val="20"/>
          <w:szCs w:val="20"/>
          <w:lang w:val="en-GB"/>
        </w:rPr>
        <w:t>())) {</w:t>
      </w:r>
      <w:r w:rsidRPr="00AE7298">
        <w:rPr>
          <w:rFonts w:ascii="Consolas" w:hAnsi="Consolas" w:cs="Consolas"/>
          <w:color w:val="A9B7C6"/>
          <w:sz w:val="20"/>
          <w:szCs w:val="20"/>
          <w:lang w:val="en-GB"/>
        </w:rPr>
        <w:br/>
        <w:t xml:space="preserve">    SharedPreferences.Editor editor = spCheckliste.edit()</w:t>
      </w:r>
      <w:r w:rsidRPr="00AE7298">
        <w:rPr>
          <w:rFonts w:ascii="Consolas" w:hAnsi="Consolas" w:cs="Consolas"/>
          <w:color w:val="CC7832"/>
          <w:sz w:val="20"/>
          <w:szCs w:val="20"/>
          <w:lang w:val="en-GB"/>
        </w:rPr>
        <w:t>;</w:t>
      </w:r>
      <w:r w:rsidRPr="00AE7298">
        <w:rPr>
          <w:rFonts w:ascii="Consolas" w:hAnsi="Consolas" w:cs="Consolas"/>
          <w:color w:val="CC7832"/>
          <w:sz w:val="20"/>
          <w:szCs w:val="20"/>
          <w:lang w:val="en-GB"/>
        </w:rPr>
        <w:br/>
        <w:t xml:space="preserve">    </w:t>
      </w:r>
      <w:r w:rsidRPr="00AE7298">
        <w:rPr>
          <w:rFonts w:ascii="Consolas" w:hAnsi="Consolas" w:cs="Consolas"/>
          <w:color w:val="A9B7C6"/>
          <w:sz w:val="20"/>
          <w:szCs w:val="20"/>
          <w:lang w:val="en-GB"/>
        </w:rPr>
        <w:t>editor.clear()</w:t>
      </w:r>
      <w:r w:rsidRPr="00AE7298">
        <w:rPr>
          <w:rFonts w:ascii="Consolas" w:hAnsi="Consolas" w:cs="Consolas"/>
          <w:color w:val="CC7832"/>
          <w:sz w:val="20"/>
          <w:szCs w:val="20"/>
          <w:lang w:val="en-GB"/>
        </w:rPr>
        <w:t>;</w:t>
      </w:r>
      <w:r w:rsidRPr="00AE7298">
        <w:rPr>
          <w:rFonts w:ascii="Consolas" w:hAnsi="Consolas" w:cs="Consolas"/>
          <w:color w:val="CC7832"/>
          <w:sz w:val="20"/>
          <w:szCs w:val="20"/>
          <w:lang w:val="en-GB"/>
        </w:rPr>
        <w:br/>
        <w:t xml:space="preserve">    </w:t>
      </w:r>
      <w:r w:rsidRPr="00AE7298">
        <w:rPr>
          <w:rFonts w:ascii="Consolas" w:hAnsi="Consolas" w:cs="Consolas"/>
          <w:color w:val="A9B7C6"/>
          <w:sz w:val="20"/>
          <w:szCs w:val="20"/>
          <w:lang w:val="en-GB"/>
        </w:rPr>
        <w:t>editor.apply()</w:t>
      </w:r>
      <w:r w:rsidRPr="00AE7298">
        <w:rPr>
          <w:rFonts w:ascii="Consolas" w:hAnsi="Consolas" w:cs="Consolas"/>
          <w:color w:val="CC7832"/>
          <w:sz w:val="20"/>
          <w:szCs w:val="20"/>
          <w:lang w:val="en-GB"/>
        </w:rPr>
        <w:t>;</w:t>
      </w:r>
      <w:r w:rsidRPr="00AE7298">
        <w:rPr>
          <w:rFonts w:ascii="Consolas" w:hAnsi="Consolas" w:cs="Consolas"/>
          <w:color w:val="CC7832"/>
          <w:sz w:val="20"/>
          <w:szCs w:val="20"/>
          <w:lang w:val="en-GB"/>
        </w:rPr>
        <w:br/>
      </w:r>
      <w:r w:rsidRPr="00AE7298">
        <w:rPr>
          <w:rFonts w:ascii="Consolas" w:hAnsi="Consolas" w:cs="Consolas"/>
          <w:color w:val="A9B7C6"/>
          <w:sz w:val="20"/>
          <w:szCs w:val="20"/>
          <w:lang w:val="en-GB"/>
        </w:rPr>
        <w:t>}</w:t>
      </w:r>
    </w:p>
    <w:p w14:paraId="38B540AC" w14:textId="6C27FA55" w:rsidR="007C1CD3" w:rsidRDefault="007C1CD3" w:rsidP="00B074B1">
      <w:pPr>
        <w:ind w:left="432"/>
        <w:rPr>
          <w:lang w:bidi="he-IL"/>
        </w:rPr>
      </w:pPr>
      <w:r>
        <w:rPr>
          <w:lang w:bidi="he-IL"/>
        </w:rPr>
        <w:t>Am Schluss muss man noch angeben, dass die Werte gelöscht werden, falls sie älter als 12 Stunden sind.</w:t>
      </w:r>
    </w:p>
    <w:p w14:paraId="54BB8B55" w14:textId="18361014" w:rsidR="009A3BAF" w:rsidRDefault="009A3BAF" w:rsidP="00B074B1">
      <w:pPr>
        <w:ind w:left="432"/>
        <w:rPr>
          <w:lang w:bidi="he-IL"/>
        </w:rPr>
      </w:pPr>
    </w:p>
    <w:p w14:paraId="6D13977F" w14:textId="24171F24" w:rsidR="009A3BAF" w:rsidRDefault="00E36E6E" w:rsidP="009A3BAF">
      <w:pPr>
        <w:pStyle w:val="berschrift2"/>
      </w:pPr>
      <w:r>
        <w:t xml:space="preserve"> </w:t>
      </w:r>
      <w:bookmarkStart w:id="141" w:name="_Toc40879645"/>
      <w:r w:rsidR="009A3BAF">
        <w:t>Zweite Checkliste</w:t>
      </w:r>
      <w:bookmarkEnd w:id="141"/>
    </w:p>
    <w:p w14:paraId="34BB12B0" w14:textId="0A23879A" w:rsidR="009A3BAF" w:rsidRDefault="009A3BAF" w:rsidP="009A3BAF">
      <w:pPr>
        <w:rPr>
          <w:lang w:bidi="he-IL"/>
        </w:rPr>
      </w:pPr>
      <w:r>
        <w:rPr>
          <w:lang w:bidi="he-IL"/>
        </w:rPr>
        <w:t>Wir haben auch noch eine zweite Checkliste auf der noch selben Seite erstellt. Es kam das Bedürfnis nach einer Putztag-Checkliste.</w:t>
      </w:r>
    </w:p>
    <w:tbl>
      <w:tblPr>
        <w:tblStyle w:val="Tabellenraster"/>
        <w:tblW w:w="0" w:type="auto"/>
        <w:tblLook w:val="04A0" w:firstRow="1" w:lastRow="0" w:firstColumn="1" w:lastColumn="0" w:noHBand="0" w:noVBand="1"/>
      </w:tblPr>
      <w:tblGrid>
        <w:gridCol w:w="4247"/>
        <w:gridCol w:w="4247"/>
      </w:tblGrid>
      <w:tr w:rsidR="004A29E4" w14:paraId="7B6F0CFF" w14:textId="77777777" w:rsidTr="004A29E4">
        <w:trPr>
          <w:tblHeader/>
        </w:trPr>
        <w:tc>
          <w:tcPr>
            <w:tcW w:w="4247" w:type="dxa"/>
            <w:shd w:val="pct10" w:color="auto" w:fill="auto"/>
          </w:tcPr>
          <w:p w14:paraId="180E79EC" w14:textId="44B56FBD" w:rsidR="009A3BAF" w:rsidRDefault="009A3BAF" w:rsidP="009A3BAF">
            <w:pPr>
              <w:rPr>
                <w:lang w:bidi="he-IL"/>
              </w:rPr>
            </w:pPr>
            <w:r>
              <w:rPr>
                <w:lang w:bidi="he-IL"/>
              </w:rPr>
              <w:t>Erklärung</w:t>
            </w:r>
          </w:p>
        </w:tc>
        <w:tc>
          <w:tcPr>
            <w:tcW w:w="4247" w:type="dxa"/>
            <w:shd w:val="pct10" w:color="auto" w:fill="auto"/>
          </w:tcPr>
          <w:p w14:paraId="7E681EB5" w14:textId="32991EA3" w:rsidR="009A3BAF" w:rsidRDefault="009A3BAF" w:rsidP="009A3BAF">
            <w:pPr>
              <w:rPr>
                <w:lang w:bidi="he-IL"/>
              </w:rPr>
            </w:pPr>
            <w:r>
              <w:rPr>
                <w:lang w:bidi="he-IL"/>
              </w:rPr>
              <w:t>Bild</w:t>
            </w:r>
          </w:p>
        </w:tc>
      </w:tr>
      <w:tr w:rsidR="004A29E4" w14:paraId="053D7E49" w14:textId="77777777" w:rsidTr="0076350D">
        <w:tc>
          <w:tcPr>
            <w:tcW w:w="4247" w:type="dxa"/>
          </w:tcPr>
          <w:p w14:paraId="6E528D97" w14:textId="520237AA" w:rsidR="009A3BAF" w:rsidRDefault="009A3BAF" w:rsidP="009A3BAF">
            <w:pPr>
              <w:rPr>
                <w:lang w:bidi="he-IL"/>
              </w:rPr>
            </w:pPr>
            <w:r>
              <w:rPr>
                <w:lang w:bidi="he-IL"/>
              </w:rPr>
              <w:t>Zuerst haben wir über die Ämtli-Checkliste, die Putztag-Checkliste erstellt und die Putztag standardmässig ausgeblendet.</w:t>
            </w:r>
          </w:p>
        </w:tc>
        <w:tc>
          <w:tcPr>
            <w:tcW w:w="4247" w:type="dxa"/>
          </w:tcPr>
          <w:p w14:paraId="700EDCE7" w14:textId="617B5C96" w:rsidR="009A3BAF" w:rsidRDefault="001B514A" w:rsidP="009A3BAF">
            <w:pPr>
              <w:rPr>
                <w:lang w:bidi="he-IL"/>
              </w:rPr>
            </w:pPr>
            <w:r>
              <w:rPr>
                <w:noProof/>
                <w:lang w:eastAsia="de-CH"/>
              </w:rPr>
              <mc:AlternateContent>
                <mc:Choice Requires="wps">
                  <w:drawing>
                    <wp:anchor distT="0" distB="0" distL="114300" distR="114300" simplePos="0" relativeHeight="251667509" behindDoc="1" locked="0" layoutInCell="1" allowOverlap="1" wp14:anchorId="3568425B" wp14:editId="29FAAFAF">
                      <wp:simplePos x="0" y="0"/>
                      <wp:positionH relativeFrom="column">
                        <wp:posOffset>415925</wp:posOffset>
                      </wp:positionH>
                      <wp:positionV relativeFrom="paragraph">
                        <wp:posOffset>2695073</wp:posOffset>
                      </wp:positionV>
                      <wp:extent cx="1485900" cy="635"/>
                      <wp:effectExtent l="0" t="0" r="0" b="0"/>
                      <wp:wrapTight wrapText="bothSides">
                        <wp:wrapPolygon edited="0">
                          <wp:start x="0" y="0"/>
                          <wp:lineTo x="0" y="21600"/>
                          <wp:lineTo x="21600" y="21600"/>
                          <wp:lineTo x="21600" y="0"/>
                        </wp:wrapPolygon>
                      </wp:wrapTight>
                      <wp:docPr id="1422730955" name="Textfeld 1422730955"/>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5E758B04" w14:textId="1360023F" w:rsidR="002B7CD3" w:rsidRPr="00856D30" w:rsidRDefault="002B7CD3" w:rsidP="004A29E4">
                                  <w:pPr>
                                    <w:pStyle w:val="Beschriftung"/>
                                    <w:rPr>
                                      <w:noProof/>
                                      <w:sz w:val="24"/>
                                    </w:rPr>
                                  </w:pPr>
                                  <w:bookmarkStart w:id="142" w:name="_Toc40879781"/>
                                  <w:r>
                                    <w:t xml:space="preserve">Abbildung </w:t>
                                  </w:r>
                                  <w:fldSimple w:instr=" SEQ Abbildung \* ARABIC ">
                                    <w:r>
                                      <w:rPr>
                                        <w:noProof/>
                                      </w:rPr>
                                      <w:t>64</w:t>
                                    </w:r>
                                  </w:fldSimple>
                                  <w:r>
                                    <w:t xml:space="preserve"> Checklisten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8425B" id="Textfeld 1422730955" o:spid="_x0000_s1049" type="#_x0000_t202" style="position:absolute;margin-left:32.75pt;margin-top:212.2pt;width:117pt;height:.05pt;z-index:-2516489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" stroked="f">
                      <v:textbox style="mso-fit-shape-to-text:t" inset="0,0,0,0">
                        <w:txbxContent>
                          <w:p w14:paraId="5E758B04" w14:textId="1360023F" w:rsidR="002B7CD3" w:rsidRPr="00856D30" w:rsidRDefault="002B7CD3" w:rsidP="004A29E4">
                            <w:pPr>
                              <w:pStyle w:val="Beschriftung"/>
                              <w:rPr>
                                <w:noProof/>
                                <w:sz w:val="24"/>
                              </w:rPr>
                            </w:pPr>
                            <w:bookmarkStart w:id="143" w:name="_Toc40879781"/>
                            <w:r>
                              <w:t xml:space="preserve">Abbildung </w:t>
                            </w:r>
                            <w:fldSimple w:instr=" SEQ Abbildung \* ARABIC ">
                              <w:r>
                                <w:rPr>
                                  <w:noProof/>
                                </w:rPr>
                                <w:t>64</w:t>
                              </w:r>
                            </w:fldSimple>
                            <w:r>
                              <w:t xml:space="preserve"> Checklisten</w:t>
                            </w:r>
                            <w:bookmarkEnd w:id="143"/>
                          </w:p>
                        </w:txbxContent>
                      </v:textbox>
                      <w10:wrap type="tight"/>
                    </v:shape>
                  </w:pict>
                </mc:Fallback>
              </mc:AlternateContent>
            </w:r>
            <w:r>
              <w:rPr>
                <w:noProof/>
                <w:lang w:eastAsia="de-CH"/>
              </w:rPr>
              <w:drawing>
                <wp:anchor distT="0" distB="0" distL="114300" distR="114300" simplePos="0" relativeHeight="251665461" behindDoc="1" locked="0" layoutInCell="1" allowOverlap="1" wp14:anchorId="6ECCA92C" wp14:editId="3C3F97AC">
                  <wp:simplePos x="0" y="0"/>
                  <wp:positionH relativeFrom="column">
                    <wp:posOffset>446405</wp:posOffset>
                  </wp:positionH>
                  <wp:positionV relativeFrom="paragraph">
                    <wp:posOffset>5080</wp:posOffset>
                  </wp:positionV>
                  <wp:extent cx="1303020" cy="2679065"/>
                  <wp:effectExtent l="0" t="0" r="0" b="6985"/>
                  <wp:wrapTight wrapText="bothSides">
                    <wp:wrapPolygon edited="0">
                      <wp:start x="0" y="0"/>
                      <wp:lineTo x="0" y="21503"/>
                      <wp:lineTo x="21158" y="21503"/>
                      <wp:lineTo x="21158" y="0"/>
                      <wp:lineTo x="0" y="0"/>
                    </wp:wrapPolygon>
                  </wp:wrapTight>
                  <wp:docPr id="1422730954" name="Grafik 142273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0953" name="Screenshot_20200513-115402_blnet.jpg"/>
                          <pic:cNvPicPr/>
                        </pic:nvPicPr>
                        <pic:blipFill>
                          <a:blip r:embed="rId78" cstate="print">
                            <a:extLst>
                              <a:ext uri="{28A0092B-C50C-407E-A947-70E740481C1C}">
                                <a14:useLocalDpi xmlns:a14="http://schemas.microsoft.com/office/drawing/2010/main"/>
                              </a:ext>
                            </a:extLst>
                          </a:blip>
                          <a:stretch>
                            <a:fillRect/>
                          </a:stretch>
                        </pic:blipFill>
                        <pic:spPr>
                          <a:xfrm>
                            <a:off x="0" y="0"/>
                            <a:ext cx="1303020" cy="2679065"/>
                          </a:xfrm>
                          <a:prstGeom prst="rect">
                            <a:avLst/>
                          </a:prstGeom>
                        </pic:spPr>
                      </pic:pic>
                    </a:graphicData>
                  </a:graphic>
                  <wp14:sizeRelH relativeFrom="margin">
                    <wp14:pctWidth>0</wp14:pctWidth>
                  </wp14:sizeRelH>
                  <wp14:sizeRelV relativeFrom="margin">
                    <wp14:pctHeight>0</wp14:pctHeight>
                  </wp14:sizeRelV>
                </wp:anchor>
              </w:drawing>
            </w:r>
          </w:p>
        </w:tc>
      </w:tr>
      <w:tr w:rsidR="004A29E4" w14:paraId="3503100F" w14:textId="77777777" w:rsidTr="0076350D">
        <w:tc>
          <w:tcPr>
            <w:tcW w:w="4247" w:type="dxa"/>
          </w:tcPr>
          <w:p w14:paraId="23226D72" w14:textId="1269BD07" w:rsidR="00C73AF4" w:rsidRDefault="00C73AF4" w:rsidP="0076350D">
            <w:pPr>
              <w:rPr>
                <w:lang w:bidi="he-IL"/>
              </w:rPr>
            </w:pPr>
            <w:r>
              <w:rPr>
                <w:lang w:bidi="he-IL"/>
              </w:rPr>
              <w:t>In der Java Datei haben wir die die Checkboxes also Kriterien in eine Variabel deklariert</w:t>
            </w:r>
            <w:r w:rsidR="0076350D">
              <w:rPr>
                <w:lang w:bidi="he-IL"/>
              </w:rPr>
              <w:t xml:space="preserve">. </w:t>
            </w:r>
          </w:p>
        </w:tc>
        <w:tc>
          <w:tcPr>
            <w:tcW w:w="4247" w:type="dxa"/>
          </w:tcPr>
          <w:p w14:paraId="4598624C" w14:textId="77777777" w:rsidR="004A29E4" w:rsidRDefault="00A64AAD" w:rsidP="004A29E4">
            <w:pPr>
              <w:keepNext/>
            </w:pPr>
            <w:r>
              <w:rPr>
                <w:noProof/>
                <w:lang w:eastAsia="de-CH"/>
              </w:rPr>
              <w:drawing>
                <wp:inline distT="0" distB="0" distL="0" distR="0" wp14:anchorId="55BD8719" wp14:editId="608A22A3">
                  <wp:extent cx="2514600" cy="1387043"/>
                  <wp:effectExtent l="0" t="0" r="0" b="3810"/>
                  <wp:docPr id="1422730952" name="Grafik 142273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screen">
                            <a:extLst>
                              <a:ext uri="{28A0092B-C50C-407E-A947-70E740481C1C}">
                                <a14:useLocalDpi xmlns:a14="http://schemas.microsoft.com/office/drawing/2010/main"/>
                              </a:ext>
                            </a:extLst>
                          </a:blip>
                          <a:stretch>
                            <a:fillRect/>
                          </a:stretch>
                        </pic:blipFill>
                        <pic:spPr>
                          <a:xfrm rot="10800000" flipH="1" flipV="1">
                            <a:off x="0" y="0"/>
                            <a:ext cx="2613324" cy="1441499"/>
                          </a:xfrm>
                          <a:prstGeom prst="rect">
                            <a:avLst/>
                          </a:prstGeom>
                        </pic:spPr>
                      </pic:pic>
                    </a:graphicData>
                  </a:graphic>
                </wp:inline>
              </w:drawing>
            </w:r>
          </w:p>
          <w:p w14:paraId="7ACD675B" w14:textId="64FF561C" w:rsidR="009A3BAF" w:rsidRDefault="004A29E4" w:rsidP="004A29E4">
            <w:pPr>
              <w:pStyle w:val="Beschriftung"/>
              <w:rPr>
                <w:lang w:bidi="he-IL"/>
              </w:rPr>
            </w:pPr>
            <w:bookmarkStart w:id="144" w:name="_Toc40879782"/>
            <w:r>
              <w:t xml:space="preserve">Abbildung </w:t>
            </w:r>
            <w:fldSimple w:instr=" SEQ Abbildung \* ARABIC ">
              <w:r w:rsidR="002B7CD3">
                <w:rPr>
                  <w:noProof/>
                </w:rPr>
                <w:t>65</w:t>
              </w:r>
            </w:fldSimple>
            <w:r>
              <w:t xml:space="preserve"> Variabel Deklarierung</w:t>
            </w:r>
            <w:bookmarkEnd w:id="144"/>
          </w:p>
        </w:tc>
      </w:tr>
      <w:tr w:rsidR="004A29E4" w14:paraId="6507C9AA" w14:textId="77777777" w:rsidTr="0076350D">
        <w:tc>
          <w:tcPr>
            <w:tcW w:w="4247" w:type="dxa"/>
          </w:tcPr>
          <w:p w14:paraId="51D7CA7C" w14:textId="77777777" w:rsidR="009A3BAF" w:rsidRDefault="00C73AF4" w:rsidP="009A3BAF">
            <w:pPr>
              <w:rPr>
                <w:lang w:bidi="he-IL"/>
              </w:rPr>
            </w:pPr>
            <w:r>
              <w:rPr>
                <w:lang w:bidi="he-IL"/>
              </w:rPr>
              <w:lastRenderedPageBreak/>
              <w:t>Danach haben wir unsere Variabel (chk1) einem Kriterium zugewiesen. Wir haben also jeder Variabel eine Checkbox zugewiesen.</w:t>
            </w:r>
          </w:p>
          <w:p w14:paraId="518BEEFB" w14:textId="2D45BA80" w:rsidR="00C73AF4" w:rsidRDefault="00C73AF4" w:rsidP="009A3BAF">
            <w:pPr>
              <w:rPr>
                <w:lang w:bidi="he-IL"/>
              </w:rPr>
            </w:pPr>
            <w:r>
              <w:rPr>
                <w:lang w:bidi="he-IL"/>
              </w:rPr>
              <w:t>Unten haben wir noch die beiden Buttons für Ämtli und Putztag deklariert.</w:t>
            </w:r>
          </w:p>
        </w:tc>
        <w:tc>
          <w:tcPr>
            <w:tcW w:w="4247" w:type="dxa"/>
          </w:tcPr>
          <w:p w14:paraId="1C26A6C0" w14:textId="77777777" w:rsidR="004A29E4" w:rsidRDefault="00C73AF4" w:rsidP="004A29E4">
            <w:pPr>
              <w:keepNext/>
            </w:pPr>
            <w:r>
              <w:rPr>
                <w:noProof/>
                <w:lang w:eastAsia="de-CH"/>
              </w:rPr>
              <w:drawing>
                <wp:inline distT="0" distB="0" distL="0" distR="0" wp14:anchorId="3FE24E16" wp14:editId="7984BC98">
                  <wp:extent cx="2437308" cy="1584251"/>
                  <wp:effectExtent l="0" t="0" r="1270" b="0"/>
                  <wp:docPr id="1422730948" name="Grafik 142273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email">
                            <a:extLst>
                              <a:ext uri="{28A0092B-C50C-407E-A947-70E740481C1C}">
                                <a14:useLocalDpi xmlns:a14="http://schemas.microsoft.com/office/drawing/2010/main"/>
                              </a:ext>
                            </a:extLst>
                          </a:blip>
                          <a:stretch>
                            <a:fillRect/>
                          </a:stretch>
                        </pic:blipFill>
                        <pic:spPr>
                          <a:xfrm>
                            <a:off x="0" y="0"/>
                            <a:ext cx="2482332" cy="1613516"/>
                          </a:xfrm>
                          <a:prstGeom prst="rect">
                            <a:avLst/>
                          </a:prstGeom>
                        </pic:spPr>
                      </pic:pic>
                    </a:graphicData>
                  </a:graphic>
                </wp:inline>
              </w:drawing>
            </w:r>
          </w:p>
          <w:p w14:paraId="005C03BB" w14:textId="0C52D779" w:rsidR="009A3BAF" w:rsidRDefault="004A29E4" w:rsidP="004A29E4">
            <w:pPr>
              <w:pStyle w:val="Beschriftung"/>
              <w:rPr>
                <w:lang w:bidi="he-IL"/>
              </w:rPr>
            </w:pPr>
            <w:bookmarkStart w:id="145" w:name="_Toc40879783"/>
            <w:r>
              <w:t xml:space="preserve">Abbildung </w:t>
            </w:r>
            <w:fldSimple w:instr=" SEQ Abbildung \* ARABIC ">
              <w:r w:rsidR="002B7CD3">
                <w:rPr>
                  <w:noProof/>
                </w:rPr>
                <w:t>66</w:t>
              </w:r>
            </w:fldSimple>
            <w:r>
              <w:t xml:space="preserve"> Zuweisung der Buttons</w:t>
            </w:r>
            <w:bookmarkEnd w:id="145"/>
          </w:p>
        </w:tc>
      </w:tr>
      <w:tr w:rsidR="004A29E4" w14:paraId="76050AA5" w14:textId="77777777" w:rsidTr="0076350D">
        <w:tc>
          <w:tcPr>
            <w:tcW w:w="4247" w:type="dxa"/>
          </w:tcPr>
          <w:p w14:paraId="142D42C8" w14:textId="2DCA1A83" w:rsidR="009A3BAF" w:rsidRDefault="00105491" w:rsidP="009A3BAF">
            <w:pPr>
              <w:rPr>
                <w:lang w:bidi="he-IL"/>
              </w:rPr>
            </w:pPr>
            <w:r>
              <w:rPr>
                <w:lang w:bidi="he-IL"/>
              </w:rPr>
              <w:t>Da man standardmässig zuerst auf die Ämtli-</w:t>
            </w:r>
            <w:r w:rsidR="001B430F">
              <w:rPr>
                <w:lang w:bidi="he-IL"/>
              </w:rPr>
              <w:t>Checkliste</w:t>
            </w:r>
            <w:r>
              <w:rPr>
                <w:lang w:bidi="he-IL"/>
              </w:rPr>
              <w:t xml:space="preserve"> kommt haben wir den Button der die Ämtli-Checkliste öffnet </w:t>
            </w:r>
            <w:r w:rsidR="00A64AAD">
              <w:rPr>
                <w:lang w:bidi="he-IL"/>
              </w:rPr>
              <w:t>disabled</w:t>
            </w:r>
            <w:r>
              <w:rPr>
                <w:lang w:bidi="he-IL"/>
              </w:rPr>
              <w:t>, damit man weiss das man sich auf dieser Seite befindet.</w:t>
            </w:r>
          </w:p>
          <w:p w14:paraId="76D06974" w14:textId="610FD7BB" w:rsidR="00105491" w:rsidRDefault="00105491" w:rsidP="009A3BAF">
            <w:pPr>
              <w:rPr>
                <w:lang w:bidi="he-IL"/>
              </w:rPr>
            </w:pPr>
            <w:r>
              <w:rPr>
                <w:lang w:bidi="he-IL"/>
              </w:rPr>
              <w:t>Danach noch alle Kriterien der Putztag-Checkliste versteckt damit man nur die Ämtli-Checkliste sieht.</w:t>
            </w:r>
          </w:p>
        </w:tc>
        <w:tc>
          <w:tcPr>
            <w:tcW w:w="4247" w:type="dxa"/>
          </w:tcPr>
          <w:p w14:paraId="24BE15D9" w14:textId="77777777" w:rsidR="004A29E4" w:rsidRDefault="00C73AF4" w:rsidP="004A29E4">
            <w:pPr>
              <w:keepNext/>
            </w:pPr>
            <w:r>
              <w:rPr>
                <w:noProof/>
                <w:lang w:eastAsia="de-CH"/>
              </w:rPr>
              <w:drawing>
                <wp:inline distT="0" distB="0" distL="0" distR="0" wp14:anchorId="30E1EAE1" wp14:editId="6D1CC6E1">
                  <wp:extent cx="2437130" cy="1401890"/>
                  <wp:effectExtent l="0" t="0" r="1270" b="8255"/>
                  <wp:docPr id="1422730949" name="Grafik 142273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email">
                            <a:extLst>
                              <a:ext uri="{28A0092B-C50C-407E-A947-70E740481C1C}">
                                <a14:useLocalDpi xmlns:a14="http://schemas.microsoft.com/office/drawing/2010/main"/>
                              </a:ext>
                            </a:extLst>
                          </a:blip>
                          <a:stretch>
                            <a:fillRect/>
                          </a:stretch>
                        </pic:blipFill>
                        <pic:spPr>
                          <a:xfrm>
                            <a:off x="0" y="0"/>
                            <a:ext cx="2438554" cy="1402709"/>
                          </a:xfrm>
                          <a:prstGeom prst="rect">
                            <a:avLst/>
                          </a:prstGeom>
                        </pic:spPr>
                      </pic:pic>
                    </a:graphicData>
                  </a:graphic>
                </wp:inline>
              </w:drawing>
            </w:r>
          </w:p>
          <w:p w14:paraId="346A888B" w14:textId="315CE023" w:rsidR="009A3BAF" w:rsidRDefault="004A29E4" w:rsidP="004A29E4">
            <w:pPr>
              <w:pStyle w:val="Beschriftung"/>
              <w:rPr>
                <w:lang w:bidi="he-IL"/>
              </w:rPr>
            </w:pPr>
            <w:bookmarkStart w:id="146" w:name="_Toc40879784"/>
            <w:r>
              <w:t xml:space="preserve">Abbildung </w:t>
            </w:r>
            <w:fldSimple w:instr=" SEQ Abbildung \* ARABIC ">
              <w:r w:rsidR="002B7CD3">
                <w:rPr>
                  <w:noProof/>
                </w:rPr>
                <w:t>67</w:t>
              </w:r>
            </w:fldSimple>
            <w:r>
              <w:t xml:space="preserve"> Checkliste verstecken</w:t>
            </w:r>
            <w:bookmarkEnd w:id="146"/>
          </w:p>
        </w:tc>
      </w:tr>
    </w:tbl>
    <w:p w14:paraId="3E785DB4" w14:textId="77777777" w:rsidR="004A29E4" w:rsidRDefault="004A29E4">
      <w:r>
        <w:br w:type="page"/>
      </w:r>
    </w:p>
    <w:tbl>
      <w:tblPr>
        <w:tblStyle w:val="Tabellenraster"/>
        <w:tblW w:w="8784" w:type="dxa"/>
        <w:tblLook w:val="04A0" w:firstRow="1" w:lastRow="0" w:firstColumn="1" w:lastColumn="0" w:noHBand="0" w:noVBand="1"/>
      </w:tblPr>
      <w:tblGrid>
        <w:gridCol w:w="3895"/>
        <w:gridCol w:w="4889"/>
      </w:tblGrid>
      <w:tr w:rsidR="004A29E4" w14:paraId="2D51648E" w14:textId="77777777" w:rsidTr="001B514A">
        <w:trPr>
          <w:trHeight w:val="260"/>
        </w:trPr>
        <w:tc>
          <w:tcPr>
            <w:tcW w:w="3895" w:type="dxa"/>
            <w:shd w:val="pct10" w:color="auto" w:fill="auto"/>
          </w:tcPr>
          <w:p w14:paraId="52AC8673" w14:textId="7A78F7C6" w:rsidR="004A29E4" w:rsidRDefault="004A29E4" w:rsidP="00A64AAD">
            <w:pPr>
              <w:rPr>
                <w:lang w:bidi="he-IL"/>
              </w:rPr>
            </w:pPr>
            <w:r>
              <w:rPr>
                <w:lang w:bidi="he-IL"/>
              </w:rPr>
              <w:lastRenderedPageBreak/>
              <w:t>Erklärung</w:t>
            </w:r>
          </w:p>
        </w:tc>
        <w:tc>
          <w:tcPr>
            <w:tcW w:w="4889" w:type="dxa"/>
            <w:shd w:val="pct10" w:color="auto" w:fill="auto"/>
          </w:tcPr>
          <w:p w14:paraId="3FAEBB3A" w14:textId="6A65FABF" w:rsidR="004A29E4" w:rsidRDefault="004A29E4" w:rsidP="004A29E4">
            <w:pPr>
              <w:keepNext/>
              <w:rPr>
                <w:noProof/>
                <w:lang w:eastAsia="de-CH"/>
              </w:rPr>
            </w:pPr>
            <w:r>
              <w:rPr>
                <w:noProof/>
                <w:lang w:eastAsia="de-CH"/>
              </w:rPr>
              <w:t>Bild</w:t>
            </w:r>
          </w:p>
        </w:tc>
      </w:tr>
      <w:tr w:rsidR="004A29E4" w14:paraId="0C20BB65" w14:textId="77777777" w:rsidTr="001B514A">
        <w:trPr>
          <w:trHeight w:val="8397"/>
        </w:trPr>
        <w:tc>
          <w:tcPr>
            <w:tcW w:w="3895" w:type="dxa"/>
          </w:tcPr>
          <w:p w14:paraId="3A764717" w14:textId="3183E5DC" w:rsidR="009A3BAF" w:rsidRDefault="00105491" w:rsidP="00A64AAD">
            <w:pPr>
              <w:rPr>
                <w:lang w:bidi="he-IL"/>
              </w:rPr>
            </w:pPr>
            <w:r>
              <w:rPr>
                <w:lang w:bidi="he-IL"/>
              </w:rPr>
              <w:t>Als nächsten Schritt</w:t>
            </w:r>
            <w:r w:rsidR="00A64AAD">
              <w:rPr>
                <w:lang w:bidi="he-IL"/>
              </w:rPr>
              <w:t xml:space="preserve"> haben wir den Button konfiguriert. Mit einem OnClickListener haben wir dann programmiert, dass die Ämtli-Checkliste verschwindet und die Putztag-Checkliste erscheint und umgekehrt. Zudem sollte der Button der aktiven Seite disabled werden und der andere Button enabled.</w:t>
            </w:r>
            <w:r w:rsidR="0076350D">
              <w:rPr>
                <w:lang w:bidi="he-IL"/>
              </w:rPr>
              <w:t xml:space="preserve"> Auch das der Titel der Seite wechselt wenn man d</w:t>
            </w:r>
            <w:r w:rsidR="001B430F">
              <w:rPr>
                <w:lang w:bidi="he-IL"/>
              </w:rPr>
              <w:t>enn Button k</w:t>
            </w:r>
            <w:r w:rsidR="0076350D">
              <w:rPr>
                <w:lang w:bidi="he-IL"/>
              </w:rPr>
              <w:t>lickt haben wir programmiert.</w:t>
            </w:r>
          </w:p>
        </w:tc>
        <w:tc>
          <w:tcPr>
            <w:tcW w:w="4889" w:type="dxa"/>
          </w:tcPr>
          <w:p w14:paraId="253E8D2A" w14:textId="77777777" w:rsidR="004A29E4" w:rsidRDefault="00105491" w:rsidP="004A29E4">
            <w:pPr>
              <w:keepNext/>
            </w:pPr>
            <w:r>
              <w:rPr>
                <w:noProof/>
                <w:lang w:eastAsia="de-CH"/>
              </w:rPr>
              <w:drawing>
                <wp:inline distT="0" distB="0" distL="0" distR="0" wp14:anchorId="720486FA" wp14:editId="069210E4">
                  <wp:extent cx="2355112" cy="2360428"/>
                  <wp:effectExtent l="0" t="0" r="7620" b="1905"/>
                  <wp:docPr id="1422730950" name="Grafik 142273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email">
                            <a:extLst>
                              <a:ext uri="{28A0092B-C50C-407E-A947-70E740481C1C}">
                                <a14:useLocalDpi xmlns:a14="http://schemas.microsoft.com/office/drawing/2010/main"/>
                              </a:ext>
                            </a:extLst>
                          </a:blip>
                          <a:stretch>
                            <a:fillRect/>
                          </a:stretch>
                        </pic:blipFill>
                        <pic:spPr>
                          <a:xfrm>
                            <a:off x="0" y="0"/>
                            <a:ext cx="2366868" cy="2372210"/>
                          </a:xfrm>
                          <a:prstGeom prst="rect">
                            <a:avLst/>
                          </a:prstGeom>
                        </pic:spPr>
                      </pic:pic>
                    </a:graphicData>
                  </a:graphic>
                </wp:inline>
              </w:drawing>
            </w:r>
          </w:p>
          <w:p w14:paraId="6BBA455E" w14:textId="6CA5ACA6" w:rsidR="004A29E4" w:rsidRDefault="004A29E4" w:rsidP="004A29E4">
            <w:pPr>
              <w:pStyle w:val="Beschriftung"/>
            </w:pPr>
            <w:bookmarkStart w:id="147" w:name="_Toc40879785"/>
            <w:r>
              <w:t xml:space="preserve">Abbildung </w:t>
            </w:r>
            <w:fldSimple w:instr=" SEQ Abbildung \* ARABIC ">
              <w:r w:rsidR="002B7CD3">
                <w:rPr>
                  <w:noProof/>
                </w:rPr>
                <w:t>68</w:t>
              </w:r>
            </w:fldSimple>
            <w:r>
              <w:t xml:space="preserve"> Button-Konfiguration</w:t>
            </w:r>
            <w:bookmarkEnd w:id="147"/>
          </w:p>
          <w:p w14:paraId="7EDADAB9" w14:textId="77777777" w:rsidR="004A29E4" w:rsidRDefault="004A29E4" w:rsidP="004A29E4">
            <w:pPr>
              <w:keepNext/>
            </w:pPr>
            <w:r>
              <w:rPr>
                <w:noProof/>
                <w:lang w:eastAsia="de-CH"/>
              </w:rPr>
              <w:drawing>
                <wp:inline distT="0" distB="0" distL="0" distR="0" wp14:anchorId="6295B287" wp14:editId="5E1FC93C">
                  <wp:extent cx="2423795" cy="2490504"/>
                  <wp:effectExtent l="0" t="0" r="0" b="5080"/>
                  <wp:docPr id="1422730951" name="Grafik 14227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email">
                            <a:extLst>
                              <a:ext uri="{28A0092B-C50C-407E-A947-70E740481C1C}">
                                <a14:useLocalDpi xmlns:a14="http://schemas.microsoft.com/office/drawing/2010/main"/>
                              </a:ext>
                            </a:extLst>
                          </a:blip>
                          <a:stretch>
                            <a:fillRect/>
                          </a:stretch>
                        </pic:blipFill>
                        <pic:spPr>
                          <a:xfrm>
                            <a:off x="0" y="0"/>
                            <a:ext cx="2443662" cy="2510918"/>
                          </a:xfrm>
                          <a:prstGeom prst="rect">
                            <a:avLst/>
                          </a:prstGeom>
                        </pic:spPr>
                      </pic:pic>
                    </a:graphicData>
                  </a:graphic>
                </wp:inline>
              </w:drawing>
            </w:r>
          </w:p>
          <w:p w14:paraId="66920D9A" w14:textId="23CBDF45" w:rsidR="00A64AAD" w:rsidRDefault="004A29E4" w:rsidP="001B514A">
            <w:pPr>
              <w:pStyle w:val="Beschriftung"/>
              <w:rPr>
                <w:lang w:bidi="he-IL"/>
              </w:rPr>
            </w:pPr>
            <w:bookmarkStart w:id="148" w:name="_Toc40879786"/>
            <w:r>
              <w:t xml:space="preserve">Abbildung </w:t>
            </w:r>
            <w:fldSimple w:instr=" SEQ Abbildung \* ARABIC ">
              <w:r w:rsidR="002B7CD3">
                <w:rPr>
                  <w:noProof/>
                </w:rPr>
                <w:t>69</w:t>
              </w:r>
            </w:fldSimple>
            <w:r>
              <w:t xml:space="preserve"> Button-Konfiguration</w:t>
            </w:r>
            <w:bookmarkEnd w:id="148"/>
          </w:p>
        </w:tc>
      </w:tr>
      <w:tr w:rsidR="004A29E4" w14:paraId="6089CFE3" w14:textId="77777777" w:rsidTr="001B514A">
        <w:trPr>
          <w:trHeight w:val="3869"/>
        </w:trPr>
        <w:tc>
          <w:tcPr>
            <w:tcW w:w="3895" w:type="dxa"/>
          </w:tcPr>
          <w:p w14:paraId="3607EDF2" w14:textId="3C748A04" w:rsidR="00A64AAD" w:rsidRDefault="006F5651" w:rsidP="009A3BAF">
            <w:pPr>
              <w:rPr>
                <w:lang w:bidi="he-IL"/>
              </w:rPr>
            </w:pPr>
            <w:r>
              <w:rPr>
                <w:lang w:bidi="he-IL"/>
              </w:rPr>
              <w:t>Am Ende hat das Fragment so ausgesehen. Um den Inhalt zu speichern musste man wieder dasselbe wie vorher bei Kapitel 7.2 machen.</w:t>
            </w:r>
          </w:p>
        </w:tc>
        <w:tc>
          <w:tcPr>
            <w:tcW w:w="4889" w:type="dxa"/>
          </w:tcPr>
          <w:p w14:paraId="69403DA5" w14:textId="336DA346" w:rsidR="00A64AAD" w:rsidRDefault="002B7CD3" w:rsidP="00F92DA7">
            <w:pPr>
              <w:keepNext/>
              <w:rPr>
                <w:noProof/>
                <w:lang w:eastAsia="de-CH"/>
              </w:rPr>
            </w:pPr>
            <w:r>
              <w:rPr>
                <w:noProof/>
                <w:lang w:eastAsia="de-CH"/>
              </w:rPr>
              <mc:AlternateContent>
                <mc:Choice Requires="wps">
                  <w:drawing>
                    <wp:anchor distT="0" distB="0" distL="114300" distR="114300" simplePos="0" relativeHeight="251669557" behindDoc="1" locked="0" layoutInCell="1" allowOverlap="1" wp14:anchorId="2E8AAB68" wp14:editId="0B473F14">
                      <wp:simplePos x="0" y="0"/>
                      <wp:positionH relativeFrom="column">
                        <wp:posOffset>132715</wp:posOffset>
                      </wp:positionH>
                      <wp:positionV relativeFrom="paragraph">
                        <wp:posOffset>2266920</wp:posOffset>
                      </wp:positionV>
                      <wp:extent cx="1189355" cy="635"/>
                      <wp:effectExtent l="0" t="0" r="0" b="0"/>
                      <wp:wrapTight wrapText="bothSides">
                        <wp:wrapPolygon edited="0">
                          <wp:start x="0" y="0"/>
                          <wp:lineTo x="0" y="21600"/>
                          <wp:lineTo x="21600" y="21600"/>
                          <wp:lineTo x="21600" y="0"/>
                        </wp:wrapPolygon>
                      </wp:wrapTight>
                      <wp:docPr id="1422730956" name="Textfeld 1422730956"/>
                      <wp:cNvGraphicFramePr/>
                      <a:graphic xmlns:a="http://schemas.openxmlformats.org/drawingml/2006/main">
                        <a:graphicData uri="http://schemas.microsoft.com/office/word/2010/wordprocessingShape">
                          <wps:wsp>
                            <wps:cNvSpPr txBox="1"/>
                            <wps:spPr>
                              <a:xfrm>
                                <a:off x="0" y="0"/>
                                <a:ext cx="1189355" cy="635"/>
                              </a:xfrm>
                              <a:prstGeom prst="rect">
                                <a:avLst/>
                              </a:prstGeom>
                              <a:solidFill>
                                <a:prstClr val="white"/>
                              </a:solidFill>
                              <a:ln>
                                <a:noFill/>
                              </a:ln>
                            </wps:spPr>
                            <wps:txbx>
                              <w:txbxContent>
                                <w:p w14:paraId="3EB197C0" w14:textId="7A0A57C8" w:rsidR="002B7CD3" w:rsidRPr="003E4540" w:rsidRDefault="002B7CD3" w:rsidP="001B514A">
                                  <w:pPr>
                                    <w:pStyle w:val="Beschriftung"/>
                                    <w:rPr>
                                      <w:noProof/>
                                      <w:sz w:val="24"/>
                                    </w:rPr>
                                  </w:pPr>
                                  <w:bookmarkStart w:id="149" w:name="_Toc40879787"/>
                                  <w:r>
                                    <w:t xml:space="preserve">Abbildung </w:t>
                                  </w:r>
                                  <w:fldSimple w:instr=" SEQ Abbildung \* ARABIC ">
                                    <w:r>
                                      <w:rPr>
                                        <w:noProof/>
                                      </w:rPr>
                                      <w:t>70</w:t>
                                    </w:r>
                                  </w:fldSimple>
                                  <w:r>
                                    <w:t xml:space="preserve"> Checklisten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AB68" id="Textfeld 1422730956" o:spid="_x0000_s1050" type="#_x0000_t202" style="position:absolute;margin-left:10.45pt;margin-top:178.5pt;width:93.65pt;height:.05pt;z-index:-2516469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" stroked="f">
                      <v:textbox style="mso-fit-shape-to-text:t" inset="0,0,0,0">
                        <w:txbxContent>
                          <w:p w14:paraId="3EB197C0" w14:textId="7A0A57C8" w:rsidR="002B7CD3" w:rsidRPr="003E4540" w:rsidRDefault="002B7CD3" w:rsidP="001B514A">
                            <w:pPr>
                              <w:pStyle w:val="Beschriftung"/>
                              <w:rPr>
                                <w:noProof/>
                                <w:sz w:val="24"/>
                              </w:rPr>
                            </w:pPr>
                            <w:bookmarkStart w:id="150" w:name="_Toc40879787"/>
                            <w:r>
                              <w:t xml:space="preserve">Abbildung </w:t>
                            </w:r>
                            <w:fldSimple w:instr=" SEQ Abbildung \* ARABIC ">
                              <w:r>
                                <w:rPr>
                                  <w:noProof/>
                                </w:rPr>
                                <w:t>70</w:t>
                              </w:r>
                            </w:fldSimple>
                            <w:r>
                              <w:t xml:space="preserve"> Checklisten</w:t>
                            </w:r>
                            <w:bookmarkEnd w:id="150"/>
                          </w:p>
                        </w:txbxContent>
                      </v:textbox>
                      <w10:wrap type="tight"/>
                    </v:shape>
                  </w:pict>
                </mc:Fallback>
              </mc:AlternateContent>
            </w:r>
            <w:r>
              <w:rPr>
                <w:noProof/>
                <w:lang w:eastAsia="de-CH"/>
              </w:rPr>
              <w:drawing>
                <wp:anchor distT="0" distB="0" distL="114300" distR="114300" simplePos="0" relativeHeight="251663413" behindDoc="1" locked="0" layoutInCell="1" allowOverlap="1" wp14:anchorId="051521E8" wp14:editId="6B64BCFD">
                  <wp:simplePos x="0" y="0"/>
                  <wp:positionH relativeFrom="column">
                    <wp:posOffset>85090</wp:posOffset>
                  </wp:positionH>
                  <wp:positionV relativeFrom="paragraph">
                    <wp:posOffset>2540</wp:posOffset>
                  </wp:positionV>
                  <wp:extent cx="1073785" cy="2207895"/>
                  <wp:effectExtent l="0" t="0" r="0" b="1905"/>
                  <wp:wrapTight wrapText="bothSides">
                    <wp:wrapPolygon edited="0">
                      <wp:start x="0" y="0"/>
                      <wp:lineTo x="0" y="21432"/>
                      <wp:lineTo x="21076" y="21432"/>
                      <wp:lineTo x="21076" y="0"/>
                      <wp:lineTo x="0" y="0"/>
                    </wp:wrapPolygon>
                  </wp:wrapTight>
                  <wp:docPr id="1422730953" name="Grafik 142273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0953" name="Screenshot_20200513-115402_blnet.jpg"/>
                          <pic:cNvPicPr/>
                        </pic:nvPicPr>
                        <pic:blipFill>
                          <a:blip r:embed="rId84" cstate="print">
                            <a:extLst>
                              <a:ext uri="{28A0092B-C50C-407E-A947-70E740481C1C}">
                                <a14:useLocalDpi xmlns:a14="http://schemas.microsoft.com/office/drawing/2010/main"/>
                              </a:ext>
                            </a:extLst>
                          </a:blip>
                          <a:stretch>
                            <a:fillRect/>
                          </a:stretch>
                        </pic:blipFill>
                        <pic:spPr>
                          <a:xfrm>
                            <a:off x="0" y="0"/>
                            <a:ext cx="1073785" cy="2207895"/>
                          </a:xfrm>
                          <a:prstGeom prst="rect">
                            <a:avLst/>
                          </a:prstGeom>
                        </pic:spPr>
                      </pic:pic>
                    </a:graphicData>
                  </a:graphic>
                  <wp14:sizeRelH relativeFrom="margin">
                    <wp14:pctWidth>0</wp14:pctWidth>
                  </wp14:sizeRelH>
                  <wp14:sizeRelV relativeFrom="margin">
                    <wp14:pctHeight>0</wp14:pctHeight>
                  </wp14:sizeRelV>
                </wp:anchor>
              </w:drawing>
            </w:r>
          </w:p>
        </w:tc>
      </w:tr>
    </w:tbl>
    <w:p w14:paraId="1015E84E" w14:textId="0FC5F9D2" w:rsidR="009A3BAF" w:rsidRPr="009A3BAF" w:rsidRDefault="00F92DA7" w:rsidP="00F92DA7">
      <w:pPr>
        <w:pStyle w:val="Beschriftung"/>
        <w:rPr>
          <w:lang w:bidi="he-IL"/>
        </w:rPr>
      </w:pPr>
      <w:bookmarkStart w:id="151" w:name="_Toc40879824"/>
      <w:r>
        <w:t xml:space="preserve">Tabelle </w:t>
      </w:r>
      <w:fldSimple w:instr=" SEQ Tabelle \* ARABIC ">
        <w:r w:rsidR="002B7CD3">
          <w:rPr>
            <w:noProof/>
          </w:rPr>
          <w:t>14</w:t>
        </w:r>
      </w:fldSimple>
      <w:r>
        <w:t xml:space="preserve"> Zweite Checkliste</w:t>
      </w:r>
      <w:bookmarkEnd w:id="151"/>
    </w:p>
    <w:p w14:paraId="00ABD2D5" w14:textId="355CFB91" w:rsidR="00AD4167" w:rsidRDefault="00AD4167" w:rsidP="005E022F">
      <w:pPr>
        <w:pStyle w:val="berschrift1"/>
      </w:pPr>
      <w:bookmarkStart w:id="152" w:name="_Toc40879646"/>
      <w:r>
        <w:lastRenderedPageBreak/>
        <w:t>Notenformular</w:t>
      </w:r>
      <w:bookmarkEnd w:id="152"/>
      <w:r>
        <w:t xml:space="preserve"> </w:t>
      </w:r>
    </w:p>
    <w:p w14:paraId="5E622963" w14:textId="595F45BF" w:rsidR="00D26079" w:rsidRDefault="00E36E6E" w:rsidP="00AD4167">
      <w:pPr>
        <w:pStyle w:val="berschrift2"/>
      </w:pPr>
      <w:r>
        <w:t xml:space="preserve"> </w:t>
      </w:r>
      <w:bookmarkStart w:id="153" w:name="_Toc40879647"/>
      <w:r w:rsidR="005E022F">
        <w:t>Konzept</w:t>
      </w:r>
      <w:bookmarkEnd w:id="153"/>
    </w:p>
    <w:p w14:paraId="60122FF2" w14:textId="57C23CC3" w:rsidR="005E022F" w:rsidRDefault="005E022F" w:rsidP="00AD4167">
      <w:pPr>
        <w:ind w:left="576"/>
        <w:rPr>
          <w:lang w:bidi="he-IL"/>
        </w:rPr>
      </w:pPr>
      <w:r>
        <w:rPr>
          <w:lang w:bidi="he-IL"/>
        </w:rPr>
        <w:t xml:space="preserve">Das Notenformular muss so einfach wie möglich eingerichtet sein, damit es auch Laien verstehen können. Es soll möglich sein, den Lehrlingen den Link von Google Spreadsheets zuzuweisen, ohne in </w:t>
      </w:r>
      <w:r w:rsidR="001B430F">
        <w:rPr>
          <w:lang w:bidi="he-IL"/>
        </w:rPr>
        <w:t>php</w:t>
      </w:r>
      <w:r>
        <w:rPr>
          <w:lang w:bidi="he-IL"/>
        </w:rPr>
        <w:t>MyAdmin</w:t>
      </w:r>
      <w:r w:rsidR="001766C2">
        <w:rPr>
          <w:lang w:bidi="he-IL"/>
        </w:rPr>
        <w:fldChar w:fldCharType="begin"/>
      </w:r>
      <w:r w:rsidR="001766C2">
        <w:instrText xml:space="preserve"> XE "</w:instrText>
      </w:r>
      <w:r w:rsidR="00211287">
        <w:rPr>
          <w:lang w:bidi="he-IL"/>
        </w:rPr>
        <w:instrText>PHP</w:instrText>
      </w:r>
      <w:r w:rsidR="001766C2" w:rsidRPr="00781B6E">
        <w:rPr>
          <w:lang w:bidi="he-IL"/>
        </w:rPr>
        <w:instrText>MyAdmin</w:instrText>
      </w:r>
      <w:r w:rsidR="001766C2">
        <w:instrText xml:space="preserve">" </w:instrText>
      </w:r>
      <w:r w:rsidR="001766C2">
        <w:rPr>
          <w:lang w:bidi="he-IL"/>
        </w:rPr>
        <w:fldChar w:fldCharType="end"/>
      </w:r>
      <w:r>
        <w:rPr>
          <w:lang w:bidi="he-IL"/>
        </w:rPr>
        <w:t xml:space="preserve"> einzuloggen und den Code der App zu verändern.</w:t>
      </w:r>
    </w:p>
    <w:p w14:paraId="3CFD733D" w14:textId="3D85E7E6" w:rsidR="005E022F" w:rsidRDefault="005E022F" w:rsidP="00AD4167">
      <w:pPr>
        <w:ind w:left="576"/>
        <w:rPr>
          <w:lang w:bidi="he-IL"/>
        </w:rPr>
      </w:pPr>
      <w:r>
        <w:rPr>
          <w:lang w:bidi="he-IL"/>
        </w:rPr>
        <w:t>Die erste Möglichkeit, worüber ich nachgedacht habe, war: Ei</w:t>
      </w:r>
      <w:r w:rsidR="00AD4167">
        <w:rPr>
          <w:lang w:bidi="he-IL"/>
        </w:rPr>
        <w:t>n Webinterface</w:t>
      </w:r>
      <w:r w:rsidR="00EB6792">
        <w:rPr>
          <w:lang w:bidi="he-IL"/>
        </w:rPr>
        <w:fldChar w:fldCharType="begin"/>
      </w:r>
      <w:r w:rsidR="00EB6792">
        <w:instrText xml:space="preserve"> XE "</w:instrText>
      </w:r>
      <w:r w:rsidR="00EB6792" w:rsidRPr="006648B9">
        <w:rPr>
          <w:lang w:bidi="he-IL"/>
        </w:rPr>
        <w:instrText>Webinterface</w:instrText>
      </w:r>
      <w:r w:rsidR="00EB6792">
        <w:instrText xml:space="preserve">" </w:instrText>
      </w:r>
      <w:r w:rsidR="00EB6792">
        <w:rPr>
          <w:lang w:bidi="he-IL"/>
        </w:rPr>
        <w:fldChar w:fldCharType="end"/>
      </w:r>
      <w:r w:rsidR="00AD4167">
        <w:rPr>
          <w:lang w:bidi="he-IL"/>
        </w:rPr>
        <w:t xml:space="preserve"> erstellen, wo die Berufsbildner den Lehrlingen den Link des G-Spreadsheets</w:t>
      </w:r>
      <w:r w:rsidR="001766C2">
        <w:rPr>
          <w:lang w:bidi="he-IL"/>
        </w:rPr>
        <w:fldChar w:fldCharType="begin"/>
      </w:r>
      <w:r w:rsidR="001766C2">
        <w:instrText xml:space="preserve"> XE "</w:instrText>
      </w:r>
      <w:r w:rsidR="001766C2" w:rsidRPr="00E5361F">
        <w:rPr>
          <w:lang w:bidi="he-IL"/>
        </w:rPr>
        <w:instrText>G-Spreadsheets</w:instrText>
      </w:r>
      <w:r w:rsidR="001766C2">
        <w:instrText xml:space="preserve">" </w:instrText>
      </w:r>
      <w:r w:rsidR="001766C2">
        <w:rPr>
          <w:lang w:bidi="he-IL"/>
        </w:rPr>
        <w:fldChar w:fldCharType="end"/>
      </w:r>
      <w:r w:rsidR="00AD4167">
        <w:rPr>
          <w:lang w:bidi="he-IL"/>
        </w:rPr>
        <w:t xml:space="preserve"> zuweisen können und eine Seite in der App, wo die Lehrlinge ihr Noten abschic</w:t>
      </w:r>
      <w:r w:rsidR="00F92948">
        <w:rPr>
          <w:lang w:bidi="he-IL"/>
        </w:rPr>
        <w:t>ken konnten. Die Noten werden</w:t>
      </w:r>
      <w:r w:rsidR="00AD4167">
        <w:rPr>
          <w:lang w:bidi="he-IL"/>
        </w:rPr>
        <w:t xml:space="preserve"> auf Google Spreadsheet</w:t>
      </w:r>
      <w:r w:rsidR="00235C0E">
        <w:rPr>
          <w:lang w:bidi="he-IL"/>
        </w:rPr>
        <w:fldChar w:fldCharType="begin"/>
      </w:r>
      <w:r w:rsidR="00235C0E">
        <w:instrText xml:space="preserve"> XE "</w:instrText>
      </w:r>
      <w:r w:rsidR="00235C0E" w:rsidRPr="004149BA">
        <w:rPr>
          <w:lang w:bidi="he-IL"/>
        </w:rPr>
        <w:instrText>Spreadsheet</w:instrText>
      </w:r>
      <w:r w:rsidR="00235C0E">
        <w:instrText xml:space="preserve">" </w:instrText>
      </w:r>
      <w:r w:rsidR="00235C0E">
        <w:rPr>
          <w:lang w:bidi="he-IL"/>
        </w:rPr>
        <w:fldChar w:fldCharType="end"/>
      </w:r>
      <w:r w:rsidR="00AD4167">
        <w:rPr>
          <w:lang w:bidi="he-IL"/>
        </w:rPr>
        <w:t xml:space="preserve"> und die Zuweisung des G-Spreadsheets in der SQL-Datenbank</w:t>
      </w:r>
      <w:r w:rsidR="001766C2">
        <w:rPr>
          <w:lang w:bidi="he-IL"/>
        </w:rPr>
        <w:fldChar w:fldCharType="begin"/>
      </w:r>
      <w:r w:rsidR="001766C2">
        <w:instrText xml:space="preserve"> XE "</w:instrText>
      </w:r>
      <w:r w:rsidR="001766C2" w:rsidRPr="0052349D">
        <w:rPr>
          <w:lang w:bidi="he-IL"/>
        </w:rPr>
        <w:instrText>SQL-Datenbank</w:instrText>
      </w:r>
      <w:r w:rsidR="001766C2">
        <w:instrText xml:space="preserve">" </w:instrText>
      </w:r>
      <w:r w:rsidR="001766C2">
        <w:rPr>
          <w:lang w:bidi="he-IL"/>
        </w:rPr>
        <w:fldChar w:fldCharType="end"/>
      </w:r>
      <w:r w:rsidR="00AD4167">
        <w:rPr>
          <w:lang w:bidi="he-IL"/>
        </w:rPr>
        <w:t xml:space="preserve"> gespeichert. Das all</w:t>
      </w:r>
      <w:r w:rsidR="006C7507">
        <w:rPr>
          <w:lang w:bidi="he-IL"/>
        </w:rPr>
        <w:t xml:space="preserve">es wird mit </w:t>
      </w:r>
      <w:r w:rsidR="00211287">
        <w:rPr>
          <w:lang w:bidi="he-IL"/>
        </w:rPr>
        <w:t>PHP</w:t>
      </w:r>
      <w:r w:rsidR="006C7507">
        <w:rPr>
          <w:lang w:bidi="he-IL"/>
        </w:rPr>
        <w:t>, HTML&amp;CSS (Webi</w:t>
      </w:r>
      <w:r w:rsidR="00AD4167">
        <w:rPr>
          <w:lang w:bidi="he-IL"/>
        </w:rPr>
        <w:t>nterface), JavaScript</w:t>
      </w:r>
      <w:r w:rsidR="001766C2">
        <w:rPr>
          <w:lang w:bidi="he-IL"/>
        </w:rPr>
        <w:fldChar w:fldCharType="begin"/>
      </w:r>
      <w:r w:rsidR="001766C2">
        <w:instrText xml:space="preserve"> XE "</w:instrText>
      </w:r>
      <w:r w:rsidR="001766C2" w:rsidRPr="000C5322">
        <w:rPr>
          <w:lang w:bidi="he-IL"/>
        </w:rPr>
        <w:instrText>JavaScript</w:instrText>
      </w:r>
      <w:r w:rsidR="001766C2">
        <w:instrText xml:space="preserve">" </w:instrText>
      </w:r>
      <w:r w:rsidR="001766C2">
        <w:rPr>
          <w:lang w:bidi="he-IL"/>
        </w:rPr>
        <w:fldChar w:fldCharType="end"/>
      </w:r>
      <w:r w:rsidR="00AD4167">
        <w:rPr>
          <w:lang w:bidi="he-IL"/>
        </w:rPr>
        <w:t xml:space="preserve"> (Validierung</w:t>
      </w:r>
      <w:r w:rsidR="00EB6792">
        <w:rPr>
          <w:lang w:bidi="he-IL"/>
        </w:rPr>
        <w:fldChar w:fldCharType="begin"/>
      </w:r>
      <w:r w:rsidR="00EB6792">
        <w:instrText xml:space="preserve"> XE "</w:instrText>
      </w:r>
      <w:r w:rsidR="00EB6792" w:rsidRPr="005E758E">
        <w:rPr>
          <w:lang w:bidi="he-IL"/>
        </w:rPr>
        <w:instrText>Validierung</w:instrText>
      </w:r>
      <w:r w:rsidR="00EB6792">
        <w:instrText xml:space="preserve">" </w:instrText>
      </w:r>
      <w:r w:rsidR="00EB6792">
        <w:rPr>
          <w:lang w:bidi="he-IL"/>
        </w:rPr>
        <w:fldChar w:fldCharType="end"/>
      </w:r>
      <w:r w:rsidR="006C7507">
        <w:rPr>
          <w:lang w:bidi="he-IL"/>
        </w:rPr>
        <w:t xml:space="preserve"> Webinterface</w:t>
      </w:r>
      <w:r w:rsidR="00AD4167">
        <w:rPr>
          <w:lang w:bidi="he-IL"/>
        </w:rPr>
        <w:t>), Java (Android</w:t>
      </w:r>
      <w:r w:rsidR="005E68EE">
        <w:rPr>
          <w:lang w:bidi="he-IL"/>
        </w:rPr>
        <w:fldChar w:fldCharType="begin"/>
      </w:r>
      <w:r w:rsidR="005E68EE">
        <w:instrText xml:space="preserve"> XE "</w:instrText>
      </w:r>
      <w:r w:rsidR="005E68EE" w:rsidRPr="006B00EC">
        <w:rPr>
          <w:lang w:bidi="he-IL"/>
        </w:rPr>
        <w:instrText>Android</w:instrText>
      </w:r>
      <w:r w:rsidR="005E68EE">
        <w:instrText xml:space="preserve">" </w:instrText>
      </w:r>
      <w:r w:rsidR="005E68EE">
        <w:rPr>
          <w:lang w:bidi="he-IL"/>
        </w:rPr>
        <w:fldChar w:fldCharType="end"/>
      </w:r>
      <w:r w:rsidR="00AD4167">
        <w:rPr>
          <w:lang w:bidi="he-IL"/>
        </w:rPr>
        <w:t xml:space="preserve"> Studio) und SQL (Datenbank) gelöst.</w:t>
      </w:r>
    </w:p>
    <w:p w14:paraId="6ED3947E" w14:textId="43D98E59" w:rsidR="002D168E" w:rsidRDefault="00957582" w:rsidP="00AD4167">
      <w:pPr>
        <w:ind w:left="576"/>
        <w:rPr>
          <w:rStyle w:val="Hyperlink"/>
        </w:rPr>
      </w:pPr>
      <w:hyperlink r:id="rId85" w:history="1">
        <w:r w:rsidR="002D168E">
          <w:rPr>
            <w:rStyle w:val="Hyperlink"/>
          </w:rPr>
          <w:t>https://github.com/dwyl/learn-to-send-email-via-google-script-html-no-server</w:t>
        </w:r>
      </w:hyperlink>
    </w:p>
    <w:p w14:paraId="2D9B3498" w14:textId="67B8E53D" w:rsidR="00B85E8E" w:rsidRDefault="00E36E6E" w:rsidP="00B85E8E">
      <w:pPr>
        <w:pStyle w:val="berschrift2"/>
      </w:pPr>
      <w:r>
        <w:t xml:space="preserve"> </w:t>
      </w:r>
      <w:bookmarkStart w:id="154" w:name="_Toc40879648"/>
      <w:r w:rsidR="00B85E8E">
        <w:t>Design</w:t>
      </w:r>
      <w:bookmarkEnd w:id="154"/>
    </w:p>
    <w:p w14:paraId="321488E4" w14:textId="578ED0E6" w:rsidR="00B85E8E" w:rsidRDefault="00B85E8E" w:rsidP="00B85E8E">
      <w:pPr>
        <w:ind w:left="576"/>
        <w:rPr>
          <w:lang w:bidi="he-IL"/>
        </w:rPr>
      </w:pPr>
      <w:r>
        <w:rPr>
          <w:lang w:bidi="he-IL"/>
        </w:rPr>
        <w:t>Da das bisherige Formular schon bereits optimal war, haben wir genau die gleichen Felder übernommen. Das Design sieht so aus:</w:t>
      </w:r>
    </w:p>
    <w:p w14:paraId="0D5EF1B5" w14:textId="77777777" w:rsidR="00E120BF" w:rsidRDefault="4DF01413" w:rsidP="00E120BF">
      <w:pPr>
        <w:keepNext/>
        <w:ind w:left="576"/>
      </w:pPr>
      <w:r>
        <w:rPr>
          <w:noProof/>
          <w:lang w:eastAsia="de-CH"/>
        </w:rPr>
        <w:drawing>
          <wp:inline distT="0" distB="0" distL="0" distR="0" wp14:anchorId="51C32A2E" wp14:editId="73CFC2B2">
            <wp:extent cx="1466850" cy="3486150"/>
            <wp:effectExtent l="0" t="0" r="0" b="0"/>
            <wp:docPr id="2033874129" name="Picture 2033874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a:ext>
                      </a:extLst>
                    </a:blip>
                    <a:stretch>
                      <a:fillRect/>
                    </a:stretch>
                  </pic:blipFill>
                  <pic:spPr>
                    <a:xfrm>
                      <a:off x="0" y="0"/>
                      <a:ext cx="1466850" cy="3486150"/>
                    </a:xfrm>
                    <a:prstGeom prst="rect">
                      <a:avLst/>
                    </a:prstGeom>
                  </pic:spPr>
                </pic:pic>
              </a:graphicData>
            </a:graphic>
          </wp:inline>
        </w:drawing>
      </w:r>
    </w:p>
    <w:p w14:paraId="7D3259F2" w14:textId="225E0687" w:rsidR="006C7507" w:rsidRDefault="00E120BF" w:rsidP="00E120BF">
      <w:pPr>
        <w:pStyle w:val="Beschriftung"/>
        <w:ind w:firstLine="576"/>
        <w:rPr>
          <w:lang w:bidi="he-IL"/>
        </w:rPr>
      </w:pPr>
      <w:bookmarkStart w:id="155" w:name="_Toc40879788"/>
      <w:r>
        <w:t xml:space="preserve">Abbildung </w:t>
      </w:r>
      <w:fldSimple w:instr=" SEQ Abbildung \* ARABIC ">
        <w:r w:rsidR="002B7CD3">
          <w:rPr>
            <w:noProof/>
          </w:rPr>
          <w:t>71</w:t>
        </w:r>
      </w:fldSimple>
      <w:r>
        <w:t xml:space="preserve"> Notenformular</w:t>
      </w:r>
      <w:bookmarkEnd w:id="155"/>
    </w:p>
    <w:p w14:paraId="1415D8A7" w14:textId="4DFD71ED" w:rsidR="006C7507" w:rsidRDefault="006C7507" w:rsidP="006C7507">
      <w:pPr>
        <w:ind w:firstLine="576"/>
        <w:rPr>
          <w:lang w:bidi="he-IL"/>
        </w:rPr>
      </w:pPr>
      <w:r>
        <w:rPr>
          <w:lang w:bidi="he-IL"/>
        </w:rPr>
        <w:t>Für das Dropdown</w:t>
      </w:r>
      <w:r w:rsidR="00235C0E">
        <w:rPr>
          <w:lang w:bidi="he-IL"/>
        </w:rPr>
        <w:fldChar w:fldCharType="begin"/>
      </w:r>
      <w:r w:rsidR="00235C0E">
        <w:instrText xml:space="preserve"> XE "</w:instrText>
      </w:r>
      <w:r w:rsidR="00235C0E" w:rsidRPr="00D547BA">
        <w:rPr>
          <w:lang w:bidi="he-IL"/>
        </w:rPr>
        <w:instrText>Dropdown</w:instrText>
      </w:r>
      <w:r w:rsidR="00235C0E">
        <w:instrText xml:space="preserve">" </w:instrText>
      </w:r>
      <w:r w:rsidR="00235C0E">
        <w:rPr>
          <w:lang w:bidi="he-IL"/>
        </w:rPr>
        <w:fldChar w:fldCharType="end"/>
      </w:r>
      <w:r>
        <w:rPr>
          <w:lang w:bidi="he-IL"/>
        </w:rPr>
        <w:t>-Menü mussten wir Code schreiben:</w:t>
      </w:r>
    </w:p>
    <w:p w14:paraId="7770A91A" w14:textId="77777777" w:rsidR="00FF6EAF" w:rsidRDefault="00FF6EAF" w:rsidP="00FF6EAF">
      <w:pPr>
        <w:shd w:val="clear" w:color="auto" w:fill="2B2B2B"/>
        <w:autoSpaceDE w:val="0"/>
        <w:autoSpaceDN w:val="0"/>
        <w:adjustRightInd w:val="0"/>
        <w:spacing w:after="0" w:line="240" w:lineRule="auto"/>
        <w:rPr>
          <w:rFonts w:ascii="Consolas" w:hAnsi="Consolas" w:cs="Consolas"/>
          <w:color w:val="CC7832"/>
          <w:sz w:val="20"/>
          <w:szCs w:val="20"/>
        </w:rPr>
      </w:pPr>
      <w:r>
        <w:rPr>
          <w:rFonts w:ascii="Consolas" w:hAnsi="Consolas" w:cs="Consolas"/>
          <w:color w:val="A9B7C6"/>
          <w:sz w:val="20"/>
          <w:szCs w:val="20"/>
        </w:rPr>
        <w:lastRenderedPageBreak/>
        <w:t>String [] values =</w:t>
      </w:r>
      <w:r>
        <w:rPr>
          <w:rFonts w:ascii="Consolas" w:hAnsi="Consolas" w:cs="Consolas"/>
          <w:color w:val="A9B7C6"/>
          <w:sz w:val="20"/>
          <w:szCs w:val="20"/>
        </w:rPr>
        <w:br/>
        <w:t xml:space="preserve">        {</w:t>
      </w:r>
      <w:r>
        <w:rPr>
          <w:rFonts w:ascii="Consolas" w:hAnsi="Consolas" w:cs="Consolas"/>
          <w:color w:val="6A8759"/>
          <w:sz w:val="20"/>
          <w:szCs w:val="20"/>
        </w:rPr>
        <w:t>"Bitte auswählen*"</w:t>
      </w:r>
      <w:r>
        <w:rPr>
          <w:rFonts w:ascii="Consolas" w:hAnsi="Consolas" w:cs="Consolas"/>
          <w:color w:val="CC7832"/>
          <w:sz w:val="20"/>
          <w:szCs w:val="20"/>
        </w:rPr>
        <w:t xml:space="preserve">, </w:t>
      </w:r>
      <w:r>
        <w:rPr>
          <w:rFonts w:ascii="Consolas" w:hAnsi="Consolas" w:cs="Consolas"/>
          <w:color w:val="6A8759"/>
          <w:sz w:val="20"/>
          <w:szCs w:val="20"/>
        </w:rPr>
        <w:t>"Deutsch"</w:t>
      </w:r>
      <w:r>
        <w:rPr>
          <w:rFonts w:ascii="Consolas" w:hAnsi="Consolas" w:cs="Consolas"/>
          <w:color w:val="CC7832"/>
          <w:sz w:val="20"/>
          <w:szCs w:val="20"/>
        </w:rPr>
        <w:t xml:space="preserve">, </w:t>
      </w:r>
      <w:r>
        <w:rPr>
          <w:rFonts w:ascii="Consolas" w:hAnsi="Consolas" w:cs="Consolas"/>
          <w:color w:val="6A8759"/>
          <w:sz w:val="20"/>
          <w:szCs w:val="20"/>
        </w:rPr>
        <w:t>"Englisch"</w:t>
      </w:r>
      <w:r>
        <w:rPr>
          <w:rFonts w:ascii="Consolas" w:hAnsi="Consolas" w:cs="Consolas"/>
          <w:color w:val="CC7832"/>
          <w:sz w:val="20"/>
          <w:szCs w:val="20"/>
        </w:rPr>
        <w:t xml:space="preserve">, </w:t>
      </w:r>
      <w:r>
        <w:rPr>
          <w:rFonts w:ascii="Consolas" w:hAnsi="Consolas" w:cs="Consolas"/>
          <w:color w:val="6A8759"/>
          <w:sz w:val="20"/>
          <w:szCs w:val="20"/>
        </w:rPr>
        <w:t>"Französisch"</w:t>
      </w:r>
      <w:r>
        <w:rPr>
          <w:rFonts w:ascii="Consolas" w:hAnsi="Consolas" w:cs="Consolas"/>
          <w:color w:val="CC7832"/>
          <w:sz w:val="20"/>
          <w:szCs w:val="20"/>
        </w:rPr>
        <w:t xml:space="preserve">, </w:t>
      </w:r>
      <w:r>
        <w:rPr>
          <w:rFonts w:ascii="Consolas" w:hAnsi="Consolas" w:cs="Consolas"/>
          <w:color w:val="6A8759"/>
          <w:sz w:val="20"/>
          <w:szCs w:val="20"/>
        </w:rPr>
        <w:t>"Geschichte &amp; Politik"</w:t>
      </w:r>
      <w:r>
        <w:rPr>
          <w:rFonts w:ascii="Consolas" w:hAnsi="Consolas" w:cs="Consolas"/>
          <w:color w:val="CC7832"/>
          <w:sz w:val="20"/>
          <w:szCs w:val="20"/>
        </w:rPr>
        <w:t xml:space="preserve">, </w:t>
      </w:r>
      <w:r>
        <w:rPr>
          <w:rFonts w:ascii="Consolas" w:hAnsi="Consolas" w:cs="Consolas"/>
          <w:color w:val="6A8759"/>
          <w:sz w:val="20"/>
          <w:szCs w:val="20"/>
        </w:rPr>
        <w:t>"Gesellschaft IDAF"</w:t>
      </w:r>
      <w:r>
        <w:rPr>
          <w:rFonts w:ascii="Consolas" w:hAnsi="Consolas" w:cs="Consolas"/>
          <w:color w:val="CC7832"/>
          <w:sz w:val="20"/>
          <w:szCs w:val="20"/>
        </w:rPr>
        <w:t xml:space="preserve">, </w:t>
      </w:r>
      <w:r>
        <w:rPr>
          <w:rFonts w:ascii="Consolas" w:hAnsi="Consolas" w:cs="Consolas"/>
          <w:color w:val="6A8759"/>
          <w:sz w:val="20"/>
          <w:szCs w:val="20"/>
        </w:rPr>
        <w:t>"INF-Schulmodule"</w:t>
      </w:r>
      <w:r>
        <w:rPr>
          <w:rFonts w:ascii="Consolas" w:hAnsi="Consolas" w:cs="Consolas"/>
          <w:color w:val="CC7832"/>
          <w:sz w:val="20"/>
          <w:szCs w:val="20"/>
        </w:rPr>
        <w:t xml:space="preserve">, </w:t>
      </w:r>
      <w:r>
        <w:rPr>
          <w:rFonts w:ascii="Consolas" w:hAnsi="Consolas" w:cs="Consolas"/>
          <w:color w:val="6A8759"/>
          <w:sz w:val="20"/>
          <w:szCs w:val="20"/>
        </w:rPr>
        <w:t>"Mathematik Grundlagen"</w:t>
      </w:r>
      <w:r>
        <w:rPr>
          <w:rFonts w:ascii="Consolas" w:hAnsi="Consolas" w:cs="Consolas"/>
          <w:color w:val="CC7832"/>
          <w:sz w:val="20"/>
          <w:szCs w:val="20"/>
        </w:rPr>
        <w:t xml:space="preserve">, </w:t>
      </w:r>
      <w:r>
        <w:rPr>
          <w:rFonts w:ascii="Consolas" w:hAnsi="Consolas" w:cs="Consolas"/>
          <w:color w:val="6A8759"/>
          <w:sz w:val="20"/>
          <w:szCs w:val="20"/>
        </w:rPr>
        <w:t>"Mathematik Schwerpunkt"</w:t>
      </w:r>
      <w:r>
        <w:rPr>
          <w:rFonts w:ascii="Consolas" w:hAnsi="Consolas" w:cs="Consolas"/>
          <w:color w:val="CC7832"/>
          <w:sz w:val="20"/>
          <w:szCs w:val="20"/>
        </w:rPr>
        <w:t xml:space="preserve">, </w:t>
      </w:r>
      <w:r>
        <w:rPr>
          <w:rFonts w:ascii="Consolas" w:hAnsi="Consolas" w:cs="Consolas"/>
          <w:color w:val="6A8759"/>
          <w:sz w:val="20"/>
          <w:szCs w:val="20"/>
        </w:rPr>
        <w:t>"Naturwissenschaften NW I - Physik"</w:t>
      </w:r>
      <w:r>
        <w:rPr>
          <w:rFonts w:ascii="Consolas" w:hAnsi="Consolas" w:cs="Consolas"/>
          <w:color w:val="CC7832"/>
          <w:sz w:val="20"/>
          <w:szCs w:val="20"/>
        </w:rPr>
        <w:t xml:space="preserve">, </w:t>
      </w:r>
      <w:r>
        <w:rPr>
          <w:rFonts w:ascii="Consolas" w:hAnsi="Consolas" w:cs="Consolas"/>
          <w:color w:val="6A8759"/>
          <w:sz w:val="20"/>
          <w:szCs w:val="20"/>
        </w:rPr>
        <w:t>"NW II - Chemie"</w:t>
      </w:r>
      <w:r>
        <w:rPr>
          <w:rFonts w:ascii="Consolas" w:hAnsi="Consolas" w:cs="Consolas"/>
          <w:color w:val="CC7832"/>
          <w:sz w:val="20"/>
          <w:szCs w:val="20"/>
        </w:rPr>
        <w:t xml:space="preserve">, </w:t>
      </w:r>
      <w:r>
        <w:rPr>
          <w:rFonts w:ascii="Consolas" w:hAnsi="Consolas" w:cs="Consolas"/>
          <w:color w:val="6A8759"/>
          <w:sz w:val="20"/>
          <w:szCs w:val="20"/>
        </w:rPr>
        <w:t>"Sportunterricht"</w:t>
      </w:r>
      <w:r>
        <w:rPr>
          <w:rFonts w:ascii="Consolas" w:hAnsi="Consolas" w:cs="Consolas"/>
          <w:color w:val="CC7832"/>
          <w:sz w:val="20"/>
          <w:szCs w:val="20"/>
        </w:rPr>
        <w:t xml:space="preserve">, </w:t>
      </w:r>
      <w:r>
        <w:rPr>
          <w:rFonts w:ascii="Consolas" w:hAnsi="Consolas" w:cs="Consolas"/>
          <w:color w:val="6A8759"/>
          <w:sz w:val="20"/>
          <w:szCs w:val="20"/>
        </w:rPr>
        <w:t>"Sprache &amp; Kommunikation"</w:t>
      </w:r>
      <w:r>
        <w:rPr>
          <w:rFonts w:ascii="Consolas" w:hAnsi="Consolas" w:cs="Consolas"/>
          <w:color w:val="CC7832"/>
          <w:sz w:val="20"/>
          <w:szCs w:val="20"/>
        </w:rPr>
        <w:t xml:space="preserve">, </w:t>
      </w:r>
      <w:r>
        <w:rPr>
          <w:rFonts w:ascii="Consolas" w:hAnsi="Consolas" w:cs="Consolas"/>
          <w:color w:val="6A8759"/>
          <w:sz w:val="20"/>
          <w:szCs w:val="20"/>
        </w:rPr>
        <w:t>"Wirtschaft &amp; Recht"</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Spinner spinner = (Spinner) root.findViewById(R.id.</w:t>
      </w:r>
      <w:r>
        <w:rPr>
          <w:rFonts w:ascii="Consolas" w:hAnsi="Consolas" w:cs="Consolas"/>
          <w:i/>
          <w:iCs/>
          <w:color w:val="9876AA"/>
          <w:sz w:val="20"/>
          <w:szCs w:val="20"/>
        </w:rPr>
        <w:t>fachSend</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 xml:space="preserve">ArrayAdapter&lt;String&gt; adapter = </w:t>
      </w:r>
      <w:r>
        <w:rPr>
          <w:rFonts w:ascii="Consolas" w:hAnsi="Consolas" w:cs="Consolas"/>
          <w:color w:val="CC7832"/>
          <w:sz w:val="20"/>
          <w:szCs w:val="20"/>
        </w:rPr>
        <w:t xml:space="preserve">new </w:t>
      </w:r>
      <w:r>
        <w:rPr>
          <w:rFonts w:ascii="Consolas" w:hAnsi="Consolas" w:cs="Consolas"/>
          <w:color w:val="A9B7C6"/>
          <w:sz w:val="20"/>
          <w:szCs w:val="20"/>
        </w:rPr>
        <w:t>ArrayAdapter&lt;String&gt;(</w:t>
      </w:r>
      <w:r>
        <w:rPr>
          <w:rFonts w:ascii="Consolas" w:hAnsi="Consolas" w:cs="Consolas"/>
          <w:color w:val="CC7832"/>
          <w:sz w:val="20"/>
          <w:szCs w:val="20"/>
        </w:rPr>
        <w:t>this</w:t>
      </w:r>
      <w:r>
        <w:rPr>
          <w:rFonts w:ascii="Consolas" w:hAnsi="Consolas" w:cs="Consolas"/>
          <w:color w:val="A9B7C6"/>
          <w:sz w:val="20"/>
          <w:szCs w:val="20"/>
        </w:rPr>
        <w:t>.getActivity()</w:t>
      </w:r>
      <w:r>
        <w:rPr>
          <w:rFonts w:ascii="Consolas" w:hAnsi="Consolas" w:cs="Consolas"/>
          <w:color w:val="CC7832"/>
          <w:sz w:val="20"/>
          <w:szCs w:val="20"/>
        </w:rPr>
        <w:t xml:space="preserve">, </w:t>
      </w:r>
      <w:r>
        <w:rPr>
          <w:rFonts w:ascii="Consolas" w:hAnsi="Consolas" w:cs="Consolas"/>
          <w:color w:val="A9B7C6"/>
          <w:sz w:val="20"/>
          <w:szCs w:val="20"/>
        </w:rPr>
        <w:t>android.R.layout.</w:t>
      </w:r>
      <w:r>
        <w:rPr>
          <w:rFonts w:ascii="Consolas" w:hAnsi="Consolas" w:cs="Consolas"/>
          <w:i/>
          <w:iCs/>
          <w:color w:val="9876AA"/>
          <w:sz w:val="20"/>
          <w:szCs w:val="20"/>
        </w:rPr>
        <w:t>simple_spinner_item</w:t>
      </w:r>
      <w:r>
        <w:rPr>
          <w:rFonts w:ascii="Consolas" w:hAnsi="Consolas" w:cs="Consolas"/>
          <w:color w:val="CC7832"/>
          <w:sz w:val="20"/>
          <w:szCs w:val="20"/>
        </w:rPr>
        <w:t xml:space="preserve">, </w:t>
      </w:r>
      <w:r>
        <w:rPr>
          <w:rFonts w:ascii="Consolas" w:hAnsi="Consolas" w:cs="Consolas"/>
          <w:color w:val="A9B7C6"/>
          <w:sz w:val="20"/>
          <w:szCs w:val="20"/>
        </w:rPr>
        <w:t>values)</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adapter.setDropDownViewResource(android.R.layout.</w:t>
      </w:r>
      <w:r>
        <w:rPr>
          <w:rFonts w:ascii="Consolas" w:hAnsi="Consolas" w:cs="Consolas"/>
          <w:i/>
          <w:iCs/>
          <w:color w:val="9876AA"/>
          <w:sz w:val="20"/>
          <w:szCs w:val="20"/>
        </w:rPr>
        <w:t>simple_dropdown_item_1line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spinner.setAdapter(adapter)</w:t>
      </w:r>
      <w:r>
        <w:rPr>
          <w:rFonts w:ascii="Consolas" w:hAnsi="Consolas" w:cs="Consolas"/>
          <w:color w:val="CC7832"/>
          <w:sz w:val="20"/>
          <w:szCs w:val="20"/>
        </w:rPr>
        <w:t>;</w:t>
      </w:r>
    </w:p>
    <w:p w14:paraId="28F26F5C" w14:textId="01CA5C46" w:rsidR="006C7507" w:rsidRDefault="00FF6EAF" w:rsidP="00B85E8E">
      <w:pPr>
        <w:ind w:left="576"/>
        <w:rPr>
          <w:lang w:bidi="he-IL"/>
        </w:rPr>
      </w:pPr>
      <w:r>
        <w:rPr>
          <w:lang w:bidi="he-IL"/>
        </w:rPr>
        <w:t>Wir hatten zuerst ein Array mit den Werten der Dropdown</w:t>
      </w:r>
      <w:r w:rsidR="00235C0E">
        <w:rPr>
          <w:lang w:bidi="he-IL"/>
        </w:rPr>
        <w:fldChar w:fldCharType="begin"/>
      </w:r>
      <w:r w:rsidR="00235C0E">
        <w:instrText xml:space="preserve"> XE "</w:instrText>
      </w:r>
      <w:r w:rsidR="00235C0E" w:rsidRPr="00D547BA">
        <w:rPr>
          <w:lang w:bidi="he-IL"/>
        </w:rPr>
        <w:instrText>Dropdown</w:instrText>
      </w:r>
      <w:r w:rsidR="00235C0E">
        <w:instrText xml:space="preserve">" </w:instrText>
      </w:r>
      <w:r w:rsidR="00235C0E">
        <w:rPr>
          <w:lang w:bidi="he-IL"/>
        </w:rPr>
        <w:fldChar w:fldCharType="end"/>
      </w:r>
      <w:r>
        <w:rPr>
          <w:lang w:bidi="he-IL"/>
        </w:rPr>
        <w:t xml:space="preserve">-Liste erstellt. Dann haben wir ein Spinner-Element erstellt, der auf das Spinner-Element aus dem </w:t>
      </w:r>
      <w:r w:rsidR="003D49D1">
        <w:rPr>
          <w:lang w:bidi="he-IL"/>
        </w:rPr>
        <w:t>XML</w:t>
      </w:r>
      <w:r>
        <w:rPr>
          <w:lang w:bidi="he-IL"/>
        </w:rPr>
        <w:t xml:space="preserve"> zugreift. Dann haben wir das Dropdown-Menü erstellt und ihm die Werte aus dem Array zugewiesen.</w:t>
      </w:r>
    </w:p>
    <w:p w14:paraId="1F6170AD" w14:textId="51708B23" w:rsidR="00F17478" w:rsidRDefault="00E36E6E" w:rsidP="00F17478">
      <w:pPr>
        <w:pStyle w:val="berschrift2"/>
      </w:pPr>
      <w:r>
        <w:t xml:space="preserve"> </w:t>
      </w:r>
      <w:bookmarkStart w:id="156" w:name="_Toc40879649"/>
      <w:r w:rsidR="00F17478">
        <w:t>Validation</w:t>
      </w:r>
      <w:bookmarkEnd w:id="156"/>
    </w:p>
    <w:p w14:paraId="31EFF07C" w14:textId="6ED7604D" w:rsidR="00F36704" w:rsidRDefault="0079445A" w:rsidP="00F36704">
      <w:pPr>
        <w:ind w:left="576"/>
        <w:rPr>
          <w:lang w:bidi="he-IL"/>
        </w:rPr>
      </w:pPr>
      <w:r>
        <w:rPr>
          <w:lang w:bidi="he-IL"/>
        </w:rPr>
        <w:t xml:space="preserve">Dann hatten wir die </w:t>
      </w:r>
      <w:r w:rsidR="00F36704">
        <w:rPr>
          <w:lang w:bidi="he-IL"/>
        </w:rPr>
        <w:t>Validierung</w:t>
      </w:r>
      <w:r w:rsidR="00EB6792">
        <w:rPr>
          <w:lang w:bidi="he-IL"/>
        </w:rPr>
        <w:fldChar w:fldCharType="begin"/>
      </w:r>
      <w:r w:rsidR="00EB6792">
        <w:instrText xml:space="preserve"> XE "</w:instrText>
      </w:r>
      <w:r w:rsidR="00EB6792" w:rsidRPr="005E758E">
        <w:rPr>
          <w:lang w:bidi="he-IL"/>
        </w:rPr>
        <w:instrText>Validierung</w:instrText>
      </w:r>
      <w:r w:rsidR="00EB6792">
        <w:instrText xml:space="preserve">" </w:instrText>
      </w:r>
      <w:r w:rsidR="00EB6792">
        <w:rPr>
          <w:lang w:bidi="he-IL"/>
        </w:rPr>
        <w:fldChar w:fldCharType="end"/>
      </w:r>
      <w:r w:rsidR="00F36704">
        <w:rPr>
          <w:lang w:bidi="he-IL"/>
        </w:rPr>
        <w:t xml:space="preserve"> programmiert. Diese Validierung habe ich auch dann auf das Login angewendet. Wir benutzten für Textfelder </w:t>
      </w:r>
      <w:r w:rsidR="00AD486B">
        <w:rPr>
          <w:lang w:bidi="he-IL"/>
        </w:rPr>
        <w:t>AwesomeValidation und für andere Felder die Android</w:t>
      </w:r>
      <w:r w:rsidR="005E68EE">
        <w:rPr>
          <w:lang w:bidi="he-IL"/>
        </w:rPr>
        <w:fldChar w:fldCharType="begin"/>
      </w:r>
      <w:r w:rsidR="005E68EE">
        <w:instrText xml:space="preserve"> XE "</w:instrText>
      </w:r>
      <w:r w:rsidR="005E68EE" w:rsidRPr="006B00EC">
        <w:rPr>
          <w:lang w:bidi="he-IL"/>
        </w:rPr>
        <w:instrText>Android</w:instrText>
      </w:r>
      <w:r w:rsidR="005E68EE">
        <w:instrText xml:space="preserve">" </w:instrText>
      </w:r>
      <w:r w:rsidR="005E68EE">
        <w:rPr>
          <w:lang w:bidi="he-IL"/>
        </w:rPr>
        <w:fldChar w:fldCharType="end"/>
      </w:r>
      <w:r w:rsidR="00AD486B">
        <w:rPr>
          <w:lang w:bidi="he-IL"/>
        </w:rPr>
        <w:t>-eigene Validation.</w:t>
      </w:r>
    </w:p>
    <w:p w14:paraId="449AE11A" w14:textId="03B7F7B7" w:rsidR="00AD486B" w:rsidRDefault="00AF22BF" w:rsidP="00F36704">
      <w:pPr>
        <w:ind w:left="576"/>
        <w:rPr>
          <w:lang w:bidi="he-IL"/>
        </w:rPr>
      </w:pPr>
      <w:r>
        <w:rPr>
          <w:lang w:bidi="he-IL"/>
        </w:rPr>
        <w:t>So sieht ein mit AwesomeValidation validiertes Feld aus:</w:t>
      </w:r>
    </w:p>
    <w:p w14:paraId="53AB0E74" w14:textId="7CB48355" w:rsidR="00F31A97" w:rsidRPr="00F31A97" w:rsidRDefault="00F31A97" w:rsidP="00F31A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F31A97">
        <w:rPr>
          <w:rFonts w:ascii="Consolas" w:eastAsia="Times New Roman" w:hAnsi="Consolas" w:cs="Courier New"/>
          <w:color w:val="9876AA"/>
          <w:sz w:val="20"/>
          <w:szCs w:val="20"/>
          <w:lang w:eastAsia="de-CH"/>
        </w:rPr>
        <w:t xml:space="preserve">awesomeValidation </w:t>
      </w:r>
      <w:r w:rsidRPr="00F31A97">
        <w:rPr>
          <w:rFonts w:ascii="Consolas" w:eastAsia="Times New Roman" w:hAnsi="Consolas" w:cs="Courier New"/>
          <w:color w:val="A9B7C6"/>
          <w:sz w:val="20"/>
          <w:szCs w:val="20"/>
          <w:lang w:eastAsia="de-CH"/>
        </w:rPr>
        <w:t xml:space="preserve">= </w:t>
      </w:r>
      <w:r w:rsidRPr="00F31A97">
        <w:rPr>
          <w:rFonts w:ascii="Consolas" w:eastAsia="Times New Roman" w:hAnsi="Consolas" w:cs="Courier New"/>
          <w:color w:val="CC7832"/>
          <w:sz w:val="20"/>
          <w:szCs w:val="20"/>
          <w:lang w:eastAsia="de-CH"/>
        </w:rPr>
        <w:t xml:space="preserve">new </w:t>
      </w:r>
      <w:r w:rsidRPr="00F31A97">
        <w:rPr>
          <w:rFonts w:ascii="Consolas" w:eastAsia="Times New Roman" w:hAnsi="Consolas" w:cs="Courier New"/>
          <w:color w:val="A9B7C6"/>
          <w:sz w:val="20"/>
          <w:szCs w:val="20"/>
          <w:lang w:eastAsia="de-CH"/>
        </w:rPr>
        <w:t>AwesomeValidation(</w:t>
      </w:r>
      <w:r w:rsidRPr="00F31A97">
        <w:rPr>
          <w:rFonts w:ascii="Consolas" w:eastAsia="Times New Roman" w:hAnsi="Consolas" w:cs="Courier New"/>
          <w:i/>
          <w:iCs/>
          <w:color w:val="9876AA"/>
          <w:sz w:val="20"/>
          <w:szCs w:val="20"/>
          <w:lang w:eastAsia="de-CH"/>
        </w:rPr>
        <w:t>BASIC</w:t>
      </w:r>
      <w:r w:rsidRPr="00F31A97">
        <w:rPr>
          <w:rFonts w:ascii="Consolas" w:eastAsia="Times New Roman" w:hAnsi="Consolas" w:cs="Courier New"/>
          <w:color w:val="A9B7C6"/>
          <w:sz w:val="20"/>
          <w:szCs w:val="20"/>
          <w:lang w:eastAsia="de-CH"/>
        </w:rPr>
        <w:t>)</w:t>
      </w:r>
      <w:r w:rsidRPr="00F31A97">
        <w:rPr>
          <w:rFonts w:ascii="Consolas" w:eastAsia="Times New Roman" w:hAnsi="Consolas" w:cs="Courier New"/>
          <w:color w:val="CC7832"/>
          <w:sz w:val="20"/>
          <w:szCs w:val="20"/>
          <w:lang w:eastAsia="de-CH"/>
        </w:rPr>
        <w:t>;</w:t>
      </w:r>
    </w:p>
    <w:p w14:paraId="338A2B46" w14:textId="77777777" w:rsidR="006E6C76" w:rsidRPr="006E6C76" w:rsidRDefault="006E6C76" w:rsidP="006E6C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6E6C76">
        <w:rPr>
          <w:rFonts w:ascii="Consolas" w:eastAsia="Times New Roman" w:hAnsi="Consolas" w:cs="Courier New"/>
          <w:color w:val="9876AA"/>
          <w:sz w:val="20"/>
          <w:szCs w:val="20"/>
          <w:lang w:eastAsia="de-CH"/>
        </w:rPr>
        <w:t>awesomeValidation</w:t>
      </w:r>
      <w:r w:rsidRPr="006E6C76">
        <w:rPr>
          <w:rFonts w:ascii="Consolas" w:eastAsia="Times New Roman" w:hAnsi="Consolas" w:cs="Courier New"/>
          <w:color w:val="A9B7C6"/>
          <w:sz w:val="20"/>
          <w:szCs w:val="20"/>
          <w:lang w:eastAsia="de-CH"/>
        </w:rPr>
        <w:t>.addValidation(</w:t>
      </w:r>
      <w:r w:rsidRPr="006E6C76">
        <w:rPr>
          <w:rFonts w:ascii="Consolas" w:eastAsia="Times New Roman" w:hAnsi="Consolas" w:cs="Courier New"/>
          <w:color w:val="9876AA"/>
          <w:sz w:val="20"/>
          <w:szCs w:val="20"/>
          <w:lang w:eastAsia="de-CH"/>
        </w:rPr>
        <w:t>editDatum</w:t>
      </w:r>
      <w:r w:rsidRPr="006E6C76">
        <w:rPr>
          <w:rFonts w:ascii="Consolas" w:eastAsia="Times New Roman" w:hAnsi="Consolas" w:cs="Courier New"/>
          <w:color w:val="CC7832"/>
          <w:sz w:val="20"/>
          <w:szCs w:val="20"/>
          <w:lang w:eastAsia="de-CH"/>
        </w:rPr>
        <w:t xml:space="preserve">, </w:t>
      </w:r>
      <w:r w:rsidRPr="006E6C76">
        <w:rPr>
          <w:rFonts w:ascii="Consolas" w:eastAsia="Times New Roman" w:hAnsi="Consolas" w:cs="Courier New"/>
          <w:color w:val="6A8759"/>
          <w:sz w:val="20"/>
          <w:szCs w:val="20"/>
          <w:lang w:eastAsia="de-CH"/>
        </w:rPr>
        <w:t>"([0-</w:t>
      </w:r>
      <w:proofErr w:type="gramStart"/>
      <w:r w:rsidRPr="006E6C76">
        <w:rPr>
          <w:rFonts w:ascii="Consolas" w:eastAsia="Times New Roman" w:hAnsi="Consolas" w:cs="Courier New"/>
          <w:color w:val="6A8759"/>
          <w:sz w:val="20"/>
          <w:szCs w:val="20"/>
          <w:lang w:eastAsia="de-CH"/>
        </w:rPr>
        <w:t>9]{</w:t>
      </w:r>
      <w:proofErr w:type="gramEnd"/>
      <w:r w:rsidRPr="006E6C76">
        <w:rPr>
          <w:rFonts w:ascii="Consolas" w:eastAsia="Times New Roman" w:hAnsi="Consolas" w:cs="Courier New"/>
          <w:color w:val="6A8759"/>
          <w:sz w:val="20"/>
          <w:szCs w:val="20"/>
          <w:lang w:eastAsia="de-CH"/>
        </w:rPr>
        <w:t>2}</w:t>
      </w:r>
      <w:r w:rsidRPr="006E6C76">
        <w:rPr>
          <w:rFonts w:ascii="Consolas" w:eastAsia="Times New Roman" w:hAnsi="Consolas" w:cs="Courier New"/>
          <w:color w:val="CC7832"/>
          <w:sz w:val="20"/>
          <w:szCs w:val="20"/>
          <w:lang w:eastAsia="de-CH"/>
        </w:rPr>
        <w:t>\\</w:t>
      </w:r>
      <w:r w:rsidRPr="006E6C76">
        <w:rPr>
          <w:rFonts w:ascii="Consolas" w:eastAsia="Times New Roman" w:hAnsi="Consolas" w:cs="Courier New"/>
          <w:color w:val="6A8759"/>
          <w:sz w:val="20"/>
          <w:szCs w:val="20"/>
          <w:lang w:eastAsia="de-CH"/>
        </w:rPr>
        <w:t>.){0,2}([0-9]{4})"</w:t>
      </w:r>
      <w:r w:rsidRPr="006E6C76">
        <w:rPr>
          <w:rFonts w:ascii="Consolas" w:eastAsia="Times New Roman" w:hAnsi="Consolas" w:cs="Courier New"/>
          <w:color w:val="CC7832"/>
          <w:sz w:val="20"/>
          <w:szCs w:val="20"/>
          <w:lang w:eastAsia="de-CH"/>
        </w:rPr>
        <w:t xml:space="preserve">, </w:t>
      </w:r>
      <w:r w:rsidRPr="006E6C76">
        <w:rPr>
          <w:rFonts w:ascii="Consolas" w:eastAsia="Times New Roman" w:hAnsi="Consolas" w:cs="Courier New"/>
          <w:color w:val="A9B7C6"/>
          <w:sz w:val="20"/>
          <w:szCs w:val="20"/>
          <w:lang w:eastAsia="de-CH"/>
        </w:rPr>
        <w:t>getString(R.string.</w:t>
      </w:r>
      <w:r w:rsidRPr="006E6C76">
        <w:rPr>
          <w:rFonts w:ascii="Consolas" w:eastAsia="Times New Roman" w:hAnsi="Consolas" w:cs="Courier New"/>
          <w:i/>
          <w:iCs/>
          <w:color w:val="9876AA"/>
          <w:sz w:val="20"/>
          <w:szCs w:val="20"/>
          <w:lang w:eastAsia="de-CH"/>
        </w:rPr>
        <w:t>dateerror</w:t>
      </w:r>
      <w:r w:rsidRPr="006E6C76">
        <w:rPr>
          <w:rFonts w:ascii="Consolas" w:eastAsia="Times New Roman" w:hAnsi="Consolas" w:cs="Courier New"/>
          <w:color w:val="A9B7C6"/>
          <w:sz w:val="20"/>
          <w:szCs w:val="20"/>
          <w:lang w:eastAsia="de-CH"/>
        </w:rPr>
        <w:t>))</w:t>
      </w:r>
      <w:r w:rsidRPr="006E6C76">
        <w:rPr>
          <w:rFonts w:ascii="Consolas" w:eastAsia="Times New Roman" w:hAnsi="Consolas" w:cs="Courier New"/>
          <w:color w:val="CC7832"/>
          <w:sz w:val="20"/>
          <w:szCs w:val="20"/>
          <w:lang w:eastAsia="de-CH"/>
        </w:rPr>
        <w:t>;</w:t>
      </w:r>
    </w:p>
    <w:p w14:paraId="7547225C" w14:textId="5287E49D" w:rsidR="00AF22BF" w:rsidRDefault="00F33BC7" w:rsidP="00F36704">
      <w:pPr>
        <w:ind w:left="576"/>
        <w:rPr>
          <w:lang w:bidi="he-IL"/>
        </w:rPr>
      </w:pPr>
      <w:r>
        <w:rPr>
          <w:lang w:bidi="he-IL"/>
        </w:rPr>
        <w:t>Zuerst erstellen wir ein AwesomeValidation</w:t>
      </w:r>
      <w:r w:rsidR="000E22E5">
        <w:rPr>
          <w:lang w:bidi="he-IL"/>
        </w:rPr>
        <w:t xml:space="preserve"> Element</w:t>
      </w:r>
      <w:r w:rsidR="002E4F77">
        <w:rPr>
          <w:lang w:bidi="he-IL"/>
        </w:rPr>
        <w:t xml:space="preserve">. Dann benutzen wir dieses </w:t>
      </w:r>
      <w:r w:rsidR="003C6388">
        <w:rPr>
          <w:lang w:bidi="he-IL"/>
        </w:rPr>
        <w:t>Element,</w:t>
      </w:r>
      <w:r w:rsidR="002E4F77">
        <w:rPr>
          <w:lang w:bidi="he-IL"/>
        </w:rPr>
        <w:t xml:space="preserve"> um einem Element die Validation hinzuzufügen. </w:t>
      </w:r>
      <w:r w:rsidR="003C6388">
        <w:rPr>
          <w:lang w:bidi="he-IL"/>
        </w:rPr>
        <w:t>Der</w:t>
      </w:r>
      <w:r w:rsidR="00357322">
        <w:rPr>
          <w:lang w:bidi="he-IL"/>
        </w:rPr>
        <w:t xml:space="preserve"> erste Wert in den Klammern (editDatum) ist das ausgewählte Textfeld, die kryptischen sind RegEx Begriffe (Das </w:t>
      </w:r>
      <w:r w:rsidR="00997E57">
        <w:rPr>
          <w:lang w:bidi="he-IL"/>
        </w:rPr>
        <w:t>zu erklären würde den Rahmen sprengen, aber was es macht ist eine Regel, wie etwas eingegeben werden darf. Hier ist es für ein europäisches Datum</w:t>
      </w:r>
      <w:r w:rsidR="004B7976">
        <w:rPr>
          <w:lang w:bidi="he-IL"/>
        </w:rPr>
        <w:t xml:space="preserve"> </w:t>
      </w:r>
      <w:r w:rsidR="00311905">
        <w:rPr>
          <w:lang w:bidi="he-IL"/>
        </w:rPr>
        <w:t>(</w:t>
      </w:r>
      <w:r w:rsidR="004B7976">
        <w:rPr>
          <w:lang w:bidi="he-IL"/>
        </w:rPr>
        <w:t>dd.</w:t>
      </w:r>
      <w:proofErr w:type="gramStart"/>
      <w:r w:rsidR="004B7976">
        <w:rPr>
          <w:lang w:bidi="he-IL"/>
        </w:rPr>
        <w:t>mm.yyyy</w:t>
      </w:r>
      <w:proofErr w:type="gramEnd"/>
      <w:r w:rsidR="00997E57">
        <w:rPr>
          <w:lang w:bidi="he-IL"/>
        </w:rPr>
        <w:t>.</w:t>
      </w:r>
      <w:r w:rsidR="00952461">
        <w:rPr>
          <w:lang w:bidi="he-IL"/>
        </w:rPr>
        <w:t>)</w:t>
      </w:r>
      <w:r w:rsidR="00D91C87">
        <w:rPr>
          <w:lang w:bidi="he-IL"/>
        </w:rPr>
        <w:t xml:space="preserve"> Nachher geben wir die Fehlermeldung an. Hier nehmen wir es aus der strings.</w:t>
      </w:r>
      <w:r w:rsidR="003D49D1">
        <w:rPr>
          <w:lang w:bidi="he-IL"/>
        </w:rPr>
        <w:t>XML</w:t>
      </w:r>
      <w:r w:rsidR="00D91C87">
        <w:rPr>
          <w:lang w:bidi="he-IL"/>
        </w:rPr>
        <w:t xml:space="preserve"> Datei.</w:t>
      </w:r>
    </w:p>
    <w:p w14:paraId="3CCD7681" w14:textId="77777777" w:rsidR="00087AAD" w:rsidRPr="00087AAD" w:rsidRDefault="00087AAD" w:rsidP="00087A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087AAD">
        <w:rPr>
          <w:rFonts w:ascii="Consolas" w:eastAsia="Times New Roman" w:hAnsi="Consolas" w:cs="Courier New"/>
          <w:color w:val="CC7832"/>
          <w:sz w:val="20"/>
          <w:szCs w:val="20"/>
          <w:lang w:eastAsia="de-CH"/>
        </w:rPr>
        <w:t xml:space="preserve">public void </w:t>
      </w:r>
      <w:r w:rsidRPr="00087AAD">
        <w:rPr>
          <w:rFonts w:ascii="Consolas" w:eastAsia="Times New Roman" w:hAnsi="Consolas" w:cs="Courier New"/>
          <w:color w:val="FFC66D"/>
          <w:sz w:val="20"/>
          <w:szCs w:val="20"/>
          <w:lang w:eastAsia="de-CH"/>
        </w:rPr>
        <w:t>onClick</w:t>
      </w:r>
      <w:r w:rsidRPr="00087AAD">
        <w:rPr>
          <w:rFonts w:ascii="Consolas" w:eastAsia="Times New Roman" w:hAnsi="Consolas" w:cs="Courier New"/>
          <w:color w:val="A9B7C6"/>
          <w:sz w:val="20"/>
          <w:szCs w:val="20"/>
          <w:lang w:eastAsia="de-CH"/>
        </w:rPr>
        <w:t>(View root) {</w:t>
      </w:r>
      <w:r w:rsidRPr="00087AAD">
        <w:rPr>
          <w:rFonts w:ascii="Consolas" w:eastAsia="Times New Roman" w:hAnsi="Consolas" w:cs="Courier New"/>
          <w:color w:val="A9B7C6"/>
          <w:sz w:val="20"/>
          <w:szCs w:val="20"/>
          <w:lang w:eastAsia="de-CH"/>
        </w:rPr>
        <w:br/>
        <w:t xml:space="preserve">    </w:t>
      </w:r>
      <w:r w:rsidRPr="00087AAD">
        <w:rPr>
          <w:rFonts w:ascii="Consolas" w:eastAsia="Times New Roman" w:hAnsi="Consolas" w:cs="Courier New"/>
          <w:color w:val="CC7832"/>
          <w:sz w:val="20"/>
          <w:szCs w:val="20"/>
          <w:lang w:eastAsia="de-CH"/>
        </w:rPr>
        <w:t xml:space="preserve">if </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9876AA"/>
          <w:sz w:val="20"/>
          <w:szCs w:val="20"/>
          <w:lang w:eastAsia="de-CH"/>
        </w:rPr>
        <w:t>dropFach</w:t>
      </w:r>
      <w:r w:rsidRPr="00087AAD">
        <w:rPr>
          <w:rFonts w:ascii="Consolas" w:eastAsia="Times New Roman" w:hAnsi="Consolas" w:cs="Courier New"/>
          <w:color w:val="A9B7C6"/>
          <w:sz w:val="20"/>
          <w:szCs w:val="20"/>
          <w:lang w:eastAsia="de-CH"/>
        </w:rPr>
        <w:t>.getSelectedItem().toString().trim().equals(</w:t>
      </w:r>
      <w:r w:rsidRPr="00087AAD">
        <w:rPr>
          <w:rFonts w:ascii="Consolas" w:eastAsia="Times New Roman" w:hAnsi="Consolas" w:cs="Courier New"/>
          <w:color w:val="6A8759"/>
          <w:sz w:val="20"/>
          <w:szCs w:val="20"/>
          <w:lang w:eastAsia="de-CH"/>
        </w:rPr>
        <w:t>"Bitte auswählen*"</w:t>
      </w:r>
      <w:r w:rsidRPr="00087AAD">
        <w:rPr>
          <w:rFonts w:ascii="Consolas" w:eastAsia="Times New Roman" w:hAnsi="Consolas" w:cs="Courier New"/>
          <w:color w:val="A9B7C6"/>
          <w:sz w:val="20"/>
          <w:szCs w:val="20"/>
          <w:lang w:eastAsia="de-CH"/>
        </w:rPr>
        <w:t>)) {</w:t>
      </w:r>
      <w:r w:rsidRPr="00087AAD">
        <w:rPr>
          <w:rFonts w:ascii="Consolas" w:eastAsia="Times New Roman" w:hAnsi="Consolas" w:cs="Courier New"/>
          <w:color w:val="A9B7C6"/>
          <w:sz w:val="20"/>
          <w:szCs w:val="20"/>
          <w:lang w:eastAsia="de-CH"/>
        </w:rPr>
        <w:br/>
        <w:t xml:space="preserve">        </w:t>
      </w:r>
      <w:r w:rsidRPr="00087AAD">
        <w:rPr>
          <w:rFonts w:ascii="Consolas" w:eastAsia="Times New Roman" w:hAnsi="Consolas" w:cs="Courier New"/>
          <w:color w:val="9876AA"/>
          <w:sz w:val="20"/>
          <w:szCs w:val="20"/>
          <w:lang w:eastAsia="de-CH"/>
        </w:rPr>
        <w:t>errorSpinner</w:t>
      </w:r>
      <w:r w:rsidRPr="00087AAD">
        <w:rPr>
          <w:rFonts w:ascii="Consolas" w:eastAsia="Times New Roman" w:hAnsi="Consolas" w:cs="Courier New"/>
          <w:color w:val="A9B7C6"/>
          <w:sz w:val="20"/>
          <w:szCs w:val="20"/>
          <w:lang w:eastAsia="de-CH"/>
        </w:rPr>
        <w:t>.setError(getString(R.string.</w:t>
      </w:r>
      <w:r w:rsidRPr="00087AAD">
        <w:rPr>
          <w:rFonts w:ascii="Consolas" w:eastAsia="Times New Roman" w:hAnsi="Consolas" w:cs="Courier New"/>
          <w:i/>
          <w:iCs/>
          <w:color w:val="9876AA"/>
          <w:sz w:val="20"/>
          <w:szCs w:val="20"/>
          <w:lang w:eastAsia="de-CH"/>
        </w:rPr>
        <w:t>facherror</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CC7832"/>
          <w:sz w:val="20"/>
          <w:szCs w:val="20"/>
          <w:lang w:eastAsia="de-CH"/>
        </w:rPr>
        <w:t>;</w:t>
      </w:r>
      <w:r w:rsidRPr="00087AAD">
        <w:rPr>
          <w:rFonts w:ascii="Consolas" w:eastAsia="Times New Roman" w:hAnsi="Consolas" w:cs="Courier New"/>
          <w:color w:val="CC7832"/>
          <w:sz w:val="20"/>
          <w:szCs w:val="20"/>
          <w:lang w:eastAsia="de-CH"/>
        </w:rPr>
        <w:br/>
        <w:t xml:space="preserve">    </w:t>
      </w:r>
      <w:r w:rsidRPr="00087AAD">
        <w:rPr>
          <w:rFonts w:ascii="Consolas" w:eastAsia="Times New Roman" w:hAnsi="Consolas" w:cs="Courier New"/>
          <w:color w:val="A9B7C6"/>
          <w:sz w:val="20"/>
          <w:szCs w:val="20"/>
          <w:lang w:eastAsia="de-CH"/>
        </w:rPr>
        <w:t xml:space="preserve">} </w:t>
      </w:r>
      <w:r w:rsidRPr="00087AAD">
        <w:rPr>
          <w:rFonts w:ascii="Consolas" w:eastAsia="Times New Roman" w:hAnsi="Consolas" w:cs="Courier New"/>
          <w:color w:val="CC7832"/>
          <w:sz w:val="20"/>
          <w:szCs w:val="20"/>
          <w:lang w:eastAsia="de-CH"/>
        </w:rPr>
        <w:t xml:space="preserve">else </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A9B7C6"/>
          <w:sz w:val="20"/>
          <w:szCs w:val="20"/>
          <w:lang w:eastAsia="de-CH"/>
        </w:rPr>
        <w:br/>
        <w:t xml:space="preserve">        </w:t>
      </w:r>
      <w:r w:rsidRPr="00087AAD">
        <w:rPr>
          <w:rFonts w:ascii="Consolas" w:eastAsia="Times New Roman" w:hAnsi="Consolas" w:cs="Courier New"/>
          <w:color w:val="9876AA"/>
          <w:sz w:val="20"/>
          <w:szCs w:val="20"/>
          <w:lang w:eastAsia="de-CH"/>
        </w:rPr>
        <w:t>errorSpinner</w:t>
      </w:r>
      <w:r w:rsidRPr="00087AAD">
        <w:rPr>
          <w:rFonts w:ascii="Consolas" w:eastAsia="Times New Roman" w:hAnsi="Consolas" w:cs="Courier New"/>
          <w:color w:val="A9B7C6"/>
          <w:sz w:val="20"/>
          <w:szCs w:val="20"/>
          <w:lang w:eastAsia="de-CH"/>
        </w:rPr>
        <w:t>.setError(</w:t>
      </w:r>
      <w:r w:rsidRPr="00087AAD">
        <w:rPr>
          <w:rFonts w:ascii="Consolas" w:eastAsia="Times New Roman" w:hAnsi="Consolas" w:cs="Courier New"/>
          <w:color w:val="CC7832"/>
          <w:sz w:val="20"/>
          <w:szCs w:val="20"/>
          <w:lang w:eastAsia="de-CH"/>
        </w:rPr>
        <w:t>null</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CC7832"/>
          <w:sz w:val="20"/>
          <w:szCs w:val="20"/>
          <w:lang w:eastAsia="de-CH"/>
        </w:rPr>
        <w:t>;</w:t>
      </w:r>
      <w:r w:rsidRPr="00087AAD">
        <w:rPr>
          <w:rFonts w:ascii="Consolas" w:eastAsia="Times New Roman" w:hAnsi="Consolas" w:cs="Courier New"/>
          <w:color w:val="CC7832"/>
          <w:sz w:val="20"/>
          <w:szCs w:val="20"/>
          <w:lang w:eastAsia="de-CH"/>
        </w:rPr>
        <w:br/>
        <w:t xml:space="preserve">    </w:t>
      </w:r>
      <w:r w:rsidRPr="00087AAD">
        <w:rPr>
          <w:rFonts w:ascii="Consolas" w:eastAsia="Times New Roman" w:hAnsi="Consolas" w:cs="Courier New"/>
          <w:color w:val="A9B7C6"/>
          <w:sz w:val="20"/>
          <w:szCs w:val="20"/>
          <w:lang w:eastAsia="de-CH"/>
        </w:rPr>
        <w:t>}</w:t>
      </w:r>
    </w:p>
    <w:p w14:paraId="74559966" w14:textId="39DB0A5D" w:rsidR="007927B7" w:rsidRPr="007927B7" w:rsidRDefault="00A838F8" w:rsidP="007927B7">
      <w:pPr>
        <w:ind w:left="576"/>
        <w:rPr>
          <w:lang w:bidi="he-IL"/>
        </w:rPr>
      </w:pPr>
      <w:r>
        <w:rPr>
          <w:lang w:bidi="he-IL"/>
        </w:rPr>
        <w:t>Da der Spinner keine Fehlermeldungen unterstützt, mussten wir</w:t>
      </w:r>
      <w:r w:rsidR="005C7A54">
        <w:rPr>
          <w:lang w:bidi="he-IL"/>
        </w:rPr>
        <w:t xml:space="preserve"> </w:t>
      </w:r>
      <w:r w:rsidR="00571010">
        <w:rPr>
          <w:lang w:bidi="he-IL"/>
        </w:rPr>
        <w:t>ein</w:t>
      </w:r>
      <w:r w:rsidR="005C7A54">
        <w:rPr>
          <w:lang w:bidi="he-IL"/>
        </w:rPr>
        <w:t xml:space="preserve"> Textfeld über </w:t>
      </w:r>
      <w:r w:rsidR="004808E4">
        <w:rPr>
          <w:lang w:bidi="he-IL"/>
        </w:rPr>
        <w:t>den Spinner platzieren, der die Fehlermeldung aus</w:t>
      </w:r>
      <w:r w:rsidR="009D435A">
        <w:rPr>
          <w:lang w:bidi="he-IL"/>
        </w:rPr>
        <w:t>gibt</w:t>
      </w:r>
      <w:r w:rsidR="004808E4">
        <w:rPr>
          <w:lang w:bidi="he-IL"/>
        </w:rPr>
        <w:t>.</w:t>
      </w:r>
    </w:p>
    <w:p w14:paraId="1D15D176" w14:textId="77777777" w:rsidR="00F17478" w:rsidRDefault="00F17478">
      <w:pPr>
        <w:rPr>
          <w:lang w:bidi="he-IL"/>
        </w:rPr>
      </w:pPr>
      <w:r>
        <w:rPr>
          <w:lang w:bidi="he-IL"/>
        </w:rPr>
        <w:br w:type="page"/>
      </w:r>
    </w:p>
    <w:p w14:paraId="33B7AE1C" w14:textId="0B44439D" w:rsidR="00BF2340" w:rsidRDefault="00BF2340" w:rsidP="00F36704">
      <w:pPr>
        <w:ind w:left="576"/>
        <w:rPr>
          <w:lang w:bidi="he-IL"/>
        </w:rPr>
      </w:pPr>
      <w:r>
        <w:rPr>
          <w:lang w:bidi="he-IL"/>
        </w:rPr>
        <w:lastRenderedPageBreak/>
        <w:t>Mit der if else Anweisung stellten wir ein, dass wenn «Bitte auswählen*» ausgewählt war,</w:t>
      </w:r>
      <w:r w:rsidR="00571010">
        <w:rPr>
          <w:lang w:bidi="he-IL"/>
        </w:rPr>
        <w:t xml:space="preserve"> eine Fehlermeldung ausgegeben wurde. Wenn nicht, wurde die Meldung annul</w:t>
      </w:r>
      <w:r w:rsidR="00BD63F1">
        <w:rPr>
          <w:lang w:bidi="he-IL"/>
        </w:rPr>
        <w:t>l</w:t>
      </w:r>
      <w:r w:rsidR="00571010">
        <w:rPr>
          <w:lang w:bidi="he-IL"/>
        </w:rPr>
        <w:t>iert.</w:t>
      </w:r>
      <w:r w:rsidR="005B47CB">
        <w:rPr>
          <w:lang w:bidi="he-IL"/>
        </w:rPr>
        <w:t xml:space="preserve"> Mit dem nächsten</w:t>
      </w:r>
      <w:r w:rsidR="000B290F">
        <w:rPr>
          <w:lang w:bidi="he-IL"/>
        </w:rPr>
        <w:t xml:space="preserve"> Befehl wird die Validation ausgeführt.</w:t>
      </w:r>
    </w:p>
    <w:p w14:paraId="1226E4E1" w14:textId="77777777" w:rsidR="005B47CB" w:rsidRPr="005B47CB" w:rsidRDefault="005B47CB" w:rsidP="005B47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5B47CB">
        <w:rPr>
          <w:rFonts w:ascii="Consolas" w:eastAsia="Times New Roman" w:hAnsi="Consolas" w:cs="Courier New"/>
          <w:color w:val="9876AA"/>
          <w:sz w:val="20"/>
          <w:szCs w:val="20"/>
          <w:lang w:eastAsia="de-CH"/>
        </w:rPr>
        <w:t>awesomeValidation</w:t>
      </w:r>
      <w:r w:rsidRPr="005B47CB">
        <w:rPr>
          <w:rFonts w:ascii="Consolas" w:eastAsia="Times New Roman" w:hAnsi="Consolas" w:cs="Courier New"/>
          <w:color w:val="A9B7C6"/>
          <w:sz w:val="20"/>
          <w:szCs w:val="20"/>
          <w:lang w:eastAsia="de-CH"/>
        </w:rPr>
        <w:t>.validate()</w:t>
      </w:r>
      <w:r w:rsidRPr="005B47CB">
        <w:rPr>
          <w:rFonts w:ascii="Consolas" w:eastAsia="Times New Roman" w:hAnsi="Consolas" w:cs="Courier New"/>
          <w:color w:val="CC7832"/>
          <w:sz w:val="20"/>
          <w:szCs w:val="20"/>
          <w:lang w:eastAsia="de-CH"/>
        </w:rPr>
        <w:t>;</w:t>
      </w:r>
    </w:p>
    <w:p w14:paraId="62282A35" w14:textId="3A55D4CB" w:rsidR="005B47CB" w:rsidRDefault="00E36E6E" w:rsidP="008D3A7C">
      <w:pPr>
        <w:pStyle w:val="berschrift2"/>
      </w:pPr>
      <w:r>
        <w:t xml:space="preserve"> </w:t>
      </w:r>
      <w:bookmarkStart w:id="157" w:name="_Toc40879650"/>
      <w:r w:rsidR="009D3835">
        <w:t>User Berechtigungen</w:t>
      </w:r>
      <w:bookmarkEnd w:id="157"/>
    </w:p>
    <w:p w14:paraId="3145C05C" w14:textId="79FE573A" w:rsidR="009D3835" w:rsidRPr="009D3835" w:rsidRDefault="006B4A20" w:rsidP="009D3835">
      <w:pPr>
        <w:ind w:left="576"/>
        <w:rPr>
          <w:lang w:bidi="he-IL"/>
        </w:rPr>
      </w:pPr>
      <w:r>
        <w:rPr>
          <w:lang w:bidi="he-IL"/>
        </w:rPr>
        <w:t>Wir mussten Sicher</w:t>
      </w:r>
      <w:r w:rsidR="00245C27">
        <w:rPr>
          <w:lang w:bidi="he-IL"/>
        </w:rPr>
        <w:t>heitsfeatures</w:t>
      </w:r>
      <w:r w:rsidR="00235C0E">
        <w:rPr>
          <w:lang w:bidi="he-IL"/>
        </w:rPr>
        <w:fldChar w:fldCharType="begin"/>
      </w:r>
      <w:r w:rsidR="00235C0E">
        <w:instrText xml:space="preserve"> XE "</w:instrText>
      </w:r>
      <w:r w:rsidR="00235C0E" w:rsidRPr="008047DE">
        <w:rPr>
          <w:lang w:bidi="he-IL"/>
        </w:rPr>
        <w:instrText>Sicherheitsfeatures</w:instrText>
      </w:r>
      <w:r w:rsidR="00235C0E">
        <w:instrText xml:space="preserve">" </w:instrText>
      </w:r>
      <w:r w:rsidR="00235C0E">
        <w:rPr>
          <w:lang w:bidi="he-IL"/>
        </w:rPr>
        <w:fldChar w:fldCharType="end"/>
      </w:r>
      <w:r w:rsidR="00245C27">
        <w:rPr>
          <w:lang w:bidi="he-IL"/>
        </w:rPr>
        <w:t xml:space="preserve"> einbauen, sodass n</w:t>
      </w:r>
      <w:r w:rsidR="000C4081">
        <w:rPr>
          <w:lang w:bidi="he-IL"/>
        </w:rPr>
        <w:t>i</w:t>
      </w:r>
      <w:r w:rsidR="00245C27">
        <w:rPr>
          <w:lang w:bidi="he-IL"/>
        </w:rPr>
        <w:t>cht irgendwer</w:t>
      </w:r>
      <w:r w:rsidR="00FF4F1A">
        <w:rPr>
          <w:lang w:bidi="he-IL"/>
        </w:rPr>
        <w:t>,</w:t>
      </w:r>
      <w:r w:rsidR="00245C27">
        <w:rPr>
          <w:lang w:bidi="he-IL"/>
        </w:rPr>
        <w:t xml:space="preserve"> </w:t>
      </w:r>
      <w:r w:rsidR="000C4081">
        <w:rPr>
          <w:lang w:bidi="he-IL"/>
        </w:rPr>
        <w:t>der nicht zum BL gehört</w:t>
      </w:r>
      <w:r w:rsidR="00FF4F1A">
        <w:rPr>
          <w:lang w:bidi="he-IL"/>
        </w:rPr>
        <w:t>,</w:t>
      </w:r>
      <w:r w:rsidR="000C4081">
        <w:rPr>
          <w:lang w:bidi="he-IL"/>
        </w:rPr>
        <w:t xml:space="preserve"> sich einloggen kann </w:t>
      </w:r>
      <w:r w:rsidR="0063057B">
        <w:rPr>
          <w:lang w:bidi="he-IL"/>
        </w:rPr>
        <w:t xml:space="preserve">und </w:t>
      </w:r>
      <w:r w:rsidR="00FE4038">
        <w:rPr>
          <w:lang w:bidi="he-IL"/>
        </w:rPr>
        <w:t>Noten eintragen kann. Das verhindern wir mit einer Datenbank. In dieser Datenbank sind die Spreadsheet</w:t>
      </w:r>
      <w:r w:rsidR="00235C0E">
        <w:rPr>
          <w:lang w:bidi="he-IL"/>
        </w:rPr>
        <w:fldChar w:fldCharType="begin"/>
      </w:r>
      <w:r w:rsidR="00235C0E">
        <w:instrText xml:space="preserve"> XE "</w:instrText>
      </w:r>
      <w:r w:rsidR="00235C0E" w:rsidRPr="004149BA">
        <w:rPr>
          <w:lang w:bidi="he-IL"/>
        </w:rPr>
        <w:instrText>Spreadsheet</w:instrText>
      </w:r>
      <w:r w:rsidR="00235C0E">
        <w:instrText xml:space="preserve">" </w:instrText>
      </w:r>
      <w:r w:rsidR="00235C0E">
        <w:rPr>
          <w:lang w:bidi="he-IL"/>
        </w:rPr>
        <w:fldChar w:fldCharType="end"/>
      </w:r>
      <w:r w:rsidR="00FE4038">
        <w:rPr>
          <w:lang w:bidi="he-IL"/>
        </w:rPr>
        <w:t>-Link</w:t>
      </w:r>
      <w:r w:rsidR="00271543">
        <w:rPr>
          <w:lang w:bidi="he-IL"/>
        </w:rPr>
        <w:t>s</w:t>
      </w:r>
      <w:r w:rsidR="00FE4038">
        <w:rPr>
          <w:lang w:bidi="he-IL"/>
        </w:rPr>
        <w:t xml:space="preserve"> und die dazugehörigen Links abgelegt, Die App prüft nach, ob die E-Mail des eingeloggten Users in der Datenbank </w:t>
      </w:r>
      <w:r w:rsidR="00F74270">
        <w:rPr>
          <w:lang w:bidi="he-IL"/>
        </w:rPr>
        <w:t>vorhanden ist</w:t>
      </w:r>
      <w:r w:rsidR="00271543">
        <w:rPr>
          <w:lang w:bidi="he-IL"/>
        </w:rPr>
        <w:t>. Wenn ja, wird das Formular des Benutzers geladen. Wenn nicht, verschwindet das Formular und eine Fehlermeldung wird angezeigt.</w:t>
      </w:r>
      <w:r w:rsidR="00AA1C03">
        <w:rPr>
          <w:lang w:bidi="he-IL"/>
        </w:rPr>
        <w:t xml:space="preserve"> Dafür mussten wird zuerst ein </w:t>
      </w:r>
      <w:r w:rsidR="00211287">
        <w:rPr>
          <w:lang w:bidi="he-IL"/>
        </w:rPr>
        <w:t>PHP</w:t>
      </w:r>
      <w:r w:rsidR="00AA1C03">
        <w:rPr>
          <w:lang w:bidi="he-IL"/>
        </w:rPr>
        <w:t>-File erstellen, mit der d</w:t>
      </w:r>
      <w:r w:rsidR="00DE156B">
        <w:rPr>
          <w:lang w:bidi="he-IL"/>
        </w:rPr>
        <w:t xml:space="preserve">ie App kommuniziert. </w:t>
      </w:r>
      <w:r w:rsidR="00B31E1C">
        <w:rPr>
          <w:lang w:bidi="he-IL"/>
        </w:rPr>
        <w:t xml:space="preserve">Das </w:t>
      </w:r>
      <w:r w:rsidR="00211287">
        <w:rPr>
          <w:lang w:bidi="he-IL"/>
        </w:rPr>
        <w:t>PHP</w:t>
      </w:r>
      <w:r w:rsidR="00B31E1C">
        <w:rPr>
          <w:lang w:bidi="he-IL"/>
        </w:rPr>
        <w:t>-Skript schaut, ob die empfangene E-Mail</w:t>
      </w:r>
      <w:r w:rsidR="003B6A07">
        <w:rPr>
          <w:lang w:bidi="he-IL"/>
        </w:rPr>
        <w:t>-</w:t>
      </w:r>
      <w:r w:rsidR="00B31E1C">
        <w:rPr>
          <w:lang w:bidi="he-IL"/>
        </w:rPr>
        <w:t>Adresse in der Datenbank existiert und wenn ja schickt sie den dazugehörigen Spreadsheet-Link</w:t>
      </w:r>
      <w:r w:rsidR="00C137BB">
        <w:rPr>
          <w:lang w:bidi="he-IL"/>
        </w:rPr>
        <w:t xml:space="preserve"> + Script-Link</w:t>
      </w:r>
      <w:r w:rsidR="00B31E1C">
        <w:rPr>
          <w:lang w:bidi="he-IL"/>
        </w:rPr>
        <w:t xml:space="preserve"> wieder zurück zu der App.</w:t>
      </w:r>
    </w:p>
    <w:p w14:paraId="117E4638" w14:textId="23FAB648"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C03FA">
        <w:rPr>
          <w:rFonts w:ascii="Consolas" w:eastAsia="Times New Roman" w:hAnsi="Consolas" w:cs="Times New Roman"/>
          <w:color w:val="569CD6"/>
          <w:sz w:val="21"/>
          <w:szCs w:val="21"/>
          <w:lang w:val="en-GB" w:eastAsia="de-CH"/>
        </w:rPr>
        <w:t>&lt;?</w:t>
      </w:r>
      <w:r w:rsidR="00211287">
        <w:rPr>
          <w:rFonts w:ascii="Consolas" w:eastAsia="Times New Roman" w:hAnsi="Consolas" w:cs="Times New Roman"/>
          <w:color w:val="569CD6"/>
          <w:sz w:val="21"/>
          <w:szCs w:val="21"/>
          <w:lang w:val="en-GB" w:eastAsia="de-CH"/>
        </w:rPr>
        <w:t>PHP</w:t>
      </w:r>
      <w:proofErr w:type="gramEnd"/>
    </w:p>
    <w:p w14:paraId="34589A0D"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error_</w:t>
      </w:r>
      <w:proofErr w:type="gramStart"/>
      <w:r w:rsidRPr="00CC03FA">
        <w:rPr>
          <w:rFonts w:ascii="Consolas" w:eastAsia="Times New Roman" w:hAnsi="Consolas" w:cs="Times New Roman"/>
          <w:color w:val="DCDCAA"/>
          <w:sz w:val="21"/>
          <w:szCs w:val="21"/>
          <w:lang w:val="en-GB" w:eastAsia="de-CH"/>
        </w:rPr>
        <w:t>reporting</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B5CEA8"/>
          <w:sz w:val="21"/>
          <w:szCs w:val="21"/>
          <w:lang w:val="en-GB" w:eastAsia="de-CH"/>
        </w:rPr>
        <w:t>0</w:t>
      </w:r>
      <w:r w:rsidRPr="00CC03FA">
        <w:rPr>
          <w:rFonts w:ascii="Consolas" w:eastAsia="Times New Roman" w:hAnsi="Consolas" w:cs="Times New Roman"/>
          <w:color w:val="D4D4D4"/>
          <w:sz w:val="21"/>
          <w:szCs w:val="21"/>
          <w:lang w:val="en-GB" w:eastAsia="de-CH"/>
        </w:rPr>
        <w:t>);</w:t>
      </w:r>
    </w:p>
    <w:p w14:paraId="461AB80B"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p>
    <w:p w14:paraId="0A13573D" w14:textId="29664984"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$con</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DCDCAA"/>
          <w:sz w:val="21"/>
          <w:szCs w:val="21"/>
          <w:lang w:val="en-GB" w:eastAsia="de-CH"/>
        </w:rPr>
        <w:t>mysqli_</w:t>
      </w:r>
      <w:proofErr w:type="gramStart"/>
      <w:r w:rsidRPr="00CC03FA">
        <w:rPr>
          <w:rFonts w:ascii="Consolas" w:eastAsia="Times New Roman" w:hAnsi="Consolas" w:cs="Times New Roman"/>
          <w:color w:val="DCDCAA"/>
          <w:sz w:val="21"/>
          <w:szCs w:val="21"/>
          <w:lang w:val="en-GB" w:eastAsia="de-CH"/>
        </w:rPr>
        <w:t>connect</w:t>
      </w:r>
      <w:r w:rsidRPr="00CC03FA">
        <w:rPr>
          <w:rFonts w:ascii="Consolas" w:eastAsia="Times New Roman" w:hAnsi="Consolas" w:cs="Times New Roman"/>
          <w:color w:val="D4D4D4"/>
          <w:sz w:val="21"/>
          <w:szCs w:val="21"/>
          <w:lang w:val="en-GB" w:eastAsia="de-CH"/>
        </w:rPr>
        <w:t>(</w:t>
      </w:r>
      <w:proofErr w:type="gramEnd"/>
      <w:r w:rsidR="002B7CD3" w:rsidRPr="002B7CD3">
        <w:rPr>
          <w:rFonts w:ascii="Consolas" w:eastAsia="Times New Roman" w:hAnsi="Consolas" w:cs="Times New Roman"/>
          <w:color w:val="CE9178"/>
          <w:sz w:val="21"/>
          <w:szCs w:val="21"/>
          <w:lang w:val="en-GB" w:eastAsia="de-CH"/>
        </w:rPr>
        <w:t>'blnetch.mysql.db.internal'</w:t>
      </w:r>
      <w:r w:rsidR="002B7CD3" w:rsidRPr="002B7CD3">
        <w:rPr>
          <w:rFonts w:ascii="Consolas" w:eastAsia="Times New Roman" w:hAnsi="Consolas" w:cs="Times New Roman"/>
          <w:color w:val="D4D4D4"/>
          <w:sz w:val="21"/>
          <w:szCs w:val="21"/>
          <w:lang w:val="en-GB" w:eastAsia="de-CH"/>
        </w:rPr>
        <w:t xml:space="preserve">, </w:t>
      </w:r>
      <w:r w:rsidR="002B7CD3" w:rsidRPr="002B7CD3">
        <w:rPr>
          <w:rFonts w:ascii="Consolas" w:eastAsia="Times New Roman" w:hAnsi="Consolas" w:cs="Times New Roman"/>
          <w:color w:val="CE9178"/>
          <w:sz w:val="21"/>
          <w:szCs w:val="21"/>
          <w:lang w:val="en-GB" w:eastAsia="de-CH"/>
        </w:rPr>
        <w:t>'blnetch_app'</w:t>
      </w:r>
      <w:r w:rsidR="002B7CD3" w:rsidRPr="002B7CD3">
        <w:rPr>
          <w:rFonts w:ascii="Consolas" w:eastAsia="Times New Roman" w:hAnsi="Consolas" w:cs="Times New Roman"/>
          <w:color w:val="D4D4D4"/>
          <w:sz w:val="21"/>
          <w:szCs w:val="21"/>
          <w:lang w:val="en-GB" w:eastAsia="de-CH"/>
        </w:rPr>
        <w:t xml:space="preserve">, </w:t>
      </w:r>
      <w:r w:rsidR="002B7CD3" w:rsidRPr="002B7CD3">
        <w:rPr>
          <w:rFonts w:ascii="Consolas" w:eastAsia="Times New Roman" w:hAnsi="Consolas" w:cs="Times New Roman"/>
          <w:color w:val="CE9178"/>
          <w:sz w:val="21"/>
          <w:szCs w:val="21"/>
          <w:lang w:val="en-GB" w:eastAsia="de-CH"/>
        </w:rPr>
        <w:t>'XXXXXXX'</w:t>
      </w:r>
      <w:r w:rsidR="002B7CD3" w:rsidRPr="002B7CD3">
        <w:rPr>
          <w:rFonts w:ascii="Consolas" w:eastAsia="Times New Roman" w:hAnsi="Consolas" w:cs="Times New Roman"/>
          <w:color w:val="D4D4D4"/>
          <w:sz w:val="21"/>
          <w:szCs w:val="21"/>
          <w:lang w:val="en-GB" w:eastAsia="de-CH"/>
        </w:rPr>
        <w:t xml:space="preserve">, </w:t>
      </w:r>
      <w:r w:rsidR="002B7CD3" w:rsidRPr="002B7CD3">
        <w:rPr>
          <w:rFonts w:ascii="Consolas" w:eastAsia="Times New Roman" w:hAnsi="Consolas" w:cs="Times New Roman"/>
          <w:color w:val="CE9178"/>
          <w:sz w:val="21"/>
          <w:szCs w:val="21"/>
          <w:lang w:val="en-GB" w:eastAsia="de-CH"/>
        </w:rPr>
        <w:t>'blnetch_app'</w:t>
      </w:r>
      <w:r w:rsidRPr="00CC03FA">
        <w:rPr>
          <w:rFonts w:ascii="Consolas" w:eastAsia="Times New Roman" w:hAnsi="Consolas" w:cs="Times New Roman"/>
          <w:color w:val="D4D4D4"/>
          <w:sz w:val="21"/>
          <w:szCs w:val="21"/>
          <w:lang w:val="en-GB" w:eastAsia="de-CH"/>
        </w:rPr>
        <w:t>);</w:t>
      </w:r>
    </w:p>
    <w:p w14:paraId="4B5432C6" w14:textId="1D498A44"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$getemail</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DCDCAA"/>
          <w:sz w:val="21"/>
          <w:szCs w:val="21"/>
          <w:lang w:val="en-GB" w:eastAsia="de-CH"/>
        </w:rPr>
        <w:t>mysqli_real_escape_</w:t>
      </w:r>
      <w:proofErr w:type="gramStart"/>
      <w:r w:rsidRPr="00CC03FA">
        <w:rPr>
          <w:rFonts w:ascii="Consolas" w:eastAsia="Times New Roman" w:hAnsi="Consolas" w:cs="Times New Roman"/>
          <w:color w:val="DCDCAA"/>
          <w:sz w:val="21"/>
          <w:szCs w:val="21"/>
          <w:lang w:val="en-GB" w:eastAsia="de-CH"/>
        </w:rPr>
        <w:t>string</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9CDCFE"/>
          <w:sz w:val="21"/>
          <w:szCs w:val="21"/>
          <w:lang w:val="en-GB" w:eastAsia="de-CH"/>
        </w:rPr>
        <w:t>$con</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$_REQUEST</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"email"</w:t>
      </w:r>
      <w:r w:rsidRPr="00CC03FA">
        <w:rPr>
          <w:rFonts w:ascii="Consolas" w:eastAsia="Times New Roman" w:hAnsi="Consolas" w:cs="Times New Roman"/>
          <w:color w:val="D4D4D4"/>
          <w:sz w:val="21"/>
          <w:szCs w:val="21"/>
          <w:lang w:val="en-GB" w:eastAsia="de-CH"/>
        </w:rPr>
        <w:t>]);</w:t>
      </w:r>
    </w:p>
    <w:p w14:paraId="632F6374" w14:textId="02ABEF1A"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DCDCAA"/>
          <w:sz w:val="21"/>
          <w:szCs w:val="21"/>
          <w:lang w:val="en-GB" w:eastAsia="de-CH"/>
        </w:rPr>
        <w:t>mysqli_</w:t>
      </w:r>
      <w:proofErr w:type="gramStart"/>
      <w:r w:rsidRPr="00CC03FA">
        <w:rPr>
          <w:rFonts w:ascii="Consolas" w:eastAsia="Times New Roman" w:hAnsi="Consolas" w:cs="Times New Roman"/>
          <w:color w:val="DCDCAA"/>
          <w:sz w:val="21"/>
          <w:szCs w:val="21"/>
          <w:lang w:val="en-GB" w:eastAsia="de-CH"/>
        </w:rPr>
        <w:t>prepare</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9CDCFE"/>
          <w:sz w:val="21"/>
          <w:szCs w:val="21"/>
          <w:lang w:val="en-GB" w:eastAsia="de-CH"/>
        </w:rPr>
        <w:t>$con</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E9178"/>
          <w:sz w:val="21"/>
          <w:szCs w:val="21"/>
          <w:lang w:val="en-GB" w:eastAsia="de-CH"/>
        </w:rPr>
        <w:t>"</w:t>
      </w:r>
      <w:r w:rsidRPr="00CC03FA">
        <w:rPr>
          <w:rFonts w:ascii="Consolas" w:eastAsia="Times New Roman" w:hAnsi="Consolas" w:cs="Times New Roman"/>
          <w:color w:val="569CD6"/>
          <w:sz w:val="21"/>
          <w:szCs w:val="21"/>
          <w:lang w:val="en-GB" w:eastAsia="de-CH"/>
        </w:rPr>
        <w:t>SELECT</w:t>
      </w:r>
      <w:r w:rsidRPr="00CC03FA">
        <w:rPr>
          <w:rFonts w:ascii="Consolas" w:eastAsia="Times New Roman" w:hAnsi="Consolas" w:cs="Times New Roman"/>
          <w:color w:val="CE9178"/>
          <w:sz w:val="21"/>
          <w:szCs w:val="21"/>
          <w:lang w:val="en-GB" w:eastAsia="de-CH"/>
        </w:rPr>
        <w:t> </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 </w:t>
      </w:r>
      <w:r w:rsidRPr="00CC03FA">
        <w:rPr>
          <w:rFonts w:ascii="Consolas" w:eastAsia="Times New Roman" w:hAnsi="Consolas" w:cs="Times New Roman"/>
          <w:color w:val="569CD6"/>
          <w:sz w:val="21"/>
          <w:szCs w:val="21"/>
          <w:lang w:val="en-GB" w:eastAsia="de-CH"/>
        </w:rPr>
        <w:t>FROM</w:t>
      </w:r>
      <w:r w:rsidRPr="00CC03FA">
        <w:rPr>
          <w:rFonts w:ascii="Consolas" w:eastAsia="Times New Roman" w:hAnsi="Consolas" w:cs="Times New Roman"/>
          <w:color w:val="CE9178"/>
          <w:sz w:val="21"/>
          <w:szCs w:val="21"/>
          <w:lang w:val="en-GB" w:eastAsia="de-CH"/>
        </w:rPr>
        <w:t> emailsheet </w:t>
      </w:r>
      <w:r w:rsidRPr="00CC03FA">
        <w:rPr>
          <w:rFonts w:ascii="Consolas" w:eastAsia="Times New Roman" w:hAnsi="Consolas" w:cs="Times New Roman"/>
          <w:color w:val="569CD6"/>
          <w:sz w:val="21"/>
          <w:szCs w:val="21"/>
          <w:lang w:val="en-GB" w:eastAsia="de-CH"/>
        </w:rPr>
        <w:t>WHERE</w:t>
      </w:r>
      <w:r w:rsidRPr="00CC03FA">
        <w:rPr>
          <w:rFonts w:ascii="Consolas" w:eastAsia="Times New Roman" w:hAnsi="Consolas" w:cs="Times New Roman"/>
          <w:color w:val="CE9178"/>
          <w:sz w:val="21"/>
          <w:szCs w:val="21"/>
          <w:lang w:val="en-GB" w:eastAsia="de-CH"/>
        </w:rPr>
        <w:t> email </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 ?"</w:t>
      </w:r>
      <w:r w:rsidRPr="00CC03FA">
        <w:rPr>
          <w:rFonts w:ascii="Consolas" w:eastAsia="Times New Roman" w:hAnsi="Consolas" w:cs="Times New Roman"/>
          <w:color w:val="D4D4D4"/>
          <w:sz w:val="21"/>
          <w:szCs w:val="21"/>
          <w:lang w:val="en-GB" w:eastAsia="de-CH"/>
        </w:rPr>
        <w:t>);</w:t>
      </w:r>
    </w:p>
    <w:p w14:paraId="2C0756F2"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mysqli_stmt_bind_</w:t>
      </w:r>
      <w:proofErr w:type="gramStart"/>
      <w:r w:rsidRPr="00CC03FA">
        <w:rPr>
          <w:rFonts w:ascii="Consolas" w:eastAsia="Times New Roman" w:hAnsi="Consolas" w:cs="Times New Roman"/>
          <w:color w:val="DCDCAA"/>
          <w:sz w:val="21"/>
          <w:szCs w:val="21"/>
          <w:lang w:val="en-GB" w:eastAsia="de-CH"/>
        </w:rPr>
        <w:t>param</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E9178"/>
          <w:sz w:val="21"/>
          <w:szCs w:val="21"/>
          <w:lang w:val="en-GB" w:eastAsia="de-CH"/>
        </w:rPr>
        <w:t>"s"</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$getemail</w:t>
      </w:r>
      <w:r w:rsidRPr="00CC03FA">
        <w:rPr>
          <w:rFonts w:ascii="Consolas" w:eastAsia="Times New Roman" w:hAnsi="Consolas" w:cs="Times New Roman"/>
          <w:color w:val="D4D4D4"/>
          <w:sz w:val="21"/>
          <w:szCs w:val="21"/>
          <w:lang w:val="en-GB" w:eastAsia="de-CH"/>
        </w:rPr>
        <w:t>);</w:t>
      </w:r>
    </w:p>
    <w:p w14:paraId="309F5AC8"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w:t>
      </w:r>
      <w:proofErr w:type="gramStart"/>
      <w:r w:rsidRPr="00CC03FA">
        <w:rPr>
          <w:rFonts w:ascii="Consolas" w:eastAsia="Times New Roman" w:hAnsi="Consolas" w:cs="Times New Roman"/>
          <w:color w:val="DCDCAA"/>
          <w:sz w:val="21"/>
          <w:szCs w:val="21"/>
          <w:lang w:val="en-GB" w:eastAsia="de-CH"/>
        </w:rPr>
        <w:t>execute</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w:t>
      </w:r>
    </w:p>
    <w:p w14:paraId="6C6A6E77"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mysqli_stmt_store_</w:t>
      </w:r>
      <w:proofErr w:type="gramStart"/>
      <w:r w:rsidRPr="00CC03FA">
        <w:rPr>
          <w:rFonts w:ascii="Consolas" w:eastAsia="Times New Roman" w:hAnsi="Consolas" w:cs="Times New Roman"/>
          <w:color w:val="DCDCAA"/>
          <w:sz w:val="21"/>
          <w:szCs w:val="21"/>
          <w:lang w:val="en-GB" w:eastAsia="de-CH"/>
        </w:rPr>
        <w:t>result</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w:t>
      </w:r>
    </w:p>
    <w:p w14:paraId="4A1CB3D4" w14:textId="0CC342B9"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mysqli_stmt_bind_</w:t>
      </w:r>
      <w:proofErr w:type="gramStart"/>
      <w:r w:rsidRPr="00CC03FA">
        <w:rPr>
          <w:rFonts w:ascii="Consolas" w:eastAsia="Times New Roman" w:hAnsi="Consolas" w:cs="Times New Roman"/>
          <w:color w:val="DCDCAA"/>
          <w:sz w:val="21"/>
          <w:szCs w:val="21"/>
          <w:lang w:val="en-GB" w:eastAsia="de-CH"/>
        </w:rPr>
        <w:t>result</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$colemail</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$colsheetlink</w:t>
      </w:r>
      <w:r w:rsidR="00F92948">
        <w:rPr>
          <w:rFonts w:ascii="Consolas" w:eastAsia="Times New Roman" w:hAnsi="Consolas" w:cs="Times New Roman"/>
          <w:color w:val="9CDCFE"/>
          <w:sz w:val="21"/>
          <w:szCs w:val="21"/>
          <w:lang w:val="en-GB" w:eastAsia="de-CH"/>
        </w:rPr>
        <w:t>, $colscriptlink</w:t>
      </w:r>
      <w:r w:rsidRPr="00CC03FA">
        <w:rPr>
          <w:rFonts w:ascii="Consolas" w:eastAsia="Times New Roman" w:hAnsi="Consolas" w:cs="Times New Roman"/>
          <w:color w:val="D4D4D4"/>
          <w:sz w:val="21"/>
          <w:szCs w:val="21"/>
          <w:lang w:val="en-GB" w:eastAsia="de-CH"/>
        </w:rPr>
        <w:t>);</w:t>
      </w:r>
    </w:p>
    <w:p w14:paraId="0ACDEE79" w14:textId="78975353"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 = </w:t>
      </w:r>
      <w:proofErr w:type="gramStart"/>
      <w:r w:rsidRPr="00CC03FA">
        <w:rPr>
          <w:rFonts w:ascii="Consolas" w:eastAsia="Times New Roman" w:hAnsi="Consolas" w:cs="Times New Roman"/>
          <w:color w:val="DCDCAA"/>
          <w:sz w:val="21"/>
          <w:szCs w:val="21"/>
          <w:lang w:val="en-GB" w:eastAsia="de-CH"/>
        </w:rPr>
        <w:t>array</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D4D4D4"/>
          <w:sz w:val="21"/>
          <w:szCs w:val="21"/>
          <w:lang w:val="en-GB" w:eastAsia="de-CH"/>
        </w:rPr>
        <w:t>);</w:t>
      </w:r>
    </w:p>
    <w:p w14:paraId="1D270C16" w14:textId="33CF2656"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C03FA">
        <w:rPr>
          <w:rFonts w:ascii="Consolas" w:eastAsia="Times New Roman" w:hAnsi="Consolas" w:cs="Times New Roman"/>
          <w:color w:val="C586C0"/>
          <w:sz w:val="21"/>
          <w:szCs w:val="21"/>
          <w:lang w:val="en-GB" w:eastAsia="de-CH"/>
        </w:rPr>
        <w:t>while</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DCDCAA"/>
          <w:sz w:val="21"/>
          <w:szCs w:val="21"/>
          <w:lang w:val="en-GB" w:eastAsia="de-CH"/>
        </w:rPr>
        <w:t>mysqli_stmt_fetch</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w:t>
      </w:r>
    </w:p>
    <w:p w14:paraId="7E077B3C"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proofErr w:type="gramStart"/>
      <w:r w:rsidRPr="00CC03FA">
        <w:rPr>
          <w:rFonts w:ascii="Consolas" w:eastAsia="Times New Roman" w:hAnsi="Consolas" w:cs="Times New Roman"/>
          <w:color w:val="C586C0"/>
          <w:sz w:val="21"/>
          <w:szCs w:val="21"/>
          <w:lang w:val="en-GB" w:eastAsia="de-CH"/>
        </w:rPr>
        <w:t>if</w:t>
      </w:r>
      <w:proofErr w:type="gramEnd"/>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$getemail</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CE9178"/>
          <w:sz w:val="21"/>
          <w:szCs w:val="21"/>
          <w:lang w:val="en-GB" w:eastAsia="de-CH"/>
        </w:rPr>
        <w:t>""</w:t>
      </w:r>
      <w:r w:rsidRPr="00CC03FA">
        <w:rPr>
          <w:rFonts w:ascii="Consolas" w:eastAsia="Times New Roman" w:hAnsi="Consolas" w:cs="Times New Roman"/>
          <w:color w:val="D4D4D4"/>
          <w:sz w:val="21"/>
          <w:szCs w:val="21"/>
          <w:lang w:val="en-GB" w:eastAsia="de-CH"/>
        </w:rPr>
        <w:t>) {</w:t>
      </w:r>
    </w:p>
    <w:p w14:paraId="000FA570"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w:t>
      </w:r>
      <w:proofErr w:type="gramStart"/>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CE9178"/>
          <w:sz w:val="21"/>
          <w:szCs w:val="21"/>
          <w:lang w:val="en-GB" w:eastAsia="de-CH"/>
        </w:rPr>
        <w:t>"success"</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569CD6"/>
          <w:sz w:val="21"/>
          <w:szCs w:val="21"/>
          <w:lang w:val="en-GB" w:eastAsia="de-CH"/>
        </w:rPr>
        <w:t>false</w:t>
      </w:r>
      <w:r w:rsidRPr="00CC03FA">
        <w:rPr>
          <w:rFonts w:ascii="Consolas" w:eastAsia="Times New Roman" w:hAnsi="Consolas" w:cs="Times New Roman"/>
          <w:color w:val="D4D4D4"/>
          <w:sz w:val="21"/>
          <w:szCs w:val="21"/>
          <w:lang w:val="en-GB" w:eastAsia="de-CH"/>
        </w:rPr>
        <w:t>;</w:t>
      </w:r>
    </w:p>
    <w:p w14:paraId="734A57E1"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586C0"/>
          <w:sz w:val="21"/>
          <w:szCs w:val="21"/>
          <w:lang w:val="en-GB" w:eastAsia="de-CH"/>
        </w:rPr>
        <w:t>else</w:t>
      </w:r>
      <w:r w:rsidRPr="00CC03FA">
        <w:rPr>
          <w:rFonts w:ascii="Consolas" w:eastAsia="Times New Roman" w:hAnsi="Consolas" w:cs="Times New Roman"/>
          <w:color w:val="D4D4D4"/>
          <w:sz w:val="21"/>
          <w:szCs w:val="21"/>
          <w:lang w:val="en-GB" w:eastAsia="de-CH"/>
        </w:rPr>
        <w:t> {</w:t>
      </w:r>
    </w:p>
    <w:p w14:paraId="061A5AAA"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w:t>
      </w:r>
      <w:proofErr w:type="gramStart"/>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CE9178"/>
          <w:sz w:val="21"/>
          <w:szCs w:val="21"/>
          <w:lang w:val="en-GB" w:eastAsia="de-CH"/>
        </w:rPr>
        <w:t>"success"</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569CD6"/>
          <w:sz w:val="21"/>
          <w:szCs w:val="21"/>
          <w:lang w:val="en-GB" w:eastAsia="de-CH"/>
        </w:rPr>
        <w:t>true</w:t>
      </w:r>
      <w:r w:rsidRPr="00CC03FA">
        <w:rPr>
          <w:rFonts w:ascii="Consolas" w:eastAsia="Times New Roman" w:hAnsi="Consolas" w:cs="Times New Roman"/>
          <w:color w:val="D4D4D4"/>
          <w:sz w:val="21"/>
          <w:szCs w:val="21"/>
          <w:lang w:val="en-GB" w:eastAsia="de-CH"/>
        </w:rPr>
        <w:t>;</w:t>
      </w:r>
    </w:p>
    <w:p w14:paraId="3C14D9B0"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w:t>
      </w:r>
      <w:proofErr w:type="gramStart"/>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CE9178"/>
          <w:sz w:val="21"/>
          <w:szCs w:val="21"/>
          <w:lang w:val="en-GB" w:eastAsia="de-CH"/>
        </w:rPr>
        <w:t>"email"</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9CDCFE"/>
          <w:sz w:val="21"/>
          <w:szCs w:val="21"/>
          <w:lang w:val="en-GB" w:eastAsia="de-CH"/>
        </w:rPr>
        <w:t>$colemail</w:t>
      </w:r>
      <w:r w:rsidRPr="00CC03FA">
        <w:rPr>
          <w:rFonts w:ascii="Consolas" w:eastAsia="Times New Roman" w:hAnsi="Consolas" w:cs="Times New Roman"/>
          <w:color w:val="D4D4D4"/>
          <w:sz w:val="21"/>
          <w:szCs w:val="21"/>
          <w:lang w:val="en-GB" w:eastAsia="de-CH"/>
        </w:rPr>
        <w:t>;</w:t>
      </w:r>
    </w:p>
    <w:p w14:paraId="06F01C0B" w14:textId="45736F23" w:rsidR="006065B7"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w:t>
      </w:r>
      <w:proofErr w:type="gramStart"/>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proofErr w:type="gramEnd"/>
      <w:r w:rsidRPr="00CC03FA">
        <w:rPr>
          <w:rFonts w:ascii="Consolas" w:eastAsia="Times New Roman" w:hAnsi="Consolas" w:cs="Times New Roman"/>
          <w:color w:val="CE9178"/>
          <w:sz w:val="21"/>
          <w:szCs w:val="21"/>
          <w:lang w:val="en-GB" w:eastAsia="de-CH"/>
        </w:rPr>
        <w:t>"sheetlink"</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9CDCFE"/>
          <w:sz w:val="21"/>
          <w:szCs w:val="21"/>
          <w:lang w:val="en-GB" w:eastAsia="de-CH"/>
        </w:rPr>
        <w:t>$colsheetlink</w:t>
      </w:r>
      <w:r w:rsidRPr="00CC03FA">
        <w:rPr>
          <w:rFonts w:ascii="Consolas" w:eastAsia="Times New Roman" w:hAnsi="Consolas" w:cs="Times New Roman"/>
          <w:color w:val="D4D4D4"/>
          <w:sz w:val="21"/>
          <w:szCs w:val="21"/>
          <w:lang w:val="en-GB" w:eastAsia="de-CH"/>
        </w:rPr>
        <w:t>;</w:t>
      </w:r>
    </w:p>
    <w:p w14:paraId="666D2298" w14:textId="4C5721DC" w:rsidR="00F92948" w:rsidRPr="00CC03FA" w:rsidRDefault="00F92948" w:rsidP="00F92948">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w:t>
      </w:r>
      <w:proofErr w:type="gramStart"/>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proofErr w:type="gramEnd"/>
      <w:r>
        <w:rPr>
          <w:rFonts w:ascii="Consolas" w:eastAsia="Times New Roman" w:hAnsi="Consolas" w:cs="Times New Roman"/>
          <w:color w:val="CE9178"/>
          <w:sz w:val="21"/>
          <w:szCs w:val="21"/>
          <w:lang w:val="en-GB" w:eastAsia="de-CH"/>
        </w:rPr>
        <w:t>"script</w:t>
      </w:r>
      <w:r w:rsidRPr="00CC03FA">
        <w:rPr>
          <w:rFonts w:ascii="Consolas" w:eastAsia="Times New Roman" w:hAnsi="Consolas" w:cs="Times New Roman"/>
          <w:color w:val="CE9178"/>
          <w:sz w:val="21"/>
          <w:szCs w:val="21"/>
          <w:lang w:val="en-GB" w:eastAsia="de-CH"/>
        </w:rPr>
        <w:t>link"</w:t>
      </w:r>
      <w:r w:rsidRPr="00CC03FA">
        <w:rPr>
          <w:rFonts w:ascii="Consolas" w:eastAsia="Times New Roman" w:hAnsi="Consolas" w:cs="Times New Roman"/>
          <w:color w:val="D4D4D4"/>
          <w:sz w:val="21"/>
          <w:szCs w:val="21"/>
          <w:lang w:val="en-GB" w:eastAsia="de-CH"/>
        </w:rPr>
        <w:t>] = </w:t>
      </w:r>
      <w:r>
        <w:rPr>
          <w:rFonts w:ascii="Consolas" w:eastAsia="Times New Roman" w:hAnsi="Consolas" w:cs="Times New Roman"/>
          <w:color w:val="9CDCFE"/>
          <w:sz w:val="21"/>
          <w:szCs w:val="21"/>
          <w:lang w:val="en-GB" w:eastAsia="de-CH"/>
        </w:rPr>
        <w:t>$colscript</w:t>
      </w:r>
      <w:r w:rsidRPr="00CC03FA">
        <w:rPr>
          <w:rFonts w:ascii="Consolas" w:eastAsia="Times New Roman" w:hAnsi="Consolas" w:cs="Times New Roman"/>
          <w:color w:val="9CDCFE"/>
          <w:sz w:val="21"/>
          <w:szCs w:val="21"/>
          <w:lang w:val="en-GB" w:eastAsia="de-CH"/>
        </w:rPr>
        <w:t>link</w:t>
      </w:r>
      <w:r w:rsidRPr="00CC03FA">
        <w:rPr>
          <w:rFonts w:ascii="Consolas" w:eastAsia="Times New Roman" w:hAnsi="Consolas" w:cs="Times New Roman"/>
          <w:color w:val="D4D4D4"/>
          <w:sz w:val="21"/>
          <w:szCs w:val="21"/>
          <w:lang w:val="en-GB" w:eastAsia="de-CH"/>
        </w:rPr>
        <w:t>;</w:t>
      </w:r>
    </w:p>
    <w:p w14:paraId="44708313" w14:textId="32B6C93A" w:rsidR="006065B7" w:rsidRPr="00F9294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F92948">
        <w:rPr>
          <w:rFonts w:ascii="Consolas" w:eastAsia="Times New Roman" w:hAnsi="Consolas" w:cs="Times New Roman"/>
          <w:color w:val="D4D4D4"/>
          <w:sz w:val="21"/>
          <w:szCs w:val="21"/>
          <w:lang w:val="en-GB" w:eastAsia="de-CH"/>
        </w:rPr>
        <w:t>}</w:t>
      </w:r>
    </w:p>
    <w:p w14:paraId="2B6148C5"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D4D4D4"/>
          <w:sz w:val="21"/>
          <w:szCs w:val="21"/>
          <w:lang w:val="en-GB" w:eastAsia="de-CH"/>
        </w:rPr>
        <w:t>}</w:t>
      </w:r>
    </w:p>
    <w:p w14:paraId="4E317160"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B32108">
        <w:rPr>
          <w:rFonts w:ascii="Consolas" w:eastAsia="Times New Roman" w:hAnsi="Consolas" w:cs="Times New Roman"/>
          <w:color w:val="DCDCAA"/>
          <w:sz w:val="21"/>
          <w:szCs w:val="21"/>
          <w:lang w:val="en-GB" w:eastAsia="de-CH"/>
        </w:rPr>
        <w:t>echo</w:t>
      </w:r>
      <w:proofErr w:type="gramEnd"/>
      <w:r w:rsidRPr="00B32108">
        <w:rPr>
          <w:rFonts w:ascii="Consolas" w:eastAsia="Times New Roman" w:hAnsi="Consolas" w:cs="Times New Roman"/>
          <w:color w:val="D4D4D4"/>
          <w:sz w:val="21"/>
          <w:szCs w:val="21"/>
          <w:lang w:val="en-GB" w:eastAsia="de-CH"/>
        </w:rPr>
        <w:t> </w:t>
      </w:r>
      <w:r w:rsidRPr="00B32108">
        <w:rPr>
          <w:rFonts w:ascii="Consolas" w:eastAsia="Times New Roman" w:hAnsi="Consolas" w:cs="Times New Roman"/>
          <w:color w:val="DCDCAA"/>
          <w:sz w:val="21"/>
          <w:szCs w:val="21"/>
          <w:lang w:val="en-GB" w:eastAsia="de-CH"/>
        </w:rPr>
        <w:t>json_encode</w:t>
      </w:r>
      <w:r w:rsidRPr="00B32108">
        <w:rPr>
          <w:rFonts w:ascii="Consolas" w:eastAsia="Times New Roman" w:hAnsi="Consolas" w:cs="Times New Roman"/>
          <w:color w:val="D4D4D4"/>
          <w:sz w:val="21"/>
          <w:szCs w:val="21"/>
          <w:lang w:val="en-GB" w:eastAsia="de-CH"/>
        </w:rPr>
        <w:t>(</w:t>
      </w:r>
      <w:r w:rsidRPr="00B32108">
        <w:rPr>
          <w:rFonts w:ascii="Consolas" w:eastAsia="Times New Roman" w:hAnsi="Consolas" w:cs="Times New Roman"/>
          <w:color w:val="9CDCFE"/>
          <w:sz w:val="21"/>
          <w:szCs w:val="21"/>
          <w:lang w:val="en-GB" w:eastAsia="de-CH"/>
        </w:rPr>
        <w:t>$response</w:t>
      </w:r>
      <w:r w:rsidRPr="00B32108">
        <w:rPr>
          <w:rFonts w:ascii="Consolas" w:eastAsia="Times New Roman" w:hAnsi="Consolas" w:cs="Times New Roman"/>
          <w:color w:val="D4D4D4"/>
          <w:sz w:val="21"/>
          <w:szCs w:val="21"/>
          <w:lang w:val="en-GB" w:eastAsia="de-CH"/>
        </w:rPr>
        <w:t>);</w:t>
      </w:r>
    </w:p>
    <w:p w14:paraId="59D75879"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569CD6"/>
          <w:sz w:val="21"/>
          <w:szCs w:val="21"/>
          <w:lang w:val="en-GB" w:eastAsia="de-CH"/>
        </w:rPr>
        <w:t>?&gt;</w:t>
      </w:r>
    </w:p>
    <w:p w14:paraId="356A09AD"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808080"/>
          <w:sz w:val="21"/>
          <w:szCs w:val="21"/>
          <w:lang w:val="en-GB" w:eastAsia="de-CH"/>
        </w:rPr>
        <w:t>&lt;</w:t>
      </w:r>
      <w:proofErr w:type="gramStart"/>
      <w:r w:rsidRPr="00B32108">
        <w:rPr>
          <w:rFonts w:ascii="Consolas" w:eastAsia="Times New Roman" w:hAnsi="Consolas" w:cs="Times New Roman"/>
          <w:color w:val="569CD6"/>
          <w:sz w:val="21"/>
          <w:szCs w:val="21"/>
          <w:lang w:val="en-GB" w:eastAsia="de-CH"/>
        </w:rPr>
        <w:t>title</w:t>
      </w:r>
      <w:r w:rsidRPr="00B32108">
        <w:rPr>
          <w:rFonts w:ascii="Consolas" w:eastAsia="Times New Roman" w:hAnsi="Consolas" w:cs="Times New Roman"/>
          <w:color w:val="808080"/>
          <w:sz w:val="21"/>
          <w:szCs w:val="21"/>
          <w:lang w:val="en-GB" w:eastAsia="de-CH"/>
        </w:rPr>
        <w:t>&gt;</w:t>
      </w:r>
      <w:proofErr w:type="gramEnd"/>
      <w:r w:rsidRPr="00B32108">
        <w:rPr>
          <w:rFonts w:ascii="Consolas" w:eastAsia="Times New Roman" w:hAnsi="Consolas" w:cs="Times New Roman"/>
          <w:color w:val="D4D4D4"/>
          <w:sz w:val="21"/>
          <w:szCs w:val="21"/>
          <w:lang w:val="en-GB" w:eastAsia="de-CH"/>
        </w:rPr>
        <w:t>blnet App Notenformular Authentification</w:t>
      </w:r>
      <w:r w:rsidRPr="00B32108">
        <w:rPr>
          <w:rFonts w:ascii="Consolas" w:eastAsia="Times New Roman" w:hAnsi="Consolas" w:cs="Times New Roman"/>
          <w:color w:val="808080"/>
          <w:sz w:val="21"/>
          <w:szCs w:val="21"/>
          <w:lang w:val="en-GB" w:eastAsia="de-CH"/>
        </w:rPr>
        <w:t>&lt;/</w:t>
      </w:r>
      <w:r w:rsidRPr="00B32108">
        <w:rPr>
          <w:rFonts w:ascii="Consolas" w:eastAsia="Times New Roman" w:hAnsi="Consolas" w:cs="Times New Roman"/>
          <w:color w:val="569CD6"/>
          <w:sz w:val="21"/>
          <w:szCs w:val="21"/>
          <w:lang w:val="en-GB" w:eastAsia="de-CH"/>
        </w:rPr>
        <w:t>title</w:t>
      </w:r>
      <w:r w:rsidRPr="00B32108">
        <w:rPr>
          <w:rFonts w:ascii="Consolas" w:eastAsia="Times New Roman" w:hAnsi="Consolas" w:cs="Times New Roman"/>
          <w:color w:val="808080"/>
          <w:sz w:val="21"/>
          <w:szCs w:val="21"/>
          <w:lang w:val="en-GB" w:eastAsia="de-CH"/>
        </w:rPr>
        <w:t>&gt;</w:t>
      </w:r>
    </w:p>
    <w:p w14:paraId="044EA564" w14:textId="4B0C5B7D" w:rsidR="006065B7" w:rsidRPr="00B32108" w:rsidRDefault="003B6A07" w:rsidP="009D3835">
      <w:pPr>
        <w:ind w:left="576"/>
        <w:rPr>
          <w:lang w:val="en-GB" w:bidi="he-IL"/>
        </w:rPr>
      </w:pPr>
      <w:r w:rsidRPr="000B3903">
        <w:rPr>
          <w:lang w:val="en-GB" w:bidi="he-IL"/>
        </w:rPr>
        <w:lastRenderedPageBreak/>
        <w:t>Wenn</w:t>
      </w:r>
      <w:r w:rsidRPr="00B32108">
        <w:rPr>
          <w:lang w:val="en-GB" w:bidi="he-IL"/>
        </w:rPr>
        <w:t xml:space="preserve"> nicht, schickt sie </w:t>
      </w:r>
      <w:r w:rsidR="00D33D3B" w:rsidRPr="00B32108">
        <w:rPr>
          <w:lang w:val="en-GB" w:bidi="he-IL"/>
        </w:rPr>
        <w:t>«</w:t>
      </w:r>
      <w:r w:rsidRPr="00B32108">
        <w:rPr>
          <w:lang w:val="en-GB" w:bidi="he-IL"/>
        </w:rPr>
        <w:t>success=false</w:t>
      </w:r>
      <w:r w:rsidR="00D33D3B" w:rsidRPr="00B32108">
        <w:rPr>
          <w:lang w:val="en-GB" w:bidi="he-IL"/>
        </w:rPr>
        <w:t>»</w:t>
      </w:r>
      <w:r w:rsidRPr="00B32108">
        <w:rPr>
          <w:lang w:val="en-GB" w:bidi="he-IL"/>
        </w:rPr>
        <w:t xml:space="preserve"> zurück, was die Fehlermeldung auslöst.</w:t>
      </w:r>
    </w:p>
    <w:p w14:paraId="4A7CD8EA" w14:textId="53E82B55" w:rsidR="00E13344" w:rsidRDefault="00E13344" w:rsidP="009D3835">
      <w:pPr>
        <w:ind w:left="576"/>
        <w:rPr>
          <w:lang w:bidi="he-IL"/>
        </w:rPr>
      </w:pPr>
      <w:r>
        <w:rPr>
          <w:lang w:bidi="he-IL"/>
        </w:rPr>
        <w:t>In der App selb</w:t>
      </w:r>
      <w:r w:rsidR="00A74BDF">
        <w:rPr>
          <w:lang w:bidi="he-IL"/>
        </w:rPr>
        <w:t>st</w:t>
      </w:r>
      <w:r>
        <w:rPr>
          <w:lang w:bidi="he-IL"/>
        </w:rPr>
        <w:t xml:space="preserve"> mussten wir coden, was die App mit den Antworten vom Server machen sollte.</w:t>
      </w:r>
      <w:r w:rsidR="00A74BDF">
        <w:rPr>
          <w:lang w:bidi="he-IL"/>
        </w:rPr>
        <w:t xml:space="preserve"> Weil d</w:t>
      </w:r>
      <w:r w:rsidR="008D2734">
        <w:rPr>
          <w:lang w:bidi="he-IL"/>
        </w:rPr>
        <w:t>er Server die Antwort als JSON-File sendet, müssen wir einen JSO</w:t>
      </w:r>
      <w:r w:rsidR="007F3ADC">
        <w:rPr>
          <w:lang w:bidi="he-IL"/>
        </w:rPr>
        <w:t>NResponse</w:t>
      </w:r>
      <w:r w:rsidR="006D6DDC">
        <w:rPr>
          <w:lang w:bidi="he-IL"/>
        </w:rPr>
        <w:fldChar w:fldCharType="begin"/>
      </w:r>
      <w:r w:rsidR="006D6DDC">
        <w:instrText xml:space="preserve"> XE "</w:instrText>
      </w:r>
      <w:r w:rsidR="006D6DDC" w:rsidRPr="002D1665">
        <w:rPr>
          <w:lang w:bidi="he-IL"/>
        </w:rPr>
        <w:instrText>JSONResponse</w:instrText>
      </w:r>
      <w:r w:rsidR="006D6DDC">
        <w:instrText xml:space="preserve">" </w:instrText>
      </w:r>
      <w:r w:rsidR="006D6DDC">
        <w:rPr>
          <w:lang w:bidi="he-IL"/>
        </w:rPr>
        <w:fldChar w:fldCharType="end"/>
      </w:r>
      <w:r w:rsidR="007F3ADC">
        <w:rPr>
          <w:lang w:bidi="he-IL"/>
        </w:rPr>
        <w:t xml:space="preserve"> Element erstellen.</w:t>
      </w:r>
      <w:r w:rsidR="00A901F4">
        <w:rPr>
          <w:lang w:bidi="he-IL"/>
        </w:rPr>
        <w:t xml:space="preserve"> Dann haben wir die Antworten aus dem JSON entnommen</w:t>
      </w:r>
      <w:r w:rsidR="009C3F53">
        <w:rPr>
          <w:lang w:bidi="he-IL"/>
        </w:rPr>
        <w:t xml:space="preserve"> und in eine V</w:t>
      </w:r>
      <w:r w:rsidR="00DB58B3">
        <w:rPr>
          <w:lang w:bidi="he-IL"/>
        </w:rPr>
        <w:t xml:space="preserve">ariable </w:t>
      </w:r>
      <w:r w:rsidR="000F7BFE">
        <w:rPr>
          <w:lang w:bidi="he-IL"/>
        </w:rPr>
        <w:t>eingesetzt.</w:t>
      </w:r>
      <w:r w:rsidR="00E32BE1">
        <w:rPr>
          <w:lang w:bidi="he-IL"/>
        </w:rPr>
        <w:t xml:space="preserve"> </w:t>
      </w:r>
      <w:r w:rsidR="00CC4E89">
        <w:rPr>
          <w:lang w:bidi="he-IL"/>
        </w:rPr>
        <w:t>Die Werte werden dann direkt in SharedPreferences gespeichert.</w:t>
      </w:r>
      <w:r w:rsidR="00392A33">
        <w:rPr>
          <w:lang w:bidi="he-IL"/>
        </w:rPr>
        <w:t xml:space="preserve"> </w:t>
      </w:r>
      <w:r w:rsidR="00E36E6E">
        <w:rPr>
          <w:lang w:bidi="he-IL"/>
        </w:rPr>
        <w:t>T</w:t>
      </w:r>
      <w:r w:rsidR="00E12BE7">
        <w:rPr>
          <w:lang w:bidi="he-IL"/>
        </w:rPr>
        <w:t>ry und catch ist nötig für JSONResponse. In try kommt die Funktion</w:t>
      </w:r>
      <w:r w:rsidR="00F3015A">
        <w:rPr>
          <w:lang w:bidi="he-IL"/>
        </w:rPr>
        <w:t xml:space="preserve">, in catch </w:t>
      </w:r>
      <w:r w:rsidR="00536650">
        <w:rPr>
          <w:lang w:bidi="he-IL"/>
        </w:rPr>
        <w:t xml:space="preserve">kommt </w:t>
      </w:r>
      <w:r w:rsidR="00AF47ED">
        <w:rPr>
          <w:lang w:bidi="he-IL"/>
        </w:rPr>
        <w:t>Code,</w:t>
      </w:r>
      <w:r w:rsidR="00536650">
        <w:rPr>
          <w:lang w:bidi="he-IL"/>
        </w:rPr>
        <w:t xml:space="preserve"> der ausgeführt wird, wenn </w:t>
      </w:r>
      <w:r w:rsidR="00AF47ED">
        <w:rPr>
          <w:lang w:bidi="he-IL"/>
        </w:rPr>
        <w:t>die JSON-Datei</w:t>
      </w:r>
      <w:r w:rsidR="006D6DDC">
        <w:rPr>
          <w:lang w:bidi="he-IL"/>
        </w:rPr>
        <w:fldChar w:fldCharType="begin"/>
      </w:r>
      <w:r w:rsidR="006D6DDC">
        <w:instrText xml:space="preserve"> XE "</w:instrText>
      </w:r>
      <w:r w:rsidR="006D6DDC" w:rsidRPr="00B57E99">
        <w:rPr>
          <w:lang w:bidi="he-IL"/>
        </w:rPr>
        <w:instrText>JSON-Datei</w:instrText>
      </w:r>
      <w:r w:rsidR="006D6DDC">
        <w:instrText xml:space="preserve">" </w:instrText>
      </w:r>
      <w:r w:rsidR="006D6DDC">
        <w:rPr>
          <w:lang w:bidi="he-IL"/>
        </w:rPr>
        <w:fldChar w:fldCharType="end"/>
      </w:r>
      <w:r w:rsidR="00AF47ED">
        <w:rPr>
          <w:lang w:bidi="he-IL"/>
        </w:rPr>
        <w:t xml:space="preserve"> fehlerhaft ist oder fehlt.</w:t>
      </w:r>
    </w:p>
    <w:p w14:paraId="5602D7A3" w14:textId="77777777" w:rsidR="00B548FA" w:rsidRPr="00B548FA" w:rsidRDefault="00B548FA" w:rsidP="00B54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5E68EE">
        <w:rPr>
          <w:rFonts w:ascii="Consolas" w:eastAsia="Times New Roman" w:hAnsi="Consolas" w:cs="Courier New"/>
          <w:color w:val="A9B7C6"/>
          <w:sz w:val="20"/>
          <w:szCs w:val="20"/>
          <w:lang w:val="en-GB" w:eastAsia="de-CH"/>
        </w:rPr>
        <w:t xml:space="preserve">Response.Listener&lt;String&gt; responseListener = </w:t>
      </w:r>
      <w:r w:rsidRPr="005E68EE">
        <w:rPr>
          <w:rFonts w:ascii="Consolas" w:eastAsia="Times New Roman" w:hAnsi="Consolas" w:cs="Courier New"/>
          <w:color w:val="CC7832"/>
          <w:sz w:val="20"/>
          <w:szCs w:val="20"/>
          <w:lang w:val="en-GB" w:eastAsia="de-CH"/>
        </w:rPr>
        <w:t xml:space="preserve">new </w:t>
      </w:r>
      <w:r w:rsidRPr="005E68EE">
        <w:rPr>
          <w:rFonts w:ascii="Consolas" w:eastAsia="Times New Roman" w:hAnsi="Consolas" w:cs="Courier New"/>
          <w:color w:val="A9B7C6"/>
          <w:sz w:val="20"/>
          <w:szCs w:val="20"/>
          <w:lang w:val="en-GB" w:eastAsia="de-CH"/>
        </w:rPr>
        <w:t>Response.Listener&lt;String&gt;()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BBB529"/>
          <w:sz w:val="20"/>
          <w:szCs w:val="20"/>
          <w:lang w:val="en-GB" w:eastAsia="de-CH"/>
        </w:rPr>
        <w:t>@Override</w:t>
      </w:r>
      <w:r w:rsidRPr="005E68EE">
        <w:rPr>
          <w:rFonts w:ascii="Consolas" w:eastAsia="Times New Roman" w:hAnsi="Consolas" w:cs="Courier New"/>
          <w:color w:val="BBB529"/>
          <w:sz w:val="20"/>
          <w:szCs w:val="20"/>
          <w:lang w:val="en-GB" w:eastAsia="de-CH"/>
        </w:rPr>
        <w:br/>
        <w:t xml:space="preserve">    </w:t>
      </w:r>
      <w:r w:rsidRPr="005E68EE">
        <w:rPr>
          <w:rFonts w:ascii="Consolas" w:eastAsia="Times New Roman" w:hAnsi="Consolas" w:cs="Courier New"/>
          <w:color w:val="CC7832"/>
          <w:sz w:val="20"/>
          <w:szCs w:val="20"/>
          <w:lang w:val="en-GB" w:eastAsia="de-CH"/>
        </w:rPr>
        <w:t xml:space="preserve">public void </w:t>
      </w:r>
      <w:r w:rsidRPr="005E68EE">
        <w:rPr>
          <w:rFonts w:ascii="Consolas" w:eastAsia="Times New Roman" w:hAnsi="Consolas" w:cs="Courier New"/>
          <w:color w:val="FFC66D"/>
          <w:sz w:val="20"/>
          <w:szCs w:val="20"/>
          <w:lang w:val="en-GB" w:eastAsia="de-CH"/>
        </w:rPr>
        <w:t>onResponse</w:t>
      </w:r>
      <w:r w:rsidRPr="005E68EE">
        <w:rPr>
          <w:rFonts w:ascii="Consolas" w:eastAsia="Times New Roman" w:hAnsi="Consolas" w:cs="Courier New"/>
          <w:color w:val="A9B7C6"/>
          <w:sz w:val="20"/>
          <w:szCs w:val="20"/>
          <w:lang w:val="en-GB" w:eastAsia="de-CH"/>
        </w:rPr>
        <w:t>(String response)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CC7832"/>
          <w:sz w:val="20"/>
          <w:szCs w:val="20"/>
          <w:lang w:val="en-GB" w:eastAsia="de-CH"/>
        </w:rPr>
        <w:t xml:space="preserve">try </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A9B7C6"/>
          <w:sz w:val="20"/>
          <w:szCs w:val="20"/>
          <w:lang w:val="en-GB" w:eastAsia="de-CH"/>
        </w:rPr>
        <w:br/>
        <w:t xml:space="preserve">            JSONObject jsonResponse = </w:t>
      </w:r>
      <w:r w:rsidRPr="005E68EE">
        <w:rPr>
          <w:rFonts w:ascii="Consolas" w:eastAsia="Times New Roman" w:hAnsi="Consolas" w:cs="Courier New"/>
          <w:color w:val="CC7832"/>
          <w:sz w:val="20"/>
          <w:szCs w:val="20"/>
          <w:lang w:val="en-GB" w:eastAsia="de-CH"/>
        </w:rPr>
        <w:t xml:space="preserve">new </w:t>
      </w:r>
      <w:r w:rsidRPr="005E68EE">
        <w:rPr>
          <w:rFonts w:ascii="Consolas" w:eastAsia="Times New Roman" w:hAnsi="Consolas" w:cs="Courier New"/>
          <w:color w:val="A9B7C6"/>
          <w:sz w:val="20"/>
          <w:szCs w:val="20"/>
          <w:lang w:val="en-GB" w:eastAsia="de-CH"/>
        </w:rPr>
        <w:t>JSONObject(response)</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boolean </w:t>
      </w:r>
      <w:r w:rsidRPr="005E68EE">
        <w:rPr>
          <w:rFonts w:ascii="Consolas" w:eastAsia="Times New Roman" w:hAnsi="Consolas" w:cs="Courier New"/>
          <w:color w:val="A9B7C6"/>
          <w:sz w:val="20"/>
          <w:szCs w:val="20"/>
          <w:lang w:val="en-GB" w:eastAsia="de-CH"/>
        </w:rPr>
        <w:t>success = jsonResponse.getBoolean(</w:t>
      </w:r>
      <w:r w:rsidRPr="005E68EE">
        <w:rPr>
          <w:rFonts w:ascii="Consolas" w:eastAsia="Times New Roman" w:hAnsi="Consolas" w:cs="Courier New"/>
          <w:color w:val="6A8759"/>
          <w:sz w:val="20"/>
          <w:szCs w:val="20"/>
          <w:lang w:val="en-GB" w:eastAsia="de-CH"/>
        </w:rPr>
        <w:t>"success"</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final </w:t>
      </w:r>
      <w:r w:rsidRPr="005E68EE">
        <w:rPr>
          <w:rFonts w:ascii="Consolas" w:eastAsia="Times New Roman" w:hAnsi="Consolas" w:cs="Courier New"/>
          <w:color w:val="A9B7C6"/>
          <w:sz w:val="20"/>
          <w:szCs w:val="20"/>
          <w:lang w:val="en-GB" w:eastAsia="de-CH"/>
        </w:rPr>
        <w:t>String tempEmailjson = jsonResponse.getString(</w:t>
      </w:r>
      <w:r w:rsidRPr="005E68EE">
        <w:rPr>
          <w:rFonts w:ascii="Consolas" w:eastAsia="Times New Roman" w:hAnsi="Consolas" w:cs="Courier New"/>
          <w:color w:val="6A8759"/>
          <w:sz w:val="20"/>
          <w:szCs w:val="20"/>
          <w:lang w:val="en-GB" w:eastAsia="de-CH"/>
        </w:rPr>
        <w:t>"email"</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final </w:t>
      </w:r>
      <w:r w:rsidRPr="005E68EE">
        <w:rPr>
          <w:rFonts w:ascii="Consolas" w:eastAsia="Times New Roman" w:hAnsi="Consolas" w:cs="Courier New"/>
          <w:color w:val="A9B7C6"/>
          <w:sz w:val="20"/>
          <w:szCs w:val="20"/>
          <w:lang w:val="en-GB" w:eastAsia="de-CH"/>
        </w:rPr>
        <w:t>String sheetlinkjson = jsonResponse.getString(</w:t>
      </w:r>
      <w:r w:rsidRPr="005E68EE">
        <w:rPr>
          <w:rFonts w:ascii="Consolas" w:eastAsia="Times New Roman" w:hAnsi="Consolas" w:cs="Courier New"/>
          <w:color w:val="6A8759"/>
          <w:sz w:val="20"/>
          <w:szCs w:val="20"/>
          <w:lang w:val="en-GB" w:eastAsia="de-CH"/>
        </w:rPr>
        <w:t>"sheetlink"</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SharedPreferences.Editor editor = getActivity().getSharedPreferences(</w:t>
      </w:r>
      <w:r w:rsidRPr="005E68EE">
        <w:rPr>
          <w:rFonts w:ascii="Consolas" w:eastAsia="Times New Roman" w:hAnsi="Consolas" w:cs="Courier New"/>
          <w:color w:val="6A8759"/>
          <w:sz w:val="20"/>
          <w:szCs w:val="20"/>
          <w:lang w:val="en-GB" w:eastAsia="de-CH"/>
        </w:rPr>
        <w:t>"noteform"</w:t>
      </w:r>
      <w:r w:rsidRPr="005E68EE">
        <w:rPr>
          <w:rFonts w:ascii="Consolas" w:eastAsia="Times New Roman" w:hAnsi="Consolas" w:cs="Courier New"/>
          <w:color w:val="CC7832"/>
          <w:sz w:val="20"/>
          <w:szCs w:val="20"/>
          <w:lang w:val="en-GB" w:eastAsia="de-CH"/>
        </w:rPr>
        <w:t xml:space="preserve">, </w:t>
      </w:r>
      <w:r w:rsidRPr="00B548FA">
        <w:rPr>
          <w:rFonts w:ascii="Consolas" w:eastAsia="Times New Roman" w:hAnsi="Consolas" w:cs="Courier New"/>
          <w:i/>
          <w:color w:val="9876AA"/>
          <w:sz w:val="20"/>
          <w:szCs w:val="20"/>
          <w:lang w:val="en-GB" w:eastAsia="de-CH"/>
        </w:rPr>
        <w:t>MODE_PRIVATE</w:t>
      </w:r>
      <w:r w:rsidRPr="005E68EE">
        <w:rPr>
          <w:rFonts w:ascii="Consolas" w:eastAsia="Times New Roman" w:hAnsi="Consolas" w:cs="Courier New"/>
          <w:color w:val="A9B7C6"/>
          <w:sz w:val="20"/>
          <w:szCs w:val="20"/>
          <w:lang w:val="en-GB" w:eastAsia="de-CH"/>
        </w:rPr>
        <w:t>).edit()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editor.putString(</w:t>
      </w:r>
      <w:r w:rsidRPr="005E68EE">
        <w:rPr>
          <w:rFonts w:ascii="Consolas" w:eastAsia="Times New Roman" w:hAnsi="Consolas" w:cs="Courier New"/>
          <w:color w:val="6A8759"/>
          <w:sz w:val="20"/>
          <w:szCs w:val="20"/>
          <w:lang w:val="en-GB" w:eastAsia="de-CH"/>
        </w:rPr>
        <w:t>"tempMail"</w:t>
      </w:r>
      <w:r w:rsidRPr="005E68EE">
        <w:rPr>
          <w:rFonts w:ascii="Consolas" w:eastAsia="Times New Roman" w:hAnsi="Consolas" w:cs="Courier New"/>
          <w:color w:val="CC7832"/>
          <w:sz w:val="20"/>
          <w:szCs w:val="20"/>
          <w:lang w:val="en-GB" w:eastAsia="de-CH"/>
        </w:rPr>
        <w:t xml:space="preserve">, </w:t>
      </w:r>
      <w:r w:rsidRPr="005E68EE">
        <w:rPr>
          <w:rFonts w:ascii="Consolas" w:eastAsia="Times New Roman" w:hAnsi="Consolas" w:cs="Courier New"/>
          <w:color w:val="A9B7C6"/>
          <w:sz w:val="20"/>
          <w:szCs w:val="20"/>
          <w:lang w:val="en-GB" w:eastAsia="de-CH"/>
        </w:rPr>
        <w:t>tempEmailjson)</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editor.apply()</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editor.putString(</w:t>
      </w:r>
      <w:r w:rsidRPr="005E68EE">
        <w:rPr>
          <w:rFonts w:ascii="Consolas" w:eastAsia="Times New Roman" w:hAnsi="Consolas" w:cs="Courier New"/>
          <w:color w:val="6A8759"/>
          <w:sz w:val="20"/>
          <w:szCs w:val="20"/>
          <w:lang w:val="en-GB" w:eastAsia="de-CH"/>
        </w:rPr>
        <w:t>"sheetlink"</w:t>
      </w:r>
      <w:r w:rsidRPr="005E68EE">
        <w:rPr>
          <w:rFonts w:ascii="Consolas" w:eastAsia="Times New Roman" w:hAnsi="Consolas" w:cs="Courier New"/>
          <w:color w:val="CC7832"/>
          <w:sz w:val="20"/>
          <w:szCs w:val="20"/>
          <w:lang w:val="en-GB" w:eastAsia="de-CH"/>
        </w:rPr>
        <w:t xml:space="preserve">, </w:t>
      </w:r>
      <w:r w:rsidRPr="005E68EE">
        <w:rPr>
          <w:rFonts w:ascii="Consolas" w:eastAsia="Times New Roman" w:hAnsi="Consolas" w:cs="Courier New"/>
          <w:color w:val="A9B7C6"/>
          <w:sz w:val="20"/>
          <w:szCs w:val="20"/>
          <w:lang w:val="en-GB" w:eastAsia="de-CH"/>
        </w:rPr>
        <w:t>sheetlinkjson)</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editor.apply()</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if </w:t>
      </w:r>
      <w:r w:rsidRPr="005E68EE">
        <w:rPr>
          <w:rFonts w:ascii="Consolas" w:eastAsia="Times New Roman" w:hAnsi="Consolas" w:cs="Courier New"/>
          <w:color w:val="A9B7C6"/>
          <w:sz w:val="20"/>
          <w:szCs w:val="20"/>
          <w:lang w:val="en-GB" w:eastAsia="de-CH"/>
        </w:rPr>
        <w:t xml:space="preserve">(success == </w:t>
      </w:r>
      <w:r w:rsidRPr="005E68EE">
        <w:rPr>
          <w:rFonts w:ascii="Consolas" w:eastAsia="Times New Roman" w:hAnsi="Consolas" w:cs="Courier New"/>
          <w:color w:val="CC7832"/>
          <w:sz w:val="20"/>
          <w:szCs w:val="20"/>
          <w:lang w:val="en-GB" w:eastAsia="de-CH"/>
        </w:rPr>
        <w:t>true</w:t>
      </w:r>
      <w:r w:rsidRPr="005E68EE">
        <w:rPr>
          <w:rFonts w:ascii="Consolas" w:eastAsia="Times New Roman" w:hAnsi="Consolas" w:cs="Courier New"/>
          <w:color w:val="A9B7C6"/>
          <w:sz w:val="20"/>
          <w:szCs w:val="20"/>
          <w:lang w:val="en-GB" w:eastAsia="de-CH"/>
        </w:rPr>
        <w:t>)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B389C5"/>
          <w:sz w:val="20"/>
          <w:szCs w:val="20"/>
          <w:lang w:val="en-GB" w:eastAsia="de-CH"/>
        </w:rPr>
        <w:t>titleSend</w:t>
      </w:r>
      <w:r w:rsidRPr="005E68EE">
        <w:rPr>
          <w:rFonts w:ascii="Consolas" w:eastAsia="Times New Roman" w:hAnsi="Consolas" w:cs="Courier New"/>
          <w:color w:val="A9B7C6"/>
          <w:sz w:val="20"/>
          <w:szCs w:val="20"/>
          <w:lang w:val="en-GB" w:eastAsia="de-CH"/>
        </w:rPr>
        <w:t>.setText(getString(R.string.</w:t>
      </w:r>
      <w:r w:rsidRPr="00B548FA">
        <w:rPr>
          <w:rFonts w:ascii="Consolas" w:eastAsia="Times New Roman" w:hAnsi="Consolas" w:cs="Courier New"/>
          <w:i/>
          <w:color w:val="9876AA"/>
          <w:sz w:val="20"/>
          <w:szCs w:val="20"/>
          <w:lang w:val="en-GB" w:eastAsia="de-CH"/>
        </w:rPr>
        <w:t>concatnoteformtitle</w:t>
      </w:r>
      <w:r w:rsidRPr="005E68EE">
        <w:rPr>
          <w:rFonts w:ascii="Consolas" w:eastAsia="Times New Roman" w:hAnsi="Consolas" w:cs="Courier New"/>
          <w:color w:val="A9B7C6"/>
          <w:sz w:val="20"/>
          <w:szCs w:val="20"/>
          <w:lang w:val="en-GB" w:eastAsia="de-CH"/>
        </w:rPr>
        <w:t xml:space="preserve">) + </w:t>
      </w:r>
      <w:r w:rsidRPr="005E68EE">
        <w:rPr>
          <w:rFonts w:ascii="Consolas" w:eastAsia="Times New Roman" w:hAnsi="Consolas" w:cs="Courier New"/>
          <w:color w:val="6A8759"/>
          <w:sz w:val="20"/>
          <w:szCs w:val="20"/>
          <w:lang w:val="en-GB" w:eastAsia="de-CH"/>
        </w:rPr>
        <w:t xml:space="preserve">" " </w:t>
      </w:r>
      <w:r w:rsidRPr="005E68EE">
        <w:rPr>
          <w:rFonts w:ascii="Consolas" w:eastAsia="Times New Roman" w:hAnsi="Consolas" w:cs="Courier New"/>
          <w:color w:val="A9B7C6"/>
          <w:sz w:val="20"/>
          <w:szCs w:val="20"/>
          <w:lang w:val="en-GB" w:eastAsia="de-CH"/>
        </w:rPr>
        <w:t xml:space="preserve">+ </w:t>
      </w:r>
      <w:r w:rsidRPr="005E68EE">
        <w:rPr>
          <w:rFonts w:ascii="Consolas" w:eastAsia="Times New Roman" w:hAnsi="Consolas" w:cs="Courier New"/>
          <w:color w:val="B389C5"/>
          <w:sz w:val="20"/>
          <w:szCs w:val="20"/>
          <w:lang w:val="en-GB" w:eastAsia="de-CH"/>
        </w:rPr>
        <w:t>nachname</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 xml:space="preserve">} </w:t>
      </w:r>
      <w:r w:rsidRPr="005E68EE">
        <w:rPr>
          <w:rFonts w:ascii="Consolas" w:eastAsia="Times New Roman" w:hAnsi="Consolas" w:cs="Courier New"/>
          <w:color w:val="CC7832"/>
          <w:sz w:val="20"/>
          <w:szCs w:val="20"/>
          <w:lang w:val="en-GB" w:eastAsia="de-CH"/>
        </w:rPr>
        <w:t xml:space="preserve">else if </w:t>
      </w:r>
      <w:r w:rsidRPr="005E68EE">
        <w:rPr>
          <w:rFonts w:ascii="Consolas" w:eastAsia="Times New Roman" w:hAnsi="Consolas" w:cs="Courier New"/>
          <w:color w:val="A9B7C6"/>
          <w:sz w:val="20"/>
          <w:szCs w:val="20"/>
          <w:lang w:val="en-GB" w:eastAsia="de-CH"/>
        </w:rPr>
        <w:t xml:space="preserve">(success == </w:t>
      </w:r>
      <w:r w:rsidRPr="005E68EE">
        <w:rPr>
          <w:rFonts w:ascii="Consolas" w:eastAsia="Times New Roman" w:hAnsi="Consolas" w:cs="Courier New"/>
          <w:color w:val="CC7832"/>
          <w:sz w:val="20"/>
          <w:szCs w:val="20"/>
          <w:lang w:val="en-GB" w:eastAsia="de-CH"/>
        </w:rPr>
        <w:t>false</w:t>
      </w:r>
      <w:r w:rsidRPr="005E68EE">
        <w:rPr>
          <w:rFonts w:ascii="Consolas" w:eastAsia="Times New Roman" w:hAnsi="Consolas" w:cs="Courier New"/>
          <w:color w:val="A9B7C6"/>
          <w:sz w:val="20"/>
          <w:szCs w:val="20"/>
          <w:lang w:val="en-GB" w:eastAsia="de-CH"/>
        </w:rPr>
        <w:t>)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B389C5"/>
          <w:sz w:val="20"/>
          <w:szCs w:val="20"/>
          <w:lang w:val="en-GB" w:eastAsia="de-CH"/>
        </w:rPr>
        <w:t>titleSend</w:t>
      </w:r>
      <w:r w:rsidRPr="005E68EE">
        <w:rPr>
          <w:rFonts w:ascii="Consolas" w:eastAsia="Times New Roman" w:hAnsi="Consolas" w:cs="Courier New"/>
          <w:color w:val="A9B7C6"/>
          <w:sz w:val="20"/>
          <w:szCs w:val="20"/>
          <w:lang w:val="en-GB" w:eastAsia="de-CH"/>
        </w:rPr>
        <w:t>.setText(getString(R.string.</w:t>
      </w:r>
      <w:r w:rsidRPr="00B548FA">
        <w:rPr>
          <w:rFonts w:ascii="Consolas" w:eastAsia="Times New Roman" w:hAnsi="Consolas" w:cs="Courier New"/>
          <w:i/>
          <w:color w:val="9876AA"/>
          <w:sz w:val="20"/>
          <w:szCs w:val="20"/>
          <w:lang w:val="en-GB" w:eastAsia="de-CH"/>
        </w:rPr>
        <w:t>norights</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9876AA"/>
          <w:sz w:val="20"/>
          <w:szCs w:val="20"/>
          <w:lang w:val="en-GB" w:eastAsia="de-CH"/>
        </w:rPr>
        <w:t>editDatum</w:t>
      </w:r>
      <w:r w:rsidRPr="005E68EE">
        <w:rPr>
          <w:rFonts w:ascii="Consolas" w:eastAsia="Times New Roman" w:hAnsi="Consolas" w:cs="Courier New"/>
          <w:color w:val="A9B7C6"/>
          <w:sz w:val="20"/>
          <w:szCs w:val="20"/>
          <w:lang w:val="en-GB" w:eastAsia="de-CH"/>
        </w:rPr>
        <w:t>.setVisibility(View.</w:t>
      </w:r>
      <w:r w:rsidRPr="00B548FA">
        <w:rPr>
          <w:rFonts w:ascii="Consolas" w:eastAsia="Times New Roman" w:hAnsi="Consolas" w:cs="Courier New"/>
          <w:i/>
          <w:color w:val="9876AA"/>
          <w:sz w:val="20"/>
          <w:szCs w:val="20"/>
          <w:lang w:val="en-GB" w:eastAsia="de-CH"/>
        </w:rPr>
        <w:t>GONE</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808080"/>
          <w:sz w:val="20"/>
          <w:szCs w:val="20"/>
          <w:lang w:val="en-GB" w:eastAsia="de-CH"/>
        </w:rPr>
        <w:t>// usw...</w:t>
      </w:r>
      <w:r w:rsidRPr="005E68EE">
        <w:rPr>
          <w:rFonts w:ascii="Consolas" w:eastAsia="Times New Roman" w:hAnsi="Consolas" w:cs="Courier New"/>
          <w:color w:val="808080"/>
          <w:sz w:val="20"/>
          <w:szCs w:val="20"/>
          <w:lang w:val="en-GB" w:eastAsia="de-CH"/>
        </w:rPr>
        <w:br/>
        <w:t xml:space="preserve">            </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A9B7C6"/>
          <w:sz w:val="20"/>
          <w:szCs w:val="20"/>
          <w:lang w:val="en-GB" w:eastAsia="de-CH"/>
        </w:rPr>
        <w:br/>
        <w:t xml:space="preserve">        </w:t>
      </w:r>
      <w:r w:rsidRPr="00B548FA">
        <w:rPr>
          <w:rFonts w:ascii="Consolas" w:eastAsia="Times New Roman" w:hAnsi="Consolas" w:cs="Courier New"/>
          <w:color w:val="A9B7C6"/>
          <w:sz w:val="20"/>
          <w:szCs w:val="20"/>
          <w:lang w:val="en-GB" w:eastAsia="de-CH"/>
        </w:rPr>
        <w:t xml:space="preserve">} </w:t>
      </w:r>
      <w:r w:rsidRPr="00B548FA">
        <w:rPr>
          <w:rFonts w:ascii="Consolas" w:eastAsia="Times New Roman" w:hAnsi="Consolas" w:cs="Courier New"/>
          <w:color w:val="CC7832"/>
          <w:sz w:val="20"/>
          <w:szCs w:val="20"/>
          <w:lang w:val="en-GB" w:eastAsia="de-CH"/>
        </w:rPr>
        <w:t xml:space="preserve">catch </w:t>
      </w:r>
      <w:r w:rsidRPr="00B548FA">
        <w:rPr>
          <w:rFonts w:ascii="Consolas" w:eastAsia="Times New Roman" w:hAnsi="Consolas" w:cs="Courier New"/>
          <w:color w:val="A9B7C6"/>
          <w:sz w:val="20"/>
          <w:szCs w:val="20"/>
          <w:lang w:val="en-GB" w:eastAsia="de-CH"/>
        </w:rPr>
        <w:t>(JSONException e) {</w:t>
      </w:r>
      <w:r w:rsidRPr="00B548FA">
        <w:rPr>
          <w:rFonts w:ascii="Consolas" w:eastAsia="Times New Roman" w:hAnsi="Consolas" w:cs="Courier New"/>
          <w:color w:val="A9B7C6"/>
          <w:sz w:val="20"/>
          <w:szCs w:val="20"/>
          <w:lang w:val="en-GB" w:eastAsia="de-CH"/>
        </w:rPr>
        <w:br/>
        <w:t xml:space="preserve">            e.printStackTrace()</w:t>
      </w:r>
      <w:r w:rsidRPr="00B548FA">
        <w:rPr>
          <w:rFonts w:ascii="Consolas" w:eastAsia="Times New Roman" w:hAnsi="Consolas" w:cs="Courier New"/>
          <w:color w:val="CC7832"/>
          <w:sz w:val="20"/>
          <w:szCs w:val="20"/>
          <w:lang w:val="en-GB" w:eastAsia="de-CH"/>
        </w:rPr>
        <w:t>;</w:t>
      </w:r>
      <w:r w:rsidRPr="00B548FA">
        <w:rPr>
          <w:rFonts w:ascii="Consolas" w:eastAsia="Times New Roman" w:hAnsi="Consolas" w:cs="Courier New"/>
          <w:color w:val="CC7832"/>
          <w:sz w:val="20"/>
          <w:szCs w:val="20"/>
          <w:lang w:val="en-GB" w:eastAsia="de-CH"/>
        </w:rPr>
        <w:br/>
        <w:t xml:space="preserve">            </w:t>
      </w:r>
      <w:r w:rsidRPr="00B548FA">
        <w:rPr>
          <w:rFonts w:ascii="Consolas" w:eastAsia="Times New Roman" w:hAnsi="Consolas" w:cs="Courier New"/>
          <w:color w:val="B389C5"/>
          <w:sz w:val="20"/>
          <w:szCs w:val="20"/>
          <w:lang w:val="en-GB" w:eastAsia="de-CH"/>
        </w:rPr>
        <w:t>titleSend</w:t>
      </w:r>
      <w:r w:rsidRPr="00B548FA">
        <w:rPr>
          <w:rFonts w:ascii="Consolas" w:eastAsia="Times New Roman" w:hAnsi="Consolas" w:cs="Courier New"/>
          <w:color w:val="A9B7C6"/>
          <w:sz w:val="20"/>
          <w:szCs w:val="20"/>
          <w:lang w:val="en-GB" w:eastAsia="de-CH"/>
        </w:rPr>
        <w:t>.setText(getString(R.string.</w:t>
      </w:r>
      <w:r w:rsidRPr="00B548FA">
        <w:rPr>
          <w:rFonts w:ascii="Consolas" w:eastAsia="Times New Roman" w:hAnsi="Consolas" w:cs="Courier New"/>
          <w:i/>
          <w:iCs/>
          <w:color w:val="9876AA"/>
          <w:sz w:val="20"/>
          <w:szCs w:val="20"/>
          <w:lang w:val="en-GB" w:eastAsia="de-CH"/>
        </w:rPr>
        <w:t>jsonexceptsend</w:t>
      </w:r>
      <w:r w:rsidRPr="00B548FA">
        <w:rPr>
          <w:rFonts w:ascii="Consolas" w:eastAsia="Times New Roman" w:hAnsi="Consolas" w:cs="Courier New"/>
          <w:color w:val="A9B7C6"/>
          <w:sz w:val="20"/>
          <w:szCs w:val="20"/>
          <w:lang w:val="en-GB" w:eastAsia="de-CH"/>
        </w:rPr>
        <w:t>))</w:t>
      </w:r>
      <w:r w:rsidRPr="00B548FA">
        <w:rPr>
          <w:rFonts w:ascii="Consolas" w:eastAsia="Times New Roman" w:hAnsi="Consolas" w:cs="Courier New"/>
          <w:color w:val="CC7832"/>
          <w:sz w:val="20"/>
          <w:szCs w:val="20"/>
          <w:lang w:val="en-GB" w:eastAsia="de-CH"/>
        </w:rPr>
        <w:t>;</w:t>
      </w:r>
      <w:r w:rsidRPr="00B548FA">
        <w:rPr>
          <w:rFonts w:ascii="Consolas" w:eastAsia="Times New Roman" w:hAnsi="Consolas" w:cs="Courier New"/>
          <w:color w:val="CC7832"/>
          <w:sz w:val="20"/>
          <w:szCs w:val="20"/>
          <w:lang w:val="en-GB" w:eastAsia="de-CH"/>
        </w:rPr>
        <w:br/>
        <w:t xml:space="preserve">            </w:t>
      </w:r>
      <w:r w:rsidRPr="00B548FA">
        <w:rPr>
          <w:rFonts w:ascii="Consolas" w:eastAsia="Times New Roman" w:hAnsi="Consolas" w:cs="Courier New"/>
          <w:color w:val="9876AA"/>
          <w:sz w:val="20"/>
          <w:szCs w:val="20"/>
          <w:lang w:val="en-GB" w:eastAsia="de-CH"/>
        </w:rPr>
        <w:t>editDatum</w:t>
      </w:r>
      <w:r w:rsidRPr="00B548FA">
        <w:rPr>
          <w:rFonts w:ascii="Consolas" w:eastAsia="Times New Roman" w:hAnsi="Consolas" w:cs="Courier New"/>
          <w:color w:val="A9B7C6"/>
          <w:sz w:val="20"/>
          <w:szCs w:val="20"/>
          <w:lang w:val="en-GB" w:eastAsia="de-CH"/>
        </w:rPr>
        <w:t>.setVisibility(View.</w:t>
      </w:r>
      <w:r w:rsidRPr="00B548FA">
        <w:rPr>
          <w:rFonts w:ascii="Consolas" w:eastAsia="Times New Roman" w:hAnsi="Consolas" w:cs="Courier New"/>
          <w:i/>
          <w:iCs/>
          <w:color w:val="9876AA"/>
          <w:sz w:val="20"/>
          <w:szCs w:val="20"/>
          <w:lang w:val="en-GB" w:eastAsia="de-CH"/>
        </w:rPr>
        <w:t>GONE</w:t>
      </w:r>
      <w:r w:rsidRPr="00B548FA">
        <w:rPr>
          <w:rFonts w:ascii="Consolas" w:eastAsia="Times New Roman" w:hAnsi="Consolas" w:cs="Courier New"/>
          <w:color w:val="A9B7C6"/>
          <w:sz w:val="20"/>
          <w:szCs w:val="20"/>
          <w:lang w:val="en-GB" w:eastAsia="de-CH"/>
        </w:rPr>
        <w:t>)</w:t>
      </w:r>
      <w:r w:rsidRPr="00B548FA">
        <w:rPr>
          <w:rFonts w:ascii="Consolas" w:eastAsia="Times New Roman" w:hAnsi="Consolas" w:cs="Courier New"/>
          <w:color w:val="CC7832"/>
          <w:sz w:val="20"/>
          <w:szCs w:val="20"/>
          <w:lang w:val="en-GB" w:eastAsia="de-CH"/>
        </w:rPr>
        <w:t>;</w:t>
      </w:r>
      <w:r w:rsidRPr="00B548FA">
        <w:rPr>
          <w:rFonts w:ascii="Consolas" w:eastAsia="Times New Roman" w:hAnsi="Consolas" w:cs="Courier New"/>
          <w:color w:val="CC7832"/>
          <w:sz w:val="20"/>
          <w:szCs w:val="20"/>
          <w:lang w:val="en-GB" w:eastAsia="de-CH"/>
        </w:rPr>
        <w:br/>
        <w:t xml:space="preserve">            </w:t>
      </w:r>
      <w:r w:rsidRPr="00B548FA">
        <w:rPr>
          <w:rFonts w:ascii="Consolas" w:eastAsia="Times New Roman" w:hAnsi="Consolas" w:cs="Courier New"/>
          <w:color w:val="808080"/>
          <w:sz w:val="20"/>
          <w:szCs w:val="20"/>
          <w:lang w:val="en-GB" w:eastAsia="de-CH"/>
        </w:rPr>
        <w:t>// usw...</w:t>
      </w:r>
      <w:r w:rsidRPr="00B548FA">
        <w:rPr>
          <w:rFonts w:ascii="Consolas" w:eastAsia="Times New Roman" w:hAnsi="Consolas" w:cs="Courier New"/>
          <w:color w:val="808080"/>
          <w:sz w:val="20"/>
          <w:szCs w:val="20"/>
          <w:lang w:val="en-GB" w:eastAsia="de-CH"/>
        </w:rPr>
        <w:br/>
        <w:t xml:space="preserve">        </w:t>
      </w:r>
      <w:r w:rsidRPr="00B548FA">
        <w:rPr>
          <w:rFonts w:ascii="Consolas" w:eastAsia="Times New Roman" w:hAnsi="Consolas" w:cs="Courier New"/>
          <w:color w:val="A9B7C6"/>
          <w:sz w:val="20"/>
          <w:szCs w:val="20"/>
          <w:lang w:val="en-GB" w:eastAsia="de-CH"/>
        </w:rPr>
        <w:t>}</w:t>
      </w:r>
      <w:r w:rsidRPr="00B548FA">
        <w:rPr>
          <w:rFonts w:ascii="Consolas" w:eastAsia="Times New Roman" w:hAnsi="Consolas" w:cs="Courier New"/>
          <w:color w:val="A9B7C6"/>
          <w:sz w:val="20"/>
          <w:szCs w:val="20"/>
          <w:lang w:val="en-GB" w:eastAsia="de-CH"/>
        </w:rPr>
        <w:br/>
        <w:t xml:space="preserve">    </w:t>
      </w:r>
      <w:r w:rsidRPr="00B548FA">
        <w:rPr>
          <w:rFonts w:ascii="Consolas" w:eastAsia="Times New Roman" w:hAnsi="Consolas" w:cs="Courier New"/>
          <w:color w:val="A9B7C6"/>
          <w:sz w:val="20"/>
          <w:szCs w:val="20"/>
          <w:lang w:eastAsia="de-CH"/>
        </w:rPr>
        <w:t>}</w:t>
      </w:r>
      <w:r w:rsidRPr="00B548FA">
        <w:rPr>
          <w:rFonts w:ascii="Consolas" w:eastAsia="Times New Roman" w:hAnsi="Consolas" w:cs="Courier New"/>
          <w:color w:val="A9B7C6"/>
          <w:sz w:val="20"/>
          <w:szCs w:val="20"/>
          <w:lang w:eastAsia="de-CH"/>
        </w:rPr>
        <w:br/>
        <w:t>}</w:t>
      </w:r>
      <w:r w:rsidRPr="00B548FA">
        <w:rPr>
          <w:rFonts w:ascii="Consolas" w:eastAsia="Times New Roman" w:hAnsi="Consolas" w:cs="Courier New"/>
          <w:color w:val="CC7832"/>
          <w:sz w:val="20"/>
          <w:szCs w:val="20"/>
          <w:lang w:eastAsia="de-CH"/>
        </w:rPr>
        <w:t>;</w:t>
      </w:r>
    </w:p>
    <w:p w14:paraId="2B1BF7AC" w14:textId="1532B20F" w:rsidR="00C137BB" w:rsidRDefault="00C137BB">
      <w:pPr>
        <w:rPr>
          <w:rFonts w:ascii="Calibri" w:eastAsia="Times New Roman" w:hAnsi="Calibri" w:cs="Times New Roman"/>
          <w:b/>
          <w:bCs/>
          <w:color w:val="000000"/>
          <w:sz w:val="32"/>
          <w:szCs w:val="26"/>
          <w:highlight w:val="lightGray"/>
          <w:lang w:bidi="he-IL"/>
        </w:rPr>
      </w:pPr>
      <w:r>
        <w:rPr>
          <w:highlight w:val="lightGray"/>
        </w:rPr>
        <w:br w:type="page"/>
      </w:r>
    </w:p>
    <w:p w14:paraId="54E59EA6" w14:textId="262C1B14" w:rsidR="00E9315E" w:rsidRDefault="00C137BB" w:rsidP="00C137BB">
      <w:pPr>
        <w:pStyle w:val="berschrift2"/>
      </w:pPr>
      <w:r>
        <w:lastRenderedPageBreak/>
        <w:t xml:space="preserve"> </w:t>
      </w:r>
      <w:bookmarkStart w:id="158" w:name="_Toc40879651"/>
      <w:r>
        <w:t>SQL-Tabelle</w:t>
      </w:r>
      <w:bookmarkEnd w:id="158"/>
    </w:p>
    <w:p w14:paraId="2355E0C4" w14:textId="6BD99722" w:rsidR="00392A33" w:rsidRDefault="00C137BB" w:rsidP="00392A33">
      <w:pPr>
        <w:ind w:left="709"/>
        <w:rPr>
          <w:lang w:bidi="he-IL"/>
        </w:rPr>
      </w:pPr>
      <w:r>
        <w:rPr>
          <w:lang w:bidi="he-IL"/>
        </w:rPr>
        <w:t>Die Links werden in der Datenbank gespeichert. Dafür haben wir eine einfache Tabelle mit den Spalten email, sheetlink &amp; scriptlink erstellt.</w:t>
      </w:r>
      <w:r w:rsidR="00392A33">
        <w:rPr>
          <w:lang w:bidi="he-IL"/>
        </w:rPr>
        <w:t xml:space="preserve"> Für alle drei haben wir den Datentyp varchar benutzt.</w:t>
      </w:r>
    </w:p>
    <w:p w14:paraId="1587F548" w14:textId="487D271F" w:rsidR="00392A33" w:rsidRDefault="00957582" w:rsidP="00392A33">
      <w:pPr>
        <w:rPr>
          <w:lang w:bidi="he-IL"/>
        </w:rPr>
      </w:pPr>
      <w:r>
        <w:rPr>
          <w:lang w:bidi="he-IL"/>
        </w:rPr>
        <w:pict w14:anchorId="0FC432CC">
          <v:shape id="_x0000_i1027" type="#_x0000_t75" style="width:433.8pt;height:57.45pt">
            <v:imagedata r:id="rId87" o:title="sqlsheetscript"/>
          </v:shape>
        </w:pict>
      </w:r>
    </w:p>
    <w:p w14:paraId="0452B3B2" w14:textId="49B94069" w:rsidR="00392A33" w:rsidRDefault="00225115" w:rsidP="00392A33">
      <w:pPr>
        <w:pStyle w:val="berschrift2"/>
      </w:pPr>
      <w:r>
        <w:t xml:space="preserve"> </w:t>
      </w:r>
      <w:bookmarkStart w:id="159" w:name="_Toc40879652"/>
      <w:r w:rsidR="00392A33">
        <w:t>Absende-Request</w:t>
      </w:r>
      <w:bookmarkEnd w:id="159"/>
    </w:p>
    <w:p w14:paraId="4A894F95" w14:textId="156ED99E" w:rsidR="00392A33" w:rsidRPr="00AE497B" w:rsidRDefault="00392A33" w:rsidP="00392A33">
      <w:pPr>
        <w:ind w:left="576"/>
        <w:rPr>
          <w:lang w:val="en-GB" w:bidi="he-IL"/>
        </w:rPr>
      </w:pPr>
      <w:r w:rsidRPr="00E36E6E">
        <w:rPr>
          <w:lang w:bidi="he-IL"/>
        </w:rPr>
        <w:t xml:space="preserve">Jetzt wird der Absende-Request programmiert. Das brauchen wir, damit das Formular abgeschickt werden kann. Das Formular funktioniert wie ein stinknormales HTML-Formular, mit dem Unterschied, dass </w:t>
      </w:r>
      <w:r w:rsidR="005B1255" w:rsidRPr="00E36E6E">
        <w:rPr>
          <w:lang w:bidi="he-IL"/>
        </w:rPr>
        <w:t xml:space="preserve">wir die Ergebnisse nicht zu einem </w:t>
      </w:r>
      <w:r w:rsidR="00211287">
        <w:rPr>
          <w:lang w:bidi="he-IL"/>
        </w:rPr>
        <w:t>PHP</w:t>
      </w:r>
      <w:r w:rsidR="005B1255" w:rsidRPr="00E36E6E">
        <w:rPr>
          <w:lang w:bidi="he-IL"/>
        </w:rPr>
        <w:t xml:space="preserve">-File schicken, sondern direkt an Google Spreadsheets. Da das Formular von der blnet Seite auch so funktioniert, haben wir uns entschieden, das auch zu benutzen. </w:t>
      </w:r>
      <w:r w:rsidR="005B1255" w:rsidRPr="00AE497B">
        <w:rPr>
          <w:lang w:val="en-GB" w:bidi="he-IL"/>
        </w:rPr>
        <w:t xml:space="preserve">Dann </w:t>
      </w:r>
      <w:r w:rsidR="00C05EAF" w:rsidRPr="00AE497B">
        <w:rPr>
          <w:lang w:val="en-GB" w:bidi="he-IL"/>
        </w:rPr>
        <w:t>haben wir alle Noten zentral an</w:t>
      </w:r>
      <w:r w:rsidR="005B1255" w:rsidRPr="00AE497B">
        <w:rPr>
          <w:lang w:val="en-GB" w:bidi="he-IL"/>
        </w:rPr>
        <w:t xml:space="preserve"> einem Ort.</w:t>
      </w:r>
    </w:p>
    <w:p w14:paraId="303F4AA3" w14:textId="77777777" w:rsidR="007F42BF" w:rsidRPr="00CB72F7" w:rsidRDefault="007F42BF" w:rsidP="007F42BF">
      <w:pPr>
        <w:shd w:val="clear" w:color="auto" w:fill="2B2B2B"/>
        <w:autoSpaceDE w:val="0"/>
        <w:autoSpaceDN w:val="0"/>
        <w:adjustRightInd w:val="0"/>
        <w:spacing w:after="0" w:line="240" w:lineRule="auto"/>
        <w:rPr>
          <w:rFonts w:ascii="Consolas" w:hAnsi="Consolas" w:cs="Consolas"/>
          <w:color w:val="A9B7C6"/>
          <w:sz w:val="20"/>
          <w:szCs w:val="20"/>
          <w:lang w:val="en-GB"/>
        </w:rPr>
      </w:pPr>
      <w:r w:rsidRPr="00CB72F7">
        <w:rPr>
          <w:rFonts w:ascii="Consolas" w:hAnsi="Consolas" w:cs="Consolas"/>
          <w:color w:val="CC7832"/>
          <w:sz w:val="20"/>
          <w:szCs w:val="20"/>
          <w:lang w:val="en-GB"/>
        </w:rPr>
        <w:t xml:space="preserve">private void </w:t>
      </w:r>
      <w:r w:rsidRPr="00CB72F7">
        <w:rPr>
          <w:rFonts w:ascii="Consolas" w:hAnsi="Consolas" w:cs="Consolas"/>
          <w:color w:val="FFC66D"/>
          <w:sz w:val="20"/>
          <w:szCs w:val="20"/>
          <w:lang w:val="en-GB"/>
        </w:rPr>
        <w:t>submitForm</w:t>
      </w:r>
      <w:r w:rsidRPr="00CB72F7">
        <w:rPr>
          <w:rFonts w:ascii="Consolas" w:hAnsi="Consolas" w:cs="Consolas"/>
          <w:color w:val="A9B7C6"/>
          <w:sz w:val="20"/>
          <w:szCs w:val="20"/>
          <w:lang w:val="en-GB"/>
        </w:rPr>
        <w:t>() {</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 xml:space="preserve">if </w:t>
      </w:r>
      <w:r w:rsidRPr="00CB72F7">
        <w:rPr>
          <w:rFonts w:ascii="Consolas" w:hAnsi="Consolas" w:cs="Consolas"/>
          <w:color w:val="A9B7C6"/>
          <w:sz w:val="20"/>
          <w:szCs w:val="20"/>
          <w:lang w:val="en-GB"/>
        </w:rPr>
        <w:t>(</w:t>
      </w:r>
      <w:r w:rsidRPr="00CB72F7">
        <w:rPr>
          <w:rFonts w:ascii="Consolas" w:hAnsi="Consolas" w:cs="Consolas"/>
          <w:color w:val="9876AA"/>
          <w:sz w:val="20"/>
          <w:szCs w:val="20"/>
          <w:lang w:val="en-GB"/>
        </w:rPr>
        <w:t>awesomeValidation</w:t>
      </w:r>
      <w:r w:rsidRPr="00CB72F7">
        <w:rPr>
          <w:rFonts w:ascii="Consolas" w:hAnsi="Consolas" w:cs="Consolas"/>
          <w:color w:val="A9B7C6"/>
          <w:sz w:val="20"/>
          <w:szCs w:val="20"/>
          <w:lang w:val="en-GB"/>
        </w:rPr>
        <w:t>.validate()) {</w:t>
      </w:r>
      <w:r w:rsidRPr="00CB72F7">
        <w:rPr>
          <w:rFonts w:ascii="Consolas" w:hAnsi="Consolas" w:cs="Consolas"/>
          <w:color w:val="A9B7C6"/>
          <w:sz w:val="20"/>
          <w:szCs w:val="20"/>
          <w:lang w:val="en-GB"/>
        </w:rPr>
        <w:br/>
        <w:t xml:space="preserve">        </w:t>
      </w:r>
      <w:r w:rsidRPr="00CB72F7">
        <w:rPr>
          <w:rFonts w:ascii="Consolas" w:hAnsi="Consolas" w:cs="Consolas"/>
          <w:color w:val="808080"/>
          <w:sz w:val="20"/>
          <w:szCs w:val="20"/>
          <w:lang w:val="en-GB"/>
        </w:rPr>
        <w:t>// Notenformular abschicken</w:t>
      </w:r>
      <w:r w:rsidRPr="00CB72F7">
        <w:rPr>
          <w:rFonts w:ascii="Consolas" w:hAnsi="Consolas" w:cs="Consolas"/>
          <w:color w:val="808080"/>
          <w:sz w:val="20"/>
          <w:szCs w:val="20"/>
          <w:lang w:val="en-GB"/>
        </w:rPr>
        <w:br/>
        <w:t xml:space="preserve">        </w:t>
      </w:r>
      <w:r w:rsidRPr="00CB72F7">
        <w:rPr>
          <w:rFonts w:ascii="Consolas" w:hAnsi="Consolas" w:cs="Consolas"/>
          <w:color w:val="9876AA"/>
          <w:sz w:val="20"/>
          <w:szCs w:val="20"/>
          <w:lang w:val="en-GB"/>
        </w:rPr>
        <w:t>loadingButton</w:t>
      </w:r>
      <w:r w:rsidRPr="00CB72F7">
        <w:rPr>
          <w:rFonts w:ascii="Consolas" w:hAnsi="Consolas" w:cs="Consolas"/>
          <w:color w:val="A9B7C6"/>
          <w:sz w:val="20"/>
          <w:szCs w:val="20"/>
          <w:lang w:val="en-GB"/>
        </w:rPr>
        <w:t>.setVisibility(View.</w:t>
      </w:r>
      <w:r w:rsidRPr="00CB72F7">
        <w:rPr>
          <w:rFonts w:ascii="Consolas" w:hAnsi="Consolas" w:cs="Consolas"/>
          <w:i/>
          <w:iCs/>
          <w:color w:val="9876AA"/>
          <w:sz w:val="20"/>
          <w:szCs w:val="20"/>
          <w:lang w:val="en-GB"/>
        </w:rPr>
        <w:t>VISIBLE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getActivity().getWindow().setFlags(WindowManager.LayoutParams.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date = </w:t>
      </w:r>
      <w:r w:rsidRPr="00CB72F7">
        <w:rPr>
          <w:rFonts w:ascii="Consolas" w:hAnsi="Consolas" w:cs="Consolas"/>
          <w:color w:val="9876AA"/>
          <w:sz w:val="20"/>
          <w:szCs w:val="20"/>
          <w:lang w:val="en-GB"/>
        </w:rPr>
        <w:t>editDatum</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subject = </w:t>
      </w:r>
      <w:r w:rsidRPr="00CB72F7">
        <w:rPr>
          <w:rFonts w:ascii="Consolas" w:hAnsi="Consolas" w:cs="Consolas"/>
          <w:color w:val="9876AA"/>
          <w:sz w:val="20"/>
          <w:szCs w:val="20"/>
          <w:lang w:val="en-GB"/>
        </w:rPr>
        <w:t>dropFach</w:t>
      </w:r>
      <w:r w:rsidRPr="00CB72F7">
        <w:rPr>
          <w:rFonts w:ascii="Consolas" w:hAnsi="Consolas" w:cs="Consolas"/>
          <w:color w:val="A9B7C6"/>
          <w:sz w:val="20"/>
          <w:szCs w:val="20"/>
          <w:lang w:val="en-GB"/>
        </w:rPr>
        <w:t>.getSelectedItem().toString()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thema = </w:t>
      </w:r>
      <w:r w:rsidRPr="00CB72F7">
        <w:rPr>
          <w:rFonts w:ascii="Consolas" w:hAnsi="Consolas" w:cs="Consolas"/>
          <w:color w:val="9876AA"/>
          <w:sz w:val="20"/>
          <w:szCs w:val="20"/>
          <w:lang w:val="en-GB"/>
        </w:rPr>
        <w:t>editThema</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int </w:t>
      </w:r>
      <w:r w:rsidRPr="00CB72F7">
        <w:rPr>
          <w:rFonts w:ascii="Consolas" w:hAnsi="Consolas" w:cs="Consolas"/>
          <w:color w:val="A9B7C6"/>
          <w:sz w:val="20"/>
          <w:szCs w:val="20"/>
          <w:lang w:val="en-GB"/>
        </w:rPr>
        <w:t xml:space="preserve">notetypepre = </w:t>
      </w:r>
      <w:r w:rsidRPr="00CB72F7">
        <w:rPr>
          <w:rFonts w:ascii="Consolas" w:hAnsi="Consolas" w:cs="Consolas"/>
          <w:color w:val="9876AA"/>
          <w:sz w:val="20"/>
          <w:szCs w:val="20"/>
          <w:lang w:val="en-GB"/>
        </w:rPr>
        <w:t>radioType</w:t>
      </w:r>
      <w:r w:rsidRPr="00CB72F7">
        <w:rPr>
          <w:rFonts w:ascii="Consolas" w:hAnsi="Consolas" w:cs="Consolas"/>
          <w:color w:val="A9B7C6"/>
          <w:sz w:val="20"/>
          <w:szCs w:val="20"/>
          <w:lang w:val="en-GB"/>
        </w:rPr>
        <w:t>.getCheckedRadioButtonId()</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RadioButton notetypeSelected = (RadioButton) getActivity().findViewById(notetypepre)</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String notetype = notetypeSelected.getText().toString()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note = </w:t>
      </w:r>
      <w:r w:rsidRPr="00CB72F7">
        <w:rPr>
          <w:rFonts w:ascii="Consolas" w:hAnsi="Consolas" w:cs="Consolas"/>
          <w:color w:val="9876AA"/>
          <w:sz w:val="20"/>
          <w:szCs w:val="20"/>
          <w:lang w:val="en-GB"/>
        </w:rPr>
        <w:t>editNote</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begr = </w:t>
      </w:r>
      <w:r w:rsidRPr="00CB72F7">
        <w:rPr>
          <w:rFonts w:ascii="Consolas" w:hAnsi="Consolas" w:cs="Consolas"/>
          <w:color w:val="9876AA"/>
          <w:sz w:val="20"/>
          <w:szCs w:val="20"/>
          <w:lang w:val="en-GB"/>
        </w:rPr>
        <w:t>begrSend</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SharedPreferences spNote = getActivity().getSharedPreferences(</w:t>
      </w:r>
      <w:r w:rsidRPr="00CB72F7">
        <w:rPr>
          <w:rFonts w:ascii="Consolas" w:hAnsi="Consolas" w:cs="Consolas"/>
          <w:color w:val="6A8759"/>
          <w:sz w:val="20"/>
          <w:szCs w:val="20"/>
          <w:lang w:val="en-GB"/>
        </w:rPr>
        <w:t>"noteform"</w:t>
      </w:r>
      <w:r w:rsidRPr="00CB72F7">
        <w:rPr>
          <w:rFonts w:ascii="Consolas" w:hAnsi="Consolas" w:cs="Consolas"/>
          <w:color w:val="CC7832"/>
          <w:sz w:val="20"/>
          <w:szCs w:val="20"/>
          <w:lang w:val="en-GB"/>
        </w:rPr>
        <w:t xml:space="preserve">, </w:t>
      </w:r>
      <w:r w:rsidRPr="00CB72F7">
        <w:rPr>
          <w:rFonts w:ascii="Consolas" w:hAnsi="Consolas" w:cs="Consolas"/>
          <w:i/>
          <w:iCs/>
          <w:color w:val="9876AA"/>
          <w:sz w:val="20"/>
          <w:szCs w:val="20"/>
          <w:lang w:val="en-GB"/>
        </w:rPr>
        <w:t>MODE_PRIVATE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String scriptlink = spNote.getString(</w:t>
      </w:r>
      <w:r w:rsidRPr="00CB72F7">
        <w:rPr>
          <w:rFonts w:ascii="Consolas" w:hAnsi="Consolas" w:cs="Consolas"/>
          <w:color w:val="6A8759"/>
          <w:sz w:val="20"/>
          <w:szCs w:val="20"/>
          <w:lang w:val="en-GB"/>
        </w:rPr>
        <w:t>"scriptlink"</w:t>
      </w:r>
      <w:r w:rsidRPr="00CB72F7">
        <w:rPr>
          <w:rFonts w:ascii="Consolas" w:hAnsi="Consolas" w:cs="Consolas"/>
          <w:color w:val="CC7832"/>
          <w:sz w:val="20"/>
          <w:szCs w:val="20"/>
          <w:lang w:val="en-GB"/>
        </w:rPr>
        <w:t>, null</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RequestQueue queue = Volley.</w:t>
      </w:r>
      <w:r w:rsidRPr="00CB72F7">
        <w:rPr>
          <w:rFonts w:ascii="Consolas" w:hAnsi="Consolas" w:cs="Consolas"/>
          <w:i/>
          <w:iCs/>
          <w:color w:val="A9B7C6"/>
          <w:sz w:val="20"/>
          <w:szCs w:val="20"/>
          <w:lang w:val="en-GB"/>
        </w:rPr>
        <w:t>newRequestQueue</w:t>
      </w:r>
      <w:r w:rsidRPr="00CB72F7">
        <w:rPr>
          <w:rFonts w:ascii="Consolas" w:hAnsi="Consolas" w:cs="Consolas"/>
          <w:color w:val="A9B7C6"/>
          <w:sz w:val="20"/>
          <w:szCs w:val="20"/>
          <w:lang w:val="en-GB"/>
        </w:rPr>
        <w:t>(getContext())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 xml:space="preserve">StringRequest stringRequest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StringRequest(Request.Method.</w:t>
      </w:r>
      <w:r w:rsidRPr="00CB72F7">
        <w:rPr>
          <w:rFonts w:ascii="Consolas" w:hAnsi="Consolas" w:cs="Consolas"/>
          <w:i/>
          <w:iCs/>
          <w:color w:val="9876AA"/>
          <w:sz w:val="20"/>
          <w:szCs w:val="20"/>
          <w:lang w:val="en-GB"/>
        </w:rPr>
        <w:t>POST</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scriptlink</w:t>
      </w:r>
      <w:r w:rsidRPr="00CB72F7">
        <w:rPr>
          <w:rFonts w:ascii="Consolas" w:hAnsi="Consolas" w:cs="Consolas"/>
          <w:color w:val="CC7832"/>
          <w:sz w:val="20"/>
          <w:szCs w:val="20"/>
          <w:lang w:val="en-GB"/>
        </w:rPr>
        <w:t xml:space="preserve">, new </w:t>
      </w:r>
      <w:r w:rsidRPr="00CB72F7">
        <w:rPr>
          <w:rFonts w:ascii="Consolas" w:hAnsi="Consolas" w:cs="Consolas"/>
          <w:color w:val="A9B7C6"/>
          <w:sz w:val="20"/>
          <w:szCs w:val="20"/>
          <w:lang w:val="en-GB"/>
        </w:rPr>
        <w:t>Response.Listener&lt;String&gt;() {</w:t>
      </w:r>
      <w:r w:rsidRPr="00CB72F7">
        <w:rPr>
          <w:rFonts w:ascii="Consolas" w:hAnsi="Consolas" w:cs="Consolas"/>
          <w:color w:val="A9B7C6"/>
          <w:sz w:val="20"/>
          <w:szCs w:val="20"/>
          <w:lang w:val="en-GB"/>
        </w:rPr>
        <w:br/>
        <w:t xml:space="preserve">            </w:t>
      </w:r>
      <w:r w:rsidRPr="00CB72F7">
        <w:rPr>
          <w:rFonts w:ascii="Consolas" w:hAnsi="Consolas" w:cs="Consolas"/>
          <w:color w:val="BBB529"/>
          <w:sz w:val="20"/>
          <w:szCs w:val="20"/>
          <w:lang w:val="en-GB"/>
        </w:rPr>
        <w:t>@Override</w:t>
      </w:r>
      <w:r w:rsidRPr="00CB72F7">
        <w:rPr>
          <w:rFonts w:ascii="Consolas" w:hAnsi="Consolas" w:cs="Consolas"/>
          <w:color w:val="BBB529"/>
          <w:sz w:val="20"/>
          <w:szCs w:val="20"/>
          <w:lang w:val="en-GB"/>
        </w:rPr>
        <w:br/>
        <w:t xml:space="preserve">            </w:t>
      </w:r>
      <w:r w:rsidRPr="00CB72F7">
        <w:rPr>
          <w:rFonts w:ascii="Consolas" w:hAnsi="Consolas" w:cs="Consolas"/>
          <w:color w:val="CC7832"/>
          <w:sz w:val="20"/>
          <w:szCs w:val="20"/>
          <w:lang w:val="en-GB"/>
        </w:rPr>
        <w:t xml:space="preserve">public void </w:t>
      </w:r>
      <w:r w:rsidRPr="00CB72F7">
        <w:rPr>
          <w:rFonts w:ascii="Consolas" w:hAnsi="Consolas" w:cs="Consolas"/>
          <w:color w:val="FFC66D"/>
          <w:sz w:val="20"/>
          <w:szCs w:val="20"/>
          <w:lang w:val="en-GB"/>
        </w:rPr>
        <w:t>onResponse</w:t>
      </w:r>
      <w:r w:rsidRPr="00CB72F7">
        <w:rPr>
          <w:rFonts w:ascii="Consolas" w:hAnsi="Consolas" w:cs="Consolas"/>
          <w:color w:val="A9B7C6"/>
          <w:sz w:val="20"/>
          <w:szCs w:val="20"/>
          <w:lang w:val="en-GB"/>
        </w:rPr>
        <w:t>(String response) {</w:t>
      </w:r>
      <w:r w:rsidRPr="00CB72F7">
        <w:rPr>
          <w:rFonts w:ascii="Consolas" w:hAnsi="Consolas" w:cs="Consolas"/>
          <w:color w:val="A9B7C6"/>
          <w:sz w:val="20"/>
          <w:szCs w:val="20"/>
          <w:lang w:val="en-GB"/>
        </w:rPr>
        <w:br/>
        <w:t xml:space="preserve">                </w:t>
      </w:r>
      <w:r w:rsidRPr="00CB72F7">
        <w:rPr>
          <w:rFonts w:ascii="Consolas" w:hAnsi="Consolas" w:cs="Consolas"/>
          <w:color w:val="9876AA"/>
          <w:sz w:val="20"/>
          <w:szCs w:val="20"/>
          <w:lang w:val="en-GB"/>
        </w:rPr>
        <w:t>loadingButton</w:t>
      </w:r>
      <w:r w:rsidRPr="00CB72F7">
        <w:rPr>
          <w:rFonts w:ascii="Consolas" w:hAnsi="Consolas" w:cs="Consolas"/>
          <w:color w:val="A9B7C6"/>
          <w:sz w:val="20"/>
          <w:szCs w:val="20"/>
          <w:lang w:val="en-GB"/>
        </w:rPr>
        <w:t>.setVisibility(View.</w:t>
      </w:r>
      <w:r w:rsidRPr="00CB72F7">
        <w:rPr>
          <w:rFonts w:ascii="Consolas" w:hAnsi="Consolas" w:cs="Consolas"/>
          <w:i/>
          <w:iCs/>
          <w:color w:val="9876AA"/>
          <w:sz w:val="20"/>
          <w:szCs w:val="20"/>
          <w:lang w:val="en-GB"/>
        </w:rPr>
        <w:t>GONE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getActivity().getWindow().clearFlags(WindowManager.LayoutParams.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CharSequence toasttext = getString(R.string.</w:t>
      </w:r>
      <w:r w:rsidRPr="00CB72F7">
        <w:rPr>
          <w:rFonts w:ascii="Consolas" w:hAnsi="Consolas" w:cs="Consolas"/>
          <w:i/>
          <w:iCs/>
          <w:color w:val="9876AA"/>
          <w:sz w:val="20"/>
          <w:szCs w:val="20"/>
          <w:lang w:val="en-GB"/>
        </w:rPr>
        <w:t>successsend</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int </w:t>
      </w:r>
      <w:r w:rsidRPr="00CB72F7">
        <w:rPr>
          <w:rFonts w:ascii="Consolas" w:hAnsi="Consolas" w:cs="Consolas"/>
          <w:color w:val="A9B7C6"/>
          <w:sz w:val="20"/>
          <w:szCs w:val="20"/>
          <w:lang w:val="en-GB"/>
        </w:rPr>
        <w:t>duration = Toast.</w:t>
      </w:r>
      <w:r w:rsidRPr="00CB72F7">
        <w:rPr>
          <w:rFonts w:ascii="Consolas" w:hAnsi="Consolas" w:cs="Consolas"/>
          <w:i/>
          <w:iCs/>
          <w:color w:val="9876AA"/>
          <w:sz w:val="20"/>
          <w:szCs w:val="20"/>
          <w:lang w:val="en-GB"/>
        </w:rPr>
        <w:t>LENGTH_LONG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Toast successinfo = Toast.</w:t>
      </w:r>
      <w:r w:rsidRPr="00CB72F7">
        <w:rPr>
          <w:rFonts w:ascii="Consolas" w:hAnsi="Consolas" w:cs="Consolas"/>
          <w:i/>
          <w:iCs/>
          <w:color w:val="A9B7C6"/>
          <w:sz w:val="20"/>
          <w:szCs w:val="20"/>
          <w:lang w:val="en-GB"/>
        </w:rPr>
        <w:t>makeText</w:t>
      </w:r>
      <w:r w:rsidRPr="00CB72F7">
        <w:rPr>
          <w:rFonts w:ascii="Consolas" w:hAnsi="Consolas" w:cs="Consolas"/>
          <w:color w:val="A9B7C6"/>
          <w:sz w:val="20"/>
          <w:szCs w:val="20"/>
          <w:lang w:val="en-GB"/>
        </w:rPr>
        <w:t>(getContext()</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toasttext</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duration)</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successinfo.show()</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r>
      <w:r w:rsidRPr="00CB72F7">
        <w:rPr>
          <w:rFonts w:ascii="Consolas" w:hAnsi="Consolas" w:cs="Consolas"/>
          <w:color w:val="CC7832"/>
          <w:sz w:val="20"/>
          <w:szCs w:val="20"/>
          <w:lang w:val="en-GB"/>
        </w:rPr>
        <w:lastRenderedPageBreak/>
        <w:t xml:space="preserve">                </w:t>
      </w:r>
      <w:r w:rsidRPr="00CB72F7">
        <w:rPr>
          <w:rFonts w:ascii="Consolas" w:hAnsi="Consolas" w:cs="Consolas"/>
          <w:color w:val="A9B7C6"/>
          <w:sz w:val="20"/>
          <w:szCs w:val="20"/>
          <w:lang w:val="en-GB"/>
        </w:rPr>
        <w:t xml:space="preserve">Intent backToMain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Intent(getActivity()</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MainActivity.</w:t>
      </w:r>
      <w:r w:rsidRPr="00CB72F7">
        <w:rPr>
          <w:rFonts w:ascii="Consolas" w:hAnsi="Consolas" w:cs="Consolas"/>
          <w:color w:val="CC7832"/>
          <w:sz w:val="20"/>
          <w:szCs w:val="20"/>
          <w:lang w:val="en-GB"/>
        </w:rPr>
        <w:t>class</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startActivity(backToMain)</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 xml:space="preserve">, new </w:t>
      </w:r>
      <w:r w:rsidRPr="00CB72F7">
        <w:rPr>
          <w:rFonts w:ascii="Consolas" w:hAnsi="Consolas" w:cs="Consolas"/>
          <w:color w:val="A9B7C6"/>
          <w:sz w:val="20"/>
          <w:szCs w:val="20"/>
          <w:lang w:val="en-GB"/>
        </w:rPr>
        <w:t>Response.ErrorListener() {</w:t>
      </w:r>
      <w:r w:rsidRPr="00CB72F7">
        <w:rPr>
          <w:rFonts w:ascii="Consolas" w:hAnsi="Consolas" w:cs="Consolas"/>
          <w:color w:val="A9B7C6"/>
          <w:sz w:val="20"/>
          <w:szCs w:val="20"/>
          <w:lang w:val="en-GB"/>
        </w:rPr>
        <w:br/>
        <w:t xml:space="preserve">            </w:t>
      </w:r>
      <w:r w:rsidRPr="00CB72F7">
        <w:rPr>
          <w:rFonts w:ascii="Consolas" w:hAnsi="Consolas" w:cs="Consolas"/>
          <w:color w:val="BBB529"/>
          <w:sz w:val="20"/>
          <w:szCs w:val="20"/>
          <w:lang w:val="en-GB"/>
        </w:rPr>
        <w:t>@Override</w:t>
      </w:r>
      <w:r w:rsidRPr="00CB72F7">
        <w:rPr>
          <w:rFonts w:ascii="Consolas" w:hAnsi="Consolas" w:cs="Consolas"/>
          <w:color w:val="BBB529"/>
          <w:sz w:val="20"/>
          <w:szCs w:val="20"/>
          <w:lang w:val="en-GB"/>
        </w:rPr>
        <w:br/>
        <w:t xml:space="preserve">            </w:t>
      </w:r>
      <w:r w:rsidRPr="00CB72F7">
        <w:rPr>
          <w:rFonts w:ascii="Consolas" w:hAnsi="Consolas" w:cs="Consolas"/>
          <w:color w:val="CC7832"/>
          <w:sz w:val="20"/>
          <w:szCs w:val="20"/>
          <w:lang w:val="en-GB"/>
        </w:rPr>
        <w:t xml:space="preserve">public void </w:t>
      </w:r>
      <w:r w:rsidRPr="00CB72F7">
        <w:rPr>
          <w:rFonts w:ascii="Consolas" w:hAnsi="Consolas" w:cs="Consolas"/>
          <w:color w:val="FFC66D"/>
          <w:sz w:val="20"/>
          <w:szCs w:val="20"/>
          <w:lang w:val="en-GB"/>
        </w:rPr>
        <w:t>onErrorResponse</w:t>
      </w:r>
      <w:r w:rsidRPr="00CB72F7">
        <w:rPr>
          <w:rFonts w:ascii="Consolas" w:hAnsi="Consolas" w:cs="Consolas"/>
          <w:color w:val="A9B7C6"/>
          <w:sz w:val="20"/>
          <w:szCs w:val="20"/>
          <w:lang w:val="en-GB"/>
        </w:rPr>
        <w:t>(VolleyError error) {</w:t>
      </w:r>
      <w:r w:rsidRPr="00CB72F7">
        <w:rPr>
          <w:rFonts w:ascii="Consolas" w:hAnsi="Consolas" w:cs="Consolas"/>
          <w:color w:val="A9B7C6"/>
          <w:sz w:val="20"/>
          <w:szCs w:val="20"/>
          <w:lang w:val="en-GB"/>
        </w:rPr>
        <w:br/>
        <w:t xml:space="preserve">                </w:t>
      </w:r>
      <w:r w:rsidRPr="00CB72F7">
        <w:rPr>
          <w:rFonts w:ascii="Consolas" w:hAnsi="Consolas" w:cs="Consolas"/>
          <w:color w:val="9876AA"/>
          <w:sz w:val="20"/>
          <w:szCs w:val="20"/>
          <w:lang w:val="en-GB"/>
        </w:rPr>
        <w:t>loadingButton</w:t>
      </w:r>
      <w:r w:rsidRPr="00CB72F7">
        <w:rPr>
          <w:rFonts w:ascii="Consolas" w:hAnsi="Consolas" w:cs="Consolas"/>
          <w:color w:val="A9B7C6"/>
          <w:sz w:val="20"/>
          <w:szCs w:val="20"/>
          <w:lang w:val="en-GB"/>
        </w:rPr>
        <w:t>.setVisibility(View.</w:t>
      </w:r>
      <w:r w:rsidRPr="00CB72F7">
        <w:rPr>
          <w:rFonts w:ascii="Consolas" w:hAnsi="Consolas" w:cs="Consolas"/>
          <w:i/>
          <w:iCs/>
          <w:color w:val="9876AA"/>
          <w:sz w:val="20"/>
          <w:szCs w:val="20"/>
          <w:lang w:val="en-GB"/>
        </w:rPr>
        <w:t>GONE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getActivity().getWindow().clearFlags(WindowManager.LayoutParams.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 xml:space="preserve">AlertDialog.Builder builder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AlertDialog.Builder(getContext())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builder.setTitle(getString(R.string.</w:t>
      </w:r>
      <w:r w:rsidRPr="00CB72F7">
        <w:rPr>
          <w:rFonts w:ascii="Consolas" w:hAnsi="Consolas" w:cs="Consolas"/>
          <w:i/>
          <w:iCs/>
          <w:color w:val="9876AA"/>
          <w:sz w:val="20"/>
          <w:szCs w:val="20"/>
          <w:lang w:val="en-GB"/>
        </w:rPr>
        <w:t>error</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.setMessage(getString(R.string.</w:t>
      </w:r>
      <w:r w:rsidRPr="00CB72F7">
        <w:rPr>
          <w:rFonts w:ascii="Consolas" w:hAnsi="Consolas" w:cs="Consolas"/>
          <w:i/>
          <w:iCs/>
          <w:color w:val="9876AA"/>
          <w:sz w:val="20"/>
          <w:szCs w:val="20"/>
          <w:lang w:val="en-GB"/>
        </w:rPr>
        <w:t>notefail</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.setNegativeButton(getString(R.string.</w:t>
      </w:r>
      <w:r w:rsidRPr="00CB72F7">
        <w:rPr>
          <w:rFonts w:ascii="Consolas" w:hAnsi="Consolas" w:cs="Consolas"/>
          <w:i/>
          <w:iCs/>
          <w:color w:val="9876AA"/>
          <w:sz w:val="20"/>
          <w:szCs w:val="20"/>
          <w:lang w:val="en-GB"/>
        </w:rPr>
        <w:t>tryagainlogin</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 null</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.create()</w:t>
      </w:r>
      <w:r w:rsidRPr="00CB72F7">
        <w:rPr>
          <w:rFonts w:ascii="Consolas" w:hAnsi="Consolas" w:cs="Consolas"/>
          <w:color w:val="A9B7C6"/>
          <w:sz w:val="20"/>
          <w:szCs w:val="20"/>
          <w:lang w:val="en-GB"/>
        </w:rPr>
        <w:br/>
        <w:t xml:space="preserve">                        .show()</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 {</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 xml:space="preserve">protected </w:t>
      </w:r>
      <w:r w:rsidRPr="00CB72F7">
        <w:rPr>
          <w:rFonts w:ascii="Consolas" w:hAnsi="Consolas" w:cs="Consolas"/>
          <w:color w:val="A9B7C6"/>
          <w:sz w:val="20"/>
          <w:szCs w:val="20"/>
          <w:lang w:val="en-GB"/>
        </w:rPr>
        <w:t>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w:t>
      </w:r>
      <w:r w:rsidRPr="00CB72F7">
        <w:rPr>
          <w:rFonts w:ascii="Consolas" w:hAnsi="Consolas" w:cs="Consolas"/>
          <w:color w:val="FFC66D"/>
          <w:sz w:val="20"/>
          <w:szCs w:val="20"/>
          <w:lang w:val="en-GB"/>
        </w:rPr>
        <w:t>getParams</w:t>
      </w:r>
      <w:r w:rsidRPr="00CB72F7">
        <w:rPr>
          <w:rFonts w:ascii="Consolas" w:hAnsi="Consolas" w:cs="Consolas"/>
          <w:color w:val="A9B7C6"/>
          <w:sz w:val="20"/>
          <w:szCs w:val="20"/>
          <w:lang w:val="en-GB"/>
        </w:rPr>
        <w:t>() {</w:t>
      </w:r>
      <w:r w:rsidRPr="00CB72F7">
        <w:rPr>
          <w:rFonts w:ascii="Consolas" w:hAnsi="Consolas" w:cs="Consolas"/>
          <w:color w:val="A9B7C6"/>
          <w:sz w:val="20"/>
          <w:szCs w:val="20"/>
          <w:lang w:val="en-GB"/>
        </w:rPr>
        <w:br/>
        <w:t xml:space="preserve">                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params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HashMap&lt;String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String&gt;()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"action"</w:t>
      </w:r>
      <w:r w:rsidRPr="00CB72F7">
        <w:rPr>
          <w:rFonts w:ascii="Consolas" w:hAnsi="Consolas" w:cs="Consolas"/>
          <w:color w:val="CC7832"/>
          <w:sz w:val="20"/>
          <w:szCs w:val="20"/>
          <w:lang w:val="en-GB"/>
        </w:rPr>
        <w:t xml:space="preserve">, </w:t>
      </w:r>
      <w:r w:rsidRPr="00CB72F7">
        <w:rPr>
          <w:rFonts w:ascii="Consolas" w:hAnsi="Consolas" w:cs="Consolas"/>
          <w:color w:val="6A8759"/>
          <w:sz w:val="20"/>
          <w:szCs w:val="20"/>
          <w:lang w:val="en-GB"/>
        </w:rPr>
        <w:t>"addItem"</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"datum"</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date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"fach"</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subject</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"themaPruefung"</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thema</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"notenTyp"</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notetype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"note"</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note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"begruendung"</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begr</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return </w:t>
      </w:r>
      <w:r w:rsidRPr="00CB72F7">
        <w:rPr>
          <w:rFonts w:ascii="Consolas" w:hAnsi="Consolas" w:cs="Consolas"/>
          <w:color w:val="A9B7C6"/>
          <w:sz w:val="20"/>
          <w:szCs w:val="20"/>
          <w:lang w:val="en-GB"/>
        </w:rPr>
        <w:t>params</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r>
      <w:r w:rsidRPr="00CB72F7">
        <w:rPr>
          <w:rFonts w:ascii="Consolas" w:hAnsi="Consolas" w:cs="Consolas"/>
          <w:color w:val="A9B7C6"/>
          <w:sz w:val="20"/>
          <w:szCs w:val="20"/>
          <w:lang w:val="en-GB"/>
        </w:rPr>
        <w:br/>
        <w:t xml:space="preserve">            </w:t>
      </w:r>
      <w:r w:rsidRPr="00CB72F7">
        <w:rPr>
          <w:rFonts w:ascii="Consolas" w:hAnsi="Consolas" w:cs="Consolas"/>
          <w:color w:val="BBB529"/>
          <w:sz w:val="20"/>
          <w:szCs w:val="20"/>
          <w:lang w:val="en-GB"/>
        </w:rPr>
        <w:t>@Override</w:t>
      </w:r>
      <w:r w:rsidRPr="00CB72F7">
        <w:rPr>
          <w:rFonts w:ascii="Consolas" w:hAnsi="Consolas" w:cs="Consolas"/>
          <w:color w:val="BBB529"/>
          <w:sz w:val="20"/>
          <w:szCs w:val="20"/>
          <w:lang w:val="en-GB"/>
        </w:rPr>
        <w:br/>
        <w:t xml:space="preserve">            </w:t>
      </w:r>
      <w:r w:rsidRPr="00CB72F7">
        <w:rPr>
          <w:rFonts w:ascii="Consolas" w:hAnsi="Consolas" w:cs="Consolas"/>
          <w:color w:val="CC7832"/>
          <w:sz w:val="20"/>
          <w:szCs w:val="20"/>
          <w:lang w:val="en-GB"/>
        </w:rPr>
        <w:t xml:space="preserve">public </w:t>
      </w:r>
      <w:r w:rsidRPr="00CB72F7">
        <w:rPr>
          <w:rFonts w:ascii="Consolas" w:hAnsi="Consolas" w:cs="Consolas"/>
          <w:color w:val="A9B7C6"/>
          <w:sz w:val="20"/>
          <w:szCs w:val="20"/>
          <w:lang w:val="en-GB"/>
        </w:rPr>
        <w:t>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w:t>
      </w:r>
      <w:r w:rsidRPr="00CB72F7">
        <w:rPr>
          <w:rFonts w:ascii="Consolas" w:hAnsi="Consolas" w:cs="Consolas"/>
          <w:color w:val="FFC66D"/>
          <w:sz w:val="20"/>
          <w:szCs w:val="20"/>
          <w:lang w:val="en-GB"/>
        </w:rPr>
        <w:t>getHeaders</w:t>
      </w:r>
      <w:r w:rsidRPr="00CB72F7">
        <w:rPr>
          <w:rFonts w:ascii="Consolas" w:hAnsi="Consolas" w:cs="Consolas"/>
          <w:color w:val="A9B7C6"/>
          <w:sz w:val="20"/>
          <w:szCs w:val="20"/>
          <w:lang w:val="en-GB"/>
        </w:rPr>
        <w:t xml:space="preserve">() </w:t>
      </w:r>
      <w:r w:rsidRPr="00CB72F7">
        <w:rPr>
          <w:rFonts w:ascii="Consolas" w:hAnsi="Consolas" w:cs="Consolas"/>
          <w:color w:val="CC7832"/>
          <w:sz w:val="20"/>
          <w:szCs w:val="20"/>
          <w:lang w:val="en-GB"/>
        </w:rPr>
        <w:t xml:space="preserve">throws </w:t>
      </w:r>
      <w:r w:rsidRPr="00CB72F7">
        <w:rPr>
          <w:rFonts w:ascii="Consolas" w:hAnsi="Consolas" w:cs="Consolas"/>
          <w:color w:val="A9B7C6"/>
          <w:sz w:val="20"/>
          <w:szCs w:val="20"/>
          <w:lang w:val="en-GB"/>
        </w:rPr>
        <w:t>AuthFailureError {</w:t>
      </w:r>
      <w:r w:rsidRPr="00CB72F7">
        <w:rPr>
          <w:rFonts w:ascii="Consolas" w:hAnsi="Consolas" w:cs="Consolas"/>
          <w:color w:val="A9B7C6"/>
          <w:sz w:val="20"/>
          <w:szCs w:val="20"/>
          <w:lang w:val="en-GB"/>
        </w:rPr>
        <w:br/>
        <w:t xml:space="preserve">                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params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HashMap&lt;String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String&gt;()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"Content-Type"</w:t>
      </w:r>
      <w:r w:rsidRPr="00CB72F7">
        <w:rPr>
          <w:rFonts w:ascii="Consolas" w:hAnsi="Consolas" w:cs="Consolas"/>
          <w:color w:val="CC7832"/>
          <w:sz w:val="20"/>
          <w:szCs w:val="20"/>
          <w:lang w:val="en-GB"/>
        </w:rPr>
        <w:t xml:space="preserve">, </w:t>
      </w:r>
      <w:r w:rsidRPr="00CB72F7">
        <w:rPr>
          <w:rFonts w:ascii="Consolas" w:hAnsi="Consolas" w:cs="Consolas"/>
          <w:color w:val="6A8759"/>
          <w:sz w:val="20"/>
          <w:szCs w:val="20"/>
          <w:lang w:val="en-GB"/>
        </w:rPr>
        <w:t>"application/x-www-form-urlencoded"</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return </w:t>
      </w:r>
      <w:r w:rsidRPr="00CB72F7">
        <w:rPr>
          <w:rFonts w:ascii="Consolas" w:hAnsi="Consolas" w:cs="Consolas"/>
          <w:color w:val="A9B7C6"/>
          <w:sz w:val="20"/>
          <w:szCs w:val="20"/>
          <w:lang w:val="en-GB"/>
        </w:rPr>
        <w:t>params</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queue.add(stringRequest)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w:t>
      </w:r>
    </w:p>
    <w:p w14:paraId="3669F8A1" w14:textId="5B8B137B" w:rsidR="00391E82" w:rsidRDefault="007F42BF" w:rsidP="00391E82">
      <w:pPr>
        <w:ind w:left="576"/>
      </w:pPr>
      <w:r>
        <w:rPr>
          <w:lang w:bidi="he-IL"/>
        </w:rPr>
        <w:t xml:space="preserve">Das ist ganz viel Code, aber die Funktion ist simpel. </w:t>
      </w:r>
      <w:r w:rsidR="002E26EE">
        <w:rPr>
          <w:lang w:bidi="he-IL"/>
        </w:rPr>
        <w:t>Der Code in der Funktion submitForm wird ausgeführt, wenn auf den «Absenden» geklickt wird und die Validation erfolgreich ist. Mit if (awesomeValidation.validate()) stellen wir sicher, ob alles validiert worden ist.</w:t>
      </w:r>
      <w:r w:rsidR="00391E82">
        <w:rPr>
          <w:lang w:bidi="he-IL"/>
        </w:rPr>
        <w:t xml:space="preserve"> Als nächstes deaktivieren wir alle Eingaben und blenden einen Ladebalken ein.</w:t>
      </w:r>
      <w:r w:rsidR="002E26EE">
        <w:rPr>
          <w:lang w:bidi="he-IL"/>
        </w:rPr>
        <w:t xml:space="preserve"> Dann entnehmen wird von allen Eingabefeldern den eingegebenen Wert. Aus den SharedPreferences haben wir den Link genommen, an den die Daten geschickt werden. Jetzt erstellen wir ein StringRequest Element, wo wir auch den Link aus den SharedPreferences als Z</w:t>
      </w:r>
      <w:r w:rsidR="00391E82">
        <w:t xml:space="preserve">iellink festlegen. Darin erstellen wir auch noch einen ResponseListener (wartet </w:t>
      </w:r>
      <w:r w:rsidR="00391E82">
        <w:lastRenderedPageBreak/>
        <w:t>auf eine Antwort vom Server). Die Funktion onResponse wird ausgeführt, wenn der Server eine Antwort gibt. In unserem Fall wird als erstes die Eingabebeschränkung wieder aufgehoben und der Ladebalken verschwindet wieder. Dann wird eine Toast-Nachricht erstellt und der User wird zu der Startseite weitergeleitet.</w:t>
      </w:r>
    </w:p>
    <w:p w14:paraId="0ADB19EE" w14:textId="1DF4099E" w:rsidR="00391E82" w:rsidRDefault="00391E82" w:rsidP="00391E82">
      <w:pPr>
        <w:ind w:left="576"/>
      </w:pPr>
      <w:r>
        <w:t>In der Funktion onErrorResponse wird deklariert, was geschehen soll, falls der Server keine/eine fehlerhafte Antwort gibt. Bei uns wird die Eingabebeschränkung wieder aufgehoben und der Ladebalken verschwindet. Ausserdem wird eine Meldung erzeugt, die den User aufklärt, dass ein Fehler passiert ist.</w:t>
      </w:r>
    </w:p>
    <w:p w14:paraId="3621A174" w14:textId="63079E3C" w:rsidR="00391E82" w:rsidRDefault="00391E82" w:rsidP="00391E82">
      <w:pPr>
        <w:ind w:left="576"/>
      </w:pPr>
      <w:r>
        <w:t xml:space="preserve">Als nächstes </w:t>
      </w:r>
      <w:r w:rsidR="00BD44B6">
        <w:t>geben wir die Parameter ein, die zu Google Spreadsheets geschickt werden sollen. Als erstes wird der Name-Attribut eingegeben (Wie aus HTML), und dann der Wert, der damit verschickt werden soll. Hier ist dieser Wert eine Variable vom Eingabefeld.</w:t>
      </w:r>
    </w:p>
    <w:p w14:paraId="364E462E" w14:textId="4B52D316" w:rsidR="00BD44B6" w:rsidRDefault="00BD44B6" w:rsidP="00391E82">
      <w:pPr>
        <w:ind w:left="576"/>
      </w:pPr>
      <w:r>
        <w:t>Der Code ähnelt leicht an den vom Login, da beide mit Volley programmiert worden sind. Volley eine von Google entwickelte Bibliothek, um HTTP/HTTPS An/Abfragen zu verarbeiten.</w:t>
      </w:r>
    </w:p>
    <w:p w14:paraId="4378C424" w14:textId="2B7F2B5A" w:rsidR="00BD44B6" w:rsidRDefault="00BD44B6" w:rsidP="00BD44B6">
      <w:pPr>
        <w:pStyle w:val="berschrift2"/>
      </w:pPr>
      <w:r>
        <w:t xml:space="preserve"> </w:t>
      </w:r>
      <w:bookmarkStart w:id="160" w:name="_Toc40879653"/>
      <w:r>
        <w:t>App Script (Google Scripts)</w:t>
      </w:r>
      <w:bookmarkEnd w:id="160"/>
    </w:p>
    <w:p w14:paraId="1DF0A458" w14:textId="6CFD0D92" w:rsidR="00BD44B6" w:rsidRDefault="00BD44B6" w:rsidP="00BD44B6">
      <w:pPr>
        <w:ind w:left="576"/>
        <w:rPr>
          <w:lang w:bidi="he-IL"/>
        </w:rPr>
      </w:pPr>
      <w:r>
        <w:rPr>
          <w:lang w:bidi="he-IL"/>
        </w:rPr>
        <w:t>Serverseitig müssen wir auch ein kleines S</w:t>
      </w:r>
      <w:r w:rsidR="00BD0AE5">
        <w:rPr>
          <w:lang w:bidi="he-IL"/>
        </w:rPr>
        <w:t>k</w:t>
      </w:r>
      <w:r>
        <w:rPr>
          <w:lang w:bidi="he-IL"/>
        </w:rPr>
        <w:t>ript haben, um die empfangenen Daten von der App in die Tabellenzeilen einfügen zu können. Dafür haben wir Google Scripts benötigt.</w:t>
      </w:r>
    </w:p>
    <w:p w14:paraId="1891C0D4"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CB72F7">
        <w:rPr>
          <w:rFonts w:ascii="Consolas" w:eastAsia="Times New Roman" w:hAnsi="Consolas" w:cs="Times New Roman"/>
          <w:color w:val="569CD6"/>
          <w:sz w:val="21"/>
          <w:szCs w:val="21"/>
          <w:lang w:eastAsia="de-CH"/>
        </w:rPr>
        <w:t>var</w:t>
      </w:r>
      <w:r w:rsidRPr="00CB72F7">
        <w:rPr>
          <w:rFonts w:ascii="Consolas" w:eastAsia="Times New Roman" w:hAnsi="Consolas" w:cs="Times New Roman"/>
          <w:color w:val="D4D4D4"/>
          <w:sz w:val="21"/>
          <w:szCs w:val="21"/>
          <w:lang w:eastAsia="de-CH"/>
        </w:rPr>
        <w:t xml:space="preserve"> </w:t>
      </w:r>
      <w:r w:rsidRPr="00CB72F7">
        <w:rPr>
          <w:rFonts w:ascii="Consolas" w:eastAsia="Times New Roman" w:hAnsi="Consolas" w:cs="Times New Roman"/>
          <w:color w:val="9CDCFE"/>
          <w:sz w:val="21"/>
          <w:szCs w:val="21"/>
          <w:lang w:eastAsia="de-CH"/>
        </w:rPr>
        <w:t>ss</w:t>
      </w:r>
      <w:r w:rsidRPr="00CB72F7">
        <w:rPr>
          <w:rFonts w:ascii="Consolas" w:eastAsia="Times New Roman" w:hAnsi="Consolas" w:cs="Times New Roman"/>
          <w:color w:val="D4D4D4"/>
          <w:sz w:val="21"/>
          <w:szCs w:val="21"/>
          <w:lang w:eastAsia="de-CH"/>
        </w:rPr>
        <w:t xml:space="preserve"> = </w:t>
      </w:r>
      <w:r w:rsidRPr="00CB72F7">
        <w:rPr>
          <w:rFonts w:ascii="Consolas" w:eastAsia="Times New Roman" w:hAnsi="Consolas" w:cs="Times New Roman"/>
          <w:color w:val="9CDCFE"/>
          <w:sz w:val="21"/>
          <w:szCs w:val="21"/>
          <w:lang w:eastAsia="de-CH"/>
        </w:rPr>
        <w:t>SpreadsheetApp</w:t>
      </w:r>
      <w:r w:rsidRPr="00CB72F7">
        <w:rPr>
          <w:rFonts w:ascii="Consolas" w:eastAsia="Times New Roman" w:hAnsi="Consolas" w:cs="Times New Roman"/>
          <w:color w:val="D4D4D4"/>
          <w:sz w:val="21"/>
          <w:szCs w:val="21"/>
          <w:lang w:eastAsia="de-CH"/>
        </w:rPr>
        <w:t>.</w:t>
      </w:r>
      <w:r w:rsidRPr="00CB72F7">
        <w:rPr>
          <w:rFonts w:ascii="Consolas" w:eastAsia="Times New Roman" w:hAnsi="Consolas" w:cs="Times New Roman"/>
          <w:color w:val="DCDCAA"/>
          <w:sz w:val="21"/>
          <w:szCs w:val="21"/>
          <w:lang w:eastAsia="de-CH"/>
        </w:rPr>
        <w:t>openByUrl</w:t>
      </w:r>
      <w:r w:rsidRPr="00CB72F7">
        <w:rPr>
          <w:rFonts w:ascii="Consolas" w:eastAsia="Times New Roman" w:hAnsi="Consolas" w:cs="Times New Roman"/>
          <w:color w:val="D4D4D4"/>
          <w:sz w:val="21"/>
          <w:szCs w:val="21"/>
          <w:lang w:eastAsia="de-CH"/>
        </w:rPr>
        <w:t>(</w:t>
      </w:r>
      <w:r w:rsidRPr="00CB72F7">
        <w:rPr>
          <w:rFonts w:ascii="Consolas" w:eastAsia="Times New Roman" w:hAnsi="Consolas" w:cs="Times New Roman"/>
          <w:color w:val="CE9178"/>
          <w:sz w:val="21"/>
          <w:szCs w:val="21"/>
          <w:lang w:eastAsia="de-CH"/>
        </w:rPr>
        <w:t>"https://docs.google.com/spreadsheets/d/1xLH5-WE45NVLwiGiDHNE42KDd4qvqIbkgz3vNg9wy5k/"</w:t>
      </w:r>
      <w:r w:rsidRPr="00CB72F7">
        <w:rPr>
          <w:rFonts w:ascii="Consolas" w:eastAsia="Times New Roman" w:hAnsi="Consolas" w:cs="Times New Roman"/>
          <w:color w:val="D4D4D4"/>
          <w:sz w:val="21"/>
          <w:szCs w:val="21"/>
          <w:lang w:eastAsia="de-CH"/>
        </w:rPr>
        <w:t>);</w:t>
      </w:r>
    </w:p>
    <w:p w14:paraId="2A9F5125"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t>var</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sheet</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ss</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getSheetByName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CE9178"/>
          <w:sz w:val="21"/>
          <w:szCs w:val="21"/>
          <w:lang w:val="en-GB" w:eastAsia="de-CH"/>
        </w:rPr>
        <w:t>'Formularantworten'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6A9955"/>
          <w:sz w:val="21"/>
          <w:szCs w:val="21"/>
          <w:lang w:val="en-GB" w:eastAsia="de-CH"/>
        </w:rPr>
        <w:t xml:space="preserve">// be very careful ... it is the sheet name .. </w:t>
      </w:r>
      <w:proofErr w:type="gramStart"/>
      <w:r w:rsidRPr="00CB72F7">
        <w:rPr>
          <w:rFonts w:ascii="Consolas" w:eastAsia="Times New Roman" w:hAnsi="Consolas" w:cs="Times New Roman"/>
          <w:color w:val="6A9955"/>
          <w:sz w:val="21"/>
          <w:szCs w:val="21"/>
          <w:lang w:val="en-GB" w:eastAsia="de-CH"/>
        </w:rPr>
        <w:t>so</w:t>
      </w:r>
      <w:proofErr w:type="gramEnd"/>
      <w:r w:rsidRPr="00CB72F7">
        <w:rPr>
          <w:rFonts w:ascii="Consolas" w:eastAsia="Times New Roman" w:hAnsi="Consolas" w:cs="Times New Roman"/>
          <w:color w:val="6A9955"/>
          <w:sz w:val="21"/>
          <w:szCs w:val="21"/>
          <w:lang w:val="en-GB" w:eastAsia="de-CH"/>
        </w:rPr>
        <w:t xml:space="preserve"> it should match </w:t>
      </w:r>
    </w:p>
    <w:p w14:paraId="3CF8C0E6"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
    <w:p w14:paraId="2E0D03D5"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t>function</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DCDCAA"/>
          <w:sz w:val="21"/>
          <w:szCs w:val="21"/>
          <w:lang w:val="en-GB" w:eastAsia="de-CH"/>
        </w:rPr>
        <w:t>doPost</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p>
    <w:p w14:paraId="4458D8C5"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t>var</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action</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action</w:t>
      </w:r>
      <w:r w:rsidRPr="00CB72F7">
        <w:rPr>
          <w:rFonts w:ascii="Consolas" w:eastAsia="Times New Roman" w:hAnsi="Consolas" w:cs="Times New Roman"/>
          <w:color w:val="D4D4D4"/>
          <w:sz w:val="21"/>
          <w:szCs w:val="21"/>
          <w:lang w:val="en-GB" w:eastAsia="de-CH"/>
        </w:rPr>
        <w:t>;</w:t>
      </w:r>
    </w:p>
    <w:p w14:paraId="1F80E7F8"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
    <w:p w14:paraId="2F4FC5E0"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C586C0"/>
          <w:sz w:val="21"/>
          <w:szCs w:val="21"/>
          <w:lang w:val="en-GB" w:eastAsia="de-CH"/>
        </w:rPr>
        <w:t>if</w:t>
      </w:r>
      <w:r w:rsidRPr="00CB72F7">
        <w:rPr>
          <w:rFonts w:ascii="Consolas" w:eastAsia="Times New Roman" w:hAnsi="Consolas" w:cs="Times New Roman"/>
          <w:color w:val="D4D4D4"/>
          <w:sz w:val="21"/>
          <w:szCs w:val="21"/>
          <w:lang w:val="en-GB" w:eastAsia="de-CH"/>
        </w:rPr>
        <w:t>(</w:t>
      </w:r>
      <w:proofErr w:type="gramEnd"/>
      <w:r w:rsidRPr="00CB72F7">
        <w:rPr>
          <w:rFonts w:ascii="Consolas" w:eastAsia="Times New Roman" w:hAnsi="Consolas" w:cs="Times New Roman"/>
          <w:color w:val="9CDCFE"/>
          <w:sz w:val="21"/>
          <w:szCs w:val="21"/>
          <w:lang w:val="en-GB" w:eastAsia="de-CH"/>
        </w:rPr>
        <w:t>action</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CE9178"/>
          <w:sz w:val="21"/>
          <w:szCs w:val="21"/>
          <w:lang w:val="en-GB" w:eastAsia="de-CH"/>
        </w:rPr>
        <w:t>'addItem'</w:t>
      </w:r>
      <w:r w:rsidRPr="00CB72F7">
        <w:rPr>
          <w:rFonts w:ascii="Consolas" w:eastAsia="Times New Roman" w:hAnsi="Consolas" w:cs="Times New Roman"/>
          <w:color w:val="D4D4D4"/>
          <w:sz w:val="21"/>
          <w:szCs w:val="21"/>
          <w:lang w:val="en-GB" w:eastAsia="de-CH"/>
        </w:rPr>
        <w:t>){</w:t>
      </w:r>
    </w:p>
    <w:p w14:paraId="2266DF5E"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 xml:space="preserve">  </w:t>
      </w:r>
      <w:proofErr w:type="gramStart"/>
      <w:r w:rsidRPr="00CB72F7">
        <w:rPr>
          <w:rFonts w:ascii="Consolas" w:eastAsia="Times New Roman" w:hAnsi="Consolas" w:cs="Times New Roman"/>
          <w:color w:val="C586C0"/>
          <w:sz w:val="21"/>
          <w:szCs w:val="21"/>
          <w:lang w:val="en-GB" w:eastAsia="de-CH"/>
        </w:rPr>
        <w:t>return</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DCDCAA"/>
          <w:sz w:val="21"/>
          <w:szCs w:val="21"/>
          <w:lang w:val="en-GB" w:eastAsia="de-CH"/>
        </w:rPr>
        <w:t>addItem</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p>
    <w:p w14:paraId="5F93ED71"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w:t>
      </w:r>
    </w:p>
    <w:p w14:paraId="4908EF27"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w:t>
      </w:r>
    </w:p>
    <w:p w14:paraId="76CB829B"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
    <w:p w14:paraId="785E7389"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t>function</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DCDCAA"/>
          <w:sz w:val="21"/>
          <w:szCs w:val="21"/>
          <w:lang w:val="en-GB" w:eastAsia="de-CH"/>
        </w:rPr>
        <w:t>addItem</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p>
    <w:p w14:paraId="5A833917"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t>var</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date</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569CD6"/>
          <w:sz w:val="21"/>
          <w:szCs w:val="21"/>
          <w:lang w:val="en-GB" w:eastAsia="de-CH"/>
        </w:rPr>
        <w:t>new</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4EC9B0"/>
          <w:sz w:val="21"/>
          <w:szCs w:val="21"/>
          <w:lang w:val="en-GB" w:eastAsia="de-CH"/>
        </w:rPr>
        <w:t>Date</w:t>
      </w:r>
      <w:r w:rsidRPr="00CB72F7">
        <w:rPr>
          <w:rFonts w:ascii="Consolas" w:eastAsia="Times New Roman" w:hAnsi="Consolas" w:cs="Times New Roman"/>
          <w:color w:val="D4D4D4"/>
          <w:sz w:val="21"/>
          <w:szCs w:val="21"/>
          <w:lang w:val="en-GB" w:eastAsia="de-CH"/>
        </w:rPr>
        <w:t>();</w:t>
      </w:r>
    </w:p>
    <w:p w14:paraId="77321DF7"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t>var</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datefromuser</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datum</w:t>
      </w:r>
      <w:r w:rsidRPr="00CB72F7">
        <w:rPr>
          <w:rFonts w:ascii="Consolas" w:eastAsia="Times New Roman" w:hAnsi="Consolas" w:cs="Times New Roman"/>
          <w:color w:val="D4D4D4"/>
          <w:sz w:val="21"/>
          <w:szCs w:val="21"/>
          <w:lang w:val="en-GB" w:eastAsia="de-CH"/>
        </w:rPr>
        <w:t>;</w:t>
      </w:r>
    </w:p>
    <w:p w14:paraId="58B47B2C"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t>var</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fach</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fach</w:t>
      </w:r>
      <w:r w:rsidRPr="00CB72F7">
        <w:rPr>
          <w:rFonts w:ascii="Consolas" w:eastAsia="Times New Roman" w:hAnsi="Consolas" w:cs="Times New Roman"/>
          <w:color w:val="D4D4D4"/>
          <w:sz w:val="21"/>
          <w:szCs w:val="21"/>
          <w:lang w:val="en-GB" w:eastAsia="de-CH"/>
        </w:rPr>
        <w:t>;</w:t>
      </w:r>
    </w:p>
    <w:p w14:paraId="1EE63D4C"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t>var</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thema</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themaPruefung</w:t>
      </w:r>
      <w:r w:rsidRPr="00CB72F7">
        <w:rPr>
          <w:rFonts w:ascii="Consolas" w:eastAsia="Times New Roman" w:hAnsi="Consolas" w:cs="Times New Roman"/>
          <w:color w:val="D4D4D4"/>
          <w:sz w:val="21"/>
          <w:szCs w:val="21"/>
          <w:lang w:val="en-GB" w:eastAsia="de-CH"/>
        </w:rPr>
        <w:t>;</w:t>
      </w:r>
    </w:p>
    <w:p w14:paraId="01CA5F2F"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t>var</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notentyp</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notenTyp</w:t>
      </w:r>
      <w:r w:rsidRPr="00CB72F7">
        <w:rPr>
          <w:rFonts w:ascii="Consolas" w:eastAsia="Times New Roman" w:hAnsi="Consolas" w:cs="Times New Roman"/>
          <w:color w:val="D4D4D4"/>
          <w:sz w:val="21"/>
          <w:szCs w:val="21"/>
          <w:lang w:val="en-GB" w:eastAsia="de-CH"/>
        </w:rPr>
        <w:t>;</w:t>
      </w:r>
    </w:p>
    <w:p w14:paraId="4BB247FE"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569CD6"/>
          <w:sz w:val="21"/>
          <w:szCs w:val="21"/>
          <w:lang w:val="en-GB" w:eastAsia="de-CH"/>
        </w:rPr>
        <w:lastRenderedPageBreak/>
        <w:t>var</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note</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w:t>
      </w:r>
      <w:r w:rsidRPr="00CB72F7">
        <w:rPr>
          <w:rFonts w:ascii="Consolas" w:eastAsia="Times New Roman" w:hAnsi="Consolas" w:cs="Times New Roman"/>
          <w:color w:val="D4D4D4"/>
          <w:sz w:val="21"/>
          <w:szCs w:val="21"/>
          <w:lang w:val="en-GB" w:eastAsia="de-CH"/>
        </w:rPr>
        <w:t>;</w:t>
      </w:r>
    </w:p>
    <w:p w14:paraId="1180C4C7" w14:textId="77777777" w:rsidR="00BD44B6" w:rsidRPr="00BD44B6"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BD44B6">
        <w:rPr>
          <w:rFonts w:ascii="Consolas" w:eastAsia="Times New Roman" w:hAnsi="Consolas" w:cs="Times New Roman"/>
          <w:color w:val="569CD6"/>
          <w:sz w:val="21"/>
          <w:szCs w:val="21"/>
          <w:lang w:eastAsia="de-CH"/>
        </w:rPr>
        <w:t>var</w:t>
      </w:r>
      <w:r w:rsidRPr="00BD44B6">
        <w:rPr>
          <w:rFonts w:ascii="Consolas" w:eastAsia="Times New Roman" w:hAnsi="Consolas" w:cs="Times New Roman"/>
          <w:color w:val="D4D4D4"/>
          <w:sz w:val="21"/>
          <w:szCs w:val="21"/>
          <w:lang w:eastAsia="de-CH"/>
        </w:rPr>
        <w:t xml:space="preserve"> </w:t>
      </w:r>
      <w:r w:rsidRPr="00BD44B6">
        <w:rPr>
          <w:rFonts w:ascii="Consolas" w:eastAsia="Times New Roman" w:hAnsi="Consolas" w:cs="Times New Roman"/>
          <w:color w:val="9CDCFE"/>
          <w:sz w:val="21"/>
          <w:szCs w:val="21"/>
          <w:lang w:eastAsia="de-CH"/>
        </w:rPr>
        <w:t>begruendung</w:t>
      </w:r>
      <w:r w:rsidRPr="00BD44B6">
        <w:rPr>
          <w:rFonts w:ascii="Consolas" w:eastAsia="Times New Roman" w:hAnsi="Consolas" w:cs="Times New Roman"/>
          <w:color w:val="D4D4D4"/>
          <w:sz w:val="21"/>
          <w:szCs w:val="21"/>
          <w:lang w:eastAsia="de-CH"/>
        </w:rPr>
        <w:t xml:space="preserve"> = </w:t>
      </w:r>
      <w:proofErr w:type="gramStart"/>
      <w:r w:rsidRPr="00BD44B6">
        <w:rPr>
          <w:rFonts w:ascii="Consolas" w:eastAsia="Times New Roman" w:hAnsi="Consolas" w:cs="Times New Roman"/>
          <w:color w:val="9CDCFE"/>
          <w:sz w:val="21"/>
          <w:szCs w:val="21"/>
          <w:lang w:eastAsia="de-CH"/>
        </w:rPr>
        <w:t>e</w:t>
      </w:r>
      <w:r w:rsidRPr="00BD44B6">
        <w:rPr>
          <w:rFonts w:ascii="Consolas" w:eastAsia="Times New Roman" w:hAnsi="Consolas" w:cs="Times New Roman"/>
          <w:color w:val="D4D4D4"/>
          <w:sz w:val="21"/>
          <w:szCs w:val="21"/>
          <w:lang w:eastAsia="de-CH"/>
        </w:rPr>
        <w:t>.</w:t>
      </w:r>
      <w:r w:rsidRPr="00BD44B6">
        <w:rPr>
          <w:rFonts w:ascii="Consolas" w:eastAsia="Times New Roman" w:hAnsi="Consolas" w:cs="Times New Roman"/>
          <w:color w:val="9CDCFE"/>
          <w:sz w:val="21"/>
          <w:szCs w:val="21"/>
          <w:lang w:eastAsia="de-CH"/>
        </w:rPr>
        <w:t>parameter</w:t>
      </w:r>
      <w:proofErr w:type="gramEnd"/>
      <w:r w:rsidRPr="00BD44B6">
        <w:rPr>
          <w:rFonts w:ascii="Consolas" w:eastAsia="Times New Roman" w:hAnsi="Consolas" w:cs="Times New Roman"/>
          <w:color w:val="D4D4D4"/>
          <w:sz w:val="21"/>
          <w:szCs w:val="21"/>
          <w:lang w:eastAsia="de-CH"/>
        </w:rPr>
        <w:t>.</w:t>
      </w:r>
      <w:r w:rsidRPr="00BD44B6">
        <w:rPr>
          <w:rFonts w:ascii="Consolas" w:eastAsia="Times New Roman" w:hAnsi="Consolas" w:cs="Times New Roman"/>
          <w:color w:val="9CDCFE"/>
          <w:sz w:val="21"/>
          <w:szCs w:val="21"/>
          <w:lang w:eastAsia="de-CH"/>
        </w:rPr>
        <w:t>begruendung</w:t>
      </w:r>
      <w:r w:rsidRPr="00BD44B6">
        <w:rPr>
          <w:rFonts w:ascii="Consolas" w:eastAsia="Times New Roman" w:hAnsi="Consolas" w:cs="Times New Roman"/>
          <w:color w:val="D4D4D4"/>
          <w:sz w:val="21"/>
          <w:szCs w:val="21"/>
          <w:lang w:eastAsia="de-CH"/>
        </w:rPr>
        <w:t>;</w:t>
      </w:r>
    </w:p>
    <w:p w14:paraId="1409C72F"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roofErr w:type="gramStart"/>
      <w:r w:rsidRPr="00CB72F7">
        <w:rPr>
          <w:rFonts w:ascii="Consolas" w:eastAsia="Times New Roman" w:hAnsi="Consolas" w:cs="Times New Roman"/>
          <w:color w:val="9CDCFE"/>
          <w:sz w:val="21"/>
          <w:szCs w:val="21"/>
          <w:lang w:val="en-GB" w:eastAsia="de-CH"/>
        </w:rPr>
        <w:t>sheet</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appendRow</w:t>
      </w:r>
      <w:r w:rsidRPr="00CB72F7">
        <w:rPr>
          <w:rFonts w:ascii="Consolas" w:eastAsia="Times New Roman" w:hAnsi="Consolas" w:cs="Times New Roman"/>
          <w:color w:val="D4D4D4"/>
          <w:sz w:val="21"/>
          <w:szCs w:val="21"/>
          <w:lang w:val="en-GB" w:eastAsia="de-CH"/>
        </w:rPr>
        <w:t>(</w:t>
      </w:r>
      <w:proofErr w:type="gramEnd"/>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date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datefromuser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fach</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thema</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notentyp</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begruendung</w:t>
      </w:r>
      <w:r w:rsidRPr="00CB72F7">
        <w:rPr>
          <w:rFonts w:ascii="Consolas" w:eastAsia="Times New Roman" w:hAnsi="Consolas" w:cs="Times New Roman"/>
          <w:color w:val="D4D4D4"/>
          <w:sz w:val="21"/>
          <w:szCs w:val="21"/>
          <w:lang w:val="en-GB" w:eastAsia="de-CH"/>
        </w:rPr>
        <w:t>]);</w:t>
      </w:r>
    </w:p>
    <w:p w14:paraId="562B1516"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 xml:space="preserve">   </w:t>
      </w:r>
      <w:proofErr w:type="gramStart"/>
      <w:r w:rsidRPr="00CB72F7">
        <w:rPr>
          <w:rFonts w:ascii="Consolas" w:eastAsia="Times New Roman" w:hAnsi="Consolas" w:cs="Times New Roman"/>
          <w:color w:val="C586C0"/>
          <w:sz w:val="21"/>
          <w:szCs w:val="21"/>
          <w:lang w:val="en-GB" w:eastAsia="de-CH"/>
        </w:rPr>
        <w:t>return</w:t>
      </w:r>
      <w:proofErr w:type="gramEnd"/>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ContentService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createTextOutput</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CE9178"/>
          <w:sz w:val="21"/>
          <w:szCs w:val="21"/>
          <w:lang w:val="en-GB" w:eastAsia="de-CH"/>
        </w:rPr>
        <w:t>"Success"</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setMimeType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ContentService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MimeType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TEXT</w:t>
      </w:r>
      <w:r w:rsidRPr="00CB72F7">
        <w:rPr>
          <w:rFonts w:ascii="Consolas" w:eastAsia="Times New Roman" w:hAnsi="Consolas" w:cs="Times New Roman"/>
          <w:color w:val="D4D4D4"/>
          <w:sz w:val="21"/>
          <w:szCs w:val="21"/>
          <w:lang w:val="en-GB" w:eastAsia="de-CH"/>
        </w:rPr>
        <w:t>);</w:t>
      </w:r>
    </w:p>
    <w:p w14:paraId="4DD4E3FA" w14:textId="77777777" w:rsidR="00BD44B6" w:rsidRPr="00BD44B6"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BD44B6">
        <w:rPr>
          <w:rFonts w:ascii="Consolas" w:eastAsia="Times New Roman" w:hAnsi="Consolas" w:cs="Times New Roman"/>
          <w:color w:val="D4D4D4"/>
          <w:sz w:val="21"/>
          <w:szCs w:val="21"/>
          <w:lang w:eastAsia="de-CH"/>
        </w:rPr>
        <w:t>}</w:t>
      </w:r>
    </w:p>
    <w:p w14:paraId="1E7338F1" w14:textId="1C43CF19" w:rsidR="00BD44B6" w:rsidRDefault="00BD0AE5" w:rsidP="00BD44B6">
      <w:pPr>
        <w:ind w:left="576"/>
        <w:rPr>
          <w:lang w:bidi="he-IL"/>
        </w:rPr>
      </w:pPr>
      <w:r>
        <w:rPr>
          <w:lang w:bidi="he-IL"/>
        </w:rPr>
        <w:t>Dieses Skript nimmt die Daten, die über POST empfangen wurden, macht sie zu einer Variable, und fügt sie in eine Tabelle ein.</w:t>
      </w:r>
    </w:p>
    <w:p w14:paraId="706CA747" w14:textId="1C1A0666" w:rsidR="00BD0AE5" w:rsidRPr="00BD44B6" w:rsidRDefault="00BD0AE5" w:rsidP="00BD44B6">
      <w:pPr>
        <w:ind w:left="576"/>
        <w:rPr>
          <w:lang w:bidi="he-IL"/>
        </w:rPr>
      </w:pPr>
      <w:r>
        <w:rPr>
          <w:lang w:bidi="he-IL"/>
        </w:rPr>
        <w:t>In der Variable ss gehört der Link zu der Spreadsheets-Tabelle.</w:t>
      </w:r>
    </w:p>
    <w:p w14:paraId="3D7DDF0B" w14:textId="77777777" w:rsidR="006F1C95" w:rsidRDefault="006F1C95" w:rsidP="006F1C95">
      <w:pPr>
        <w:pStyle w:val="berschrift1"/>
      </w:pPr>
      <w:bookmarkStart w:id="161" w:name="_Toc40879654"/>
      <w:r>
        <w:lastRenderedPageBreak/>
        <w:t>Firebase</w:t>
      </w:r>
      <w:bookmarkEnd w:id="161"/>
      <w:r>
        <w:fldChar w:fldCharType="begin"/>
      </w:r>
      <w:r>
        <w:instrText xml:space="preserve"> XE "</w:instrText>
      </w:r>
      <w:r w:rsidRPr="00C972B3">
        <w:instrText>Firebase</w:instrText>
      </w:r>
      <w:r>
        <w:instrText xml:space="preserve">" </w:instrText>
      </w:r>
      <w:r>
        <w:fldChar w:fldCharType="end"/>
      </w:r>
    </w:p>
    <w:p w14:paraId="20E278A6" w14:textId="1C526236" w:rsidR="006F1C95" w:rsidRDefault="00AE497B" w:rsidP="006F1C95">
      <w:pPr>
        <w:pStyle w:val="berschrift2"/>
      </w:pPr>
      <w:r>
        <w:t xml:space="preserve"> </w:t>
      </w:r>
      <w:bookmarkStart w:id="162" w:name="_Toc40879655"/>
      <w:r w:rsidR="006F1C95">
        <w:t>Was ist Firebase</w:t>
      </w:r>
      <w:r w:rsidR="006F1C95">
        <w:fldChar w:fldCharType="begin"/>
      </w:r>
      <w:r w:rsidR="006F1C95">
        <w:instrText xml:space="preserve"> XE "</w:instrText>
      </w:r>
      <w:r w:rsidR="006F1C95" w:rsidRPr="00C972B3">
        <w:instrText>Firebase</w:instrText>
      </w:r>
      <w:r w:rsidR="006F1C95">
        <w:instrText xml:space="preserve">" </w:instrText>
      </w:r>
      <w:r w:rsidR="006F1C95">
        <w:fldChar w:fldCharType="end"/>
      </w:r>
      <w:r w:rsidR="006F1C95">
        <w:t>?</w:t>
      </w:r>
      <w:bookmarkEnd w:id="162"/>
    </w:p>
    <w:p w14:paraId="2B3B2F01" w14:textId="58EBB49F" w:rsidR="006F1C95" w:rsidRDefault="006F1C95" w:rsidP="006F1C95">
      <w:pPr>
        <w:rPr>
          <w:lang w:bidi="he-IL"/>
        </w:rPr>
      </w:pPr>
      <w:r w:rsidRPr="008C1B87">
        <w:rPr>
          <w:lang w:bidi="he-IL"/>
        </w:rPr>
        <w:t xml:space="preserve">Google ist eine Plattform </w:t>
      </w:r>
      <w:r>
        <w:rPr>
          <w:lang w:bidi="he-IL"/>
        </w:rPr>
        <w:t>(von Google)</w:t>
      </w:r>
      <w:r w:rsidRPr="008C1B87">
        <w:rPr>
          <w:lang w:bidi="he-IL"/>
        </w:rPr>
        <w:t>, wo man Applikationen, ob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sidRPr="008C1B87">
        <w:rPr>
          <w:lang w:bidi="he-IL"/>
        </w:rPr>
        <w:t>, iOS</w:t>
      </w:r>
      <w:r>
        <w:rPr>
          <w:lang w:bidi="he-IL"/>
        </w:rPr>
        <w:fldChar w:fldCharType="begin"/>
      </w:r>
      <w:r>
        <w:instrText xml:space="preserve"> XE "</w:instrText>
      </w:r>
      <w:r w:rsidRPr="0081624B">
        <w:rPr>
          <w:lang w:bidi="he-IL"/>
        </w:rPr>
        <w:instrText>iOS</w:instrText>
      </w:r>
      <w:r>
        <w:instrText xml:space="preserve">" </w:instrText>
      </w:r>
      <w:r>
        <w:rPr>
          <w:lang w:bidi="he-IL"/>
        </w:rPr>
        <w:fldChar w:fldCharType="end"/>
      </w:r>
      <w:r w:rsidRPr="008C1B87">
        <w:rPr>
          <w:lang w:bidi="he-IL"/>
        </w:rPr>
        <w:t xml:space="preserve"> und ganz normal im Web, weiterentwickeln kann.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sidRPr="008C1B87">
        <w:rPr>
          <w:lang w:bidi="he-IL"/>
        </w:rPr>
        <w:t xml:space="preserve"> bietet gewisse Tools an, welche Entwickler verwenden können um hochwertige</w:t>
      </w:r>
      <w:r>
        <w:rPr>
          <w:lang w:bidi="he-IL"/>
        </w:rPr>
        <w:t xml:space="preserve"> </w:t>
      </w:r>
      <w:r w:rsidR="00E36E6E">
        <w:rPr>
          <w:lang w:bidi="he-IL"/>
        </w:rPr>
        <w:t xml:space="preserve">Apps zu entwickeln. </w:t>
      </w:r>
      <w:r>
        <w:rPr>
          <w:lang w:bidi="he-IL"/>
        </w:rPr>
        <w:t>Wir brauchten diese Firebase für Push Notifications</w:t>
      </w:r>
      <w:r>
        <w:rPr>
          <w:lang w:bidi="he-IL"/>
        </w:rPr>
        <w:fldChar w:fldCharType="begin"/>
      </w:r>
      <w:r>
        <w:instrText xml:space="preserve"> XE "</w:instrText>
      </w:r>
      <w:r w:rsidRPr="00DC7086">
        <w:instrText>Notifications</w:instrText>
      </w:r>
      <w:r>
        <w:instrText xml:space="preserve">" </w:instrText>
      </w:r>
      <w:r>
        <w:rPr>
          <w:lang w:bidi="he-IL"/>
        </w:rPr>
        <w:fldChar w:fldCharType="end"/>
      </w:r>
      <w:r w:rsidRPr="008C1B87">
        <w:rPr>
          <w:lang w:bidi="he-IL"/>
        </w:rPr>
        <w:t>. Firebase stellt viele Features dar, so dass Entwickler mit ihrem Unternehmen Geld verdienen und sich auf ihre User konzentrieren können.</w:t>
      </w:r>
    </w:p>
    <w:p w14:paraId="188703C5" w14:textId="77777777" w:rsidR="006F1C95" w:rsidRPr="002544FE" w:rsidRDefault="006F1C95" w:rsidP="006F1C95">
      <w:pPr>
        <w:rPr>
          <w:lang w:bidi="he-IL"/>
        </w:rPr>
      </w:pPr>
    </w:p>
    <w:p w14:paraId="0EA85E35" w14:textId="77777777" w:rsidR="006F1C95" w:rsidRDefault="006F1C95" w:rsidP="006F1C95">
      <w:pPr>
        <w:pStyle w:val="berschrift2"/>
      </w:pPr>
      <w:bookmarkStart w:id="163" w:name="_Toc40879656"/>
      <w:r>
        <w:t>Firebase</w:t>
      </w:r>
      <w:r>
        <w:fldChar w:fldCharType="begin"/>
      </w:r>
      <w:r>
        <w:instrText xml:space="preserve"> XE "</w:instrText>
      </w:r>
      <w:r w:rsidRPr="00C972B3">
        <w:instrText>Firebase</w:instrText>
      </w:r>
      <w:r>
        <w:instrText xml:space="preserve">" </w:instrText>
      </w:r>
      <w:r>
        <w:fldChar w:fldCharType="end"/>
      </w:r>
      <w:r>
        <w:t xml:space="preserve"> mit Android</w:t>
      </w:r>
      <w:r>
        <w:fldChar w:fldCharType="begin"/>
      </w:r>
      <w:r>
        <w:instrText xml:space="preserve"> XE "</w:instrText>
      </w:r>
      <w:r w:rsidRPr="006B00EC">
        <w:instrText>Android</w:instrText>
      </w:r>
      <w:r>
        <w:instrText xml:space="preserve">" </w:instrText>
      </w:r>
      <w:r>
        <w:fldChar w:fldCharType="end"/>
      </w:r>
      <w:r>
        <w:t xml:space="preserve"> Studio verbinden</w:t>
      </w:r>
      <w:bookmarkEnd w:id="163"/>
    </w:p>
    <w:tbl>
      <w:tblPr>
        <w:tblStyle w:val="Tabellenraster"/>
        <w:tblW w:w="0" w:type="auto"/>
        <w:tblLook w:val="04A0" w:firstRow="1" w:lastRow="0" w:firstColumn="1" w:lastColumn="0" w:noHBand="0" w:noVBand="1"/>
      </w:tblPr>
      <w:tblGrid>
        <w:gridCol w:w="4247"/>
        <w:gridCol w:w="4247"/>
      </w:tblGrid>
      <w:tr w:rsidR="006F1C95" w14:paraId="0A679A4B" w14:textId="77777777" w:rsidTr="006F1C95">
        <w:trPr>
          <w:tblHeader/>
        </w:trPr>
        <w:tc>
          <w:tcPr>
            <w:tcW w:w="4247" w:type="dxa"/>
            <w:shd w:val="pct10" w:color="auto" w:fill="auto"/>
          </w:tcPr>
          <w:p w14:paraId="6C32CF39"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47" w:type="dxa"/>
            <w:shd w:val="pct10" w:color="auto" w:fill="auto"/>
          </w:tcPr>
          <w:p w14:paraId="7444B1D8" w14:textId="77777777" w:rsidR="006F1C95" w:rsidRDefault="006F1C95" w:rsidP="006F1C95">
            <w:pPr>
              <w:rPr>
                <w:lang w:bidi="he-IL"/>
              </w:rPr>
            </w:pPr>
            <w:r>
              <w:rPr>
                <w:lang w:bidi="he-IL"/>
              </w:rPr>
              <w:t>Bild</w:t>
            </w:r>
          </w:p>
        </w:tc>
      </w:tr>
      <w:tr w:rsidR="006F1C95" w14:paraId="4212CCB7" w14:textId="77777777" w:rsidTr="006F1C95">
        <w:tc>
          <w:tcPr>
            <w:tcW w:w="4247" w:type="dxa"/>
          </w:tcPr>
          <w:p w14:paraId="4396D53C" w14:textId="3180FE1C" w:rsidR="006F1C95" w:rsidRDefault="006F1C95" w:rsidP="006F1C95">
            <w:pPr>
              <w:rPr>
                <w:lang w:bidi="he-IL"/>
              </w:rPr>
            </w:pPr>
            <w:r>
              <w:rPr>
                <w:lang w:bidi="he-IL"/>
              </w:rPr>
              <w:t>Um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einzubinden muss man </w:t>
            </w:r>
            <w:r w:rsidR="00E36E6E">
              <w:rPr>
                <w:lang w:bidi="he-IL"/>
              </w:rPr>
              <w:t xml:space="preserve">in Android Studio </w:t>
            </w:r>
            <w:r>
              <w:rPr>
                <w:lang w:bidi="he-IL"/>
              </w:rPr>
              <w:t>unter Tools auf Firebase. Danach wird auf der rechten Seite im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 ein kleines Fenster aufgeschlagen.</w:t>
            </w:r>
          </w:p>
        </w:tc>
        <w:tc>
          <w:tcPr>
            <w:tcW w:w="4247" w:type="dxa"/>
          </w:tcPr>
          <w:p w14:paraId="0C7F3C29" w14:textId="77777777" w:rsidR="006F1C95" w:rsidRDefault="006F1C95" w:rsidP="006F1C95">
            <w:pPr>
              <w:keepNext/>
            </w:pPr>
            <w:r>
              <w:rPr>
                <w:noProof/>
                <w:lang w:eastAsia="de-CH"/>
              </w:rPr>
              <w:drawing>
                <wp:inline distT="0" distB="0" distL="0" distR="0" wp14:anchorId="2767FC83" wp14:editId="61F0F424">
                  <wp:extent cx="2411707" cy="3248025"/>
                  <wp:effectExtent l="0" t="0" r="8255" b="0"/>
                  <wp:docPr id="141013016"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pic:nvPicPr>
                        <pic:blipFill>
                          <a:blip r:embed="rId88">
                            <a:extLst>
                              <a:ext uri="{28A0092B-C50C-407E-A947-70E740481C1C}">
                                <a14:useLocalDpi xmlns:a14="http://schemas.microsoft.com/office/drawing/2010/main"/>
                              </a:ext>
                            </a:extLst>
                          </a:blip>
                          <a:stretch>
                            <a:fillRect/>
                          </a:stretch>
                        </pic:blipFill>
                        <pic:spPr>
                          <a:xfrm>
                            <a:off x="0" y="0"/>
                            <a:ext cx="2411707" cy="3248025"/>
                          </a:xfrm>
                          <a:prstGeom prst="rect">
                            <a:avLst/>
                          </a:prstGeom>
                        </pic:spPr>
                      </pic:pic>
                    </a:graphicData>
                  </a:graphic>
                </wp:inline>
              </w:drawing>
            </w:r>
          </w:p>
          <w:p w14:paraId="0833B0D0" w14:textId="6B09980A" w:rsidR="006F1C95" w:rsidRDefault="006F1C95" w:rsidP="006F1C95">
            <w:pPr>
              <w:pStyle w:val="Beschriftung"/>
              <w:rPr>
                <w:lang w:bidi="he-IL"/>
              </w:rPr>
            </w:pPr>
            <w:bookmarkStart w:id="164" w:name="_Toc40879789"/>
            <w:r>
              <w:t xml:space="preserve">Abbildung </w:t>
            </w:r>
            <w:fldSimple w:instr=" SEQ Abbildung \* ARABIC ">
              <w:r w:rsidR="002B7CD3">
                <w:rPr>
                  <w:noProof/>
                </w:rPr>
                <w:t>72</w:t>
              </w:r>
            </w:fldSimple>
            <w:r>
              <w:t xml:space="preserve"> Android</w:t>
            </w:r>
            <w:r>
              <w:fldChar w:fldCharType="begin"/>
            </w:r>
            <w:r>
              <w:instrText xml:space="preserve"> XE "</w:instrText>
            </w:r>
            <w:r w:rsidRPr="006B00EC">
              <w:rPr>
                <w:lang w:bidi="he-IL"/>
              </w:rPr>
              <w:instrText>Android</w:instrText>
            </w:r>
            <w:r>
              <w:instrText xml:space="preserve">" </w:instrText>
            </w:r>
            <w:r>
              <w:fldChar w:fldCharType="end"/>
            </w:r>
            <w:r>
              <w:t xml:space="preserve"> Studios Tools</w:t>
            </w:r>
            <w:bookmarkEnd w:id="164"/>
          </w:p>
        </w:tc>
      </w:tr>
      <w:tr w:rsidR="006F1C95" w14:paraId="2BC2476D" w14:textId="77777777" w:rsidTr="006F1C95">
        <w:tc>
          <w:tcPr>
            <w:tcW w:w="4247" w:type="dxa"/>
          </w:tcPr>
          <w:p w14:paraId="66446850" w14:textId="682B9614" w:rsidR="006F1C95" w:rsidRDefault="006F1C95" w:rsidP="006F1C95">
            <w:pPr>
              <w:rPr>
                <w:lang w:bidi="he-IL"/>
              </w:rPr>
            </w:pPr>
            <w:r>
              <w:rPr>
                <w:lang w:bidi="he-IL"/>
              </w:rPr>
              <w:t>In diesem Fenster kann man dann wählen für was man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brauchen will. In unserem Fall für Benachrichtigungen</w:t>
            </w:r>
            <w:r>
              <w:rPr>
                <w:lang w:bidi="he-IL"/>
              </w:rPr>
              <w:fldChar w:fldCharType="begin"/>
            </w:r>
            <w:r w:rsidR="00E36E6E">
              <w:rPr>
                <w:lang w:bidi="he-IL"/>
              </w:rPr>
              <w:instrText xml:space="preserve">     </w:instrText>
            </w:r>
            <w:r>
              <w:instrText xml:space="preserve"> XE "</w:instrText>
            </w:r>
            <w:r w:rsidRPr="007E281E">
              <w:rPr>
                <w:lang w:bidi="he-IL"/>
              </w:rPr>
              <w:instrText>Benachrichtigungen</w:instrText>
            </w:r>
            <w:r>
              <w:instrText xml:space="preserve">" </w:instrText>
            </w:r>
            <w:r>
              <w:rPr>
                <w:lang w:bidi="he-IL"/>
              </w:rPr>
              <w:fldChar w:fldCharType="end"/>
            </w:r>
            <w:r w:rsidR="00E36E6E">
              <w:rPr>
                <w:lang w:bidi="he-IL"/>
              </w:rPr>
              <w:t xml:space="preserve"> also Cloud Messaging.</w:t>
            </w:r>
          </w:p>
        </w:tc>
        <w:tc>
          <w:tcPr>
            <w:tcW w:w="4247" w:type="dxa"/>
          </w:tcPr>
          <w:p w14:paraId="6962AB1D" w14:textId="77777777" w:rsidR="006F1C95" w:rsidRDefault="006F1C95" w:rsidP="006F1C95">
            <w:pPr>
              <w:keepNext/>
            </w:pPr>
            <w:r>
              <w:rPr>
                <w:noProof/>
                <w:lang w:eastAsia="de-CH"/>
              </w:rPr>
              <w:drawing>
                <wp:inline distT="0" distB="0" distL="0" distR="0" wp14:anchorId="7CEC1188" wp14:editId="17B3D87E">
                  <wp:extent cx="2543175" cy="1433736"/>
                  <wp:effectExtent l="0" t="0" r="0" b="0"/>
                  <wp:docPr id="89990223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pic:nvPicPr>
                        <pic:blipFill>
                          <a:blip r:embed="rId89" cstate="email">
                            <a:extLst>
                              <a:ext uri="{28A0092B-C50C-407E-A947-70E740481C1C}">
                                <a14:useLocalDpi xmlns:a14="http://schemas.microsoft.com/office/drawing/2010/main"/>
                              </a:ext>
                            </a:extLst>
                          </a:blip>
                          <a:stretch>
                            <a:fillRect/>
                          </a:stretch>
                        </pic:blipFill>
                        <pic:spPr>
                          <a:xfrm>
                            <a:off x="0" y="0"/>
                            <a:ext cx="2543175" cy="1433736"/>
                          </a:xfrm>
                          <a:prstGeom prst="rect">
                            <a:avLst/>
                          </a:prstGeom>
                        </pic:spPr>
                      </pic:pic>
                    </a:graphicData>
                  </a:graphic>
                </wp:inline>
              </w:drawing>
            </w:r>
          </w:p>
          <w:p w14:paraId="094B6083" w14:textId="69D1C6CE" w:rsidR="006F1C95" w:rsidRDefault="006F1C95" w:rsidP="006F1C95">
            <w:pPr>
              <w:pStyle w:val="Beschriftung"/>
              <w:rPr>
                <w:lang w:bidi="he-IL"/>
              </w:rPr>
            </w:pPr>
            <w:bookmarkStart w:id="165" w:name="_Toc40879790"/>
            <w:r>
              <w:t xml:space="preserve">Abbildung </w:t>
            </w:r>
            <w:fldSimple w:instr=" SEQ Abbildung \* ARABIC ">
              <w:r w:rsidR="002B7CD3">
                <w:rPr>
                  <w:noProof/>
                </w:rPr>
                <w:t>73</w:t>
              </w:r>
            </w:fldSimple>
            <w:r>
              <w:t xml:space="preserve"> Cloud Messaging</w:t>
            </w:r>
            <w:r>
              <w:fldChar w:fldCharType="begin"/>
            </w:r>
            <w:r>
              <w:instrText xml:space="preserve"> XE "</w:instrText>
            </w:r>
            <w:r w:rsidRPr="00883A22">
              <w:rPr>
                <w:lang w:bidi="he-IL"/>
              </w:rPr>
              <w:instrText>Cloud Messaging</w:instrText>
            </w:r>
            <w:r>
              <w:instrText xml:space="preserve">" </w:instrText>
            </w:r>
            <w:r>
              <w:fldChar w:fldCharType="end"/>
            </w:r>
            <w:r>
              <w:t xml:space="preserve"> Android</w:t>
            </w:r>
            <w:r>
              <w:fldChar w:fldCharType="begin"/>
            </w:r>
            <w:r>
              <w:instrText xml:space="preserve"> XE "</w:instrText>
            </w:r>
            <w:r w:rsidRPr="006B00EC">
              <w:rPr>
                <w:lang w:bidi="he-IL"/>
              </w:rPr>
              <w:instrText>Android</w:instrText>
            </w:r>
            <w:r>
              <w:instrText xml:space="preserve">" </w:instrText>
            </w:r>
            <w:r>
              <w:fldChar w:fldCharType="end"/>
            </w:r>
            <w:r>
              <w:t xml:space="preserve"> Studio</w:t>
            </w:r>
            <w:bookmarkEnd w:id="165"/>
          </w:p>
        </w:tc>
      </w:tr>
      <w:tr w:rsidR="006F1C95" w14:paraId="17C995FC" w14:textId="77777777" w:rsidTr="006F1C95">
        <w:tc>
          <w:tcPr>
            <w:tcW w:w="4247" w:type="dxa"/>
          </w:tcPr>
          <w:p w14:paraId="573ADF29" w14:textId="77777777" w:rsidR="006F1C95" w:rsidRPr="005D13F4" w:rsidRDefault="006F1C95" w:rsidP="006F1C95">
            <w:pPr>
              <w:rPr>
                <w:lang w:bidi="he-IL"/>
              </w:rPr>
            </w:pPr>
            <w:r w:rsidRPr="005D13F4">
              <w:rPr>
                <w:lang w:bidi="he-IL"/>
              </w:rPr>
              <w:lastRenderedPageBreak/>
              <w:t>Wenn man dann ‘’Set up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sidRPr="005D13F4">
              <w:rPr>
                <w:lang w:bidi="he-IL"/>
              </w:rPr>
              <w:t xml:space="preserve"> Cloud Messaging</w:t>
            </w:r>
            <w:r>
              <w:rPr>
                <w:lang w:bidi="he-IL"/>
              </w:rPr>
              <w:fldChar w:fldCharType="begin"/>
            </w:r>
            <w:r>
              <w:instrText xml:space="preserve"> XE "</w:instrText>
            </w:r>
            <w:r w:rsidRPr="00883A22">
              <w:rPr>
                <w:lang w:bidi="he-IL"/>
              </w:rPr>
              <w:instrText>Cloud Messaging</w:instrText>
            </w:r>
            <w:r>
              <w:instrText xml:space="preserve">" </w:instrText>
            </w:r>
            <w:r>
              <w:rPr>
                <w:lang w:bidi="he-IL"/>
              </w:rPr>
              <w:fldChar w:fldCharType="end"/>
            </w:r>
            <w:r w:rsidRPr="005D13F4">
              <w:rPr>
                <w:lang w:bidi="he-IL"/>
              </w:rPr>
              <w:t xml:space="preserve">’’ öffnet sich im Browser automatisch die </w:t>
            </w:r>
            <w:r>
              <w:rPr>
                <w:lang w:bidi="he-IL"/>
              </w:rPr>
              <w:t>Startseite von Firebase.</w:t>
            </w:r>
          </w:p>
        </w:tc>
        <w:tc>
          <w:tcPr>
            <w:tcW w:w="4247" w:type="dxa"/>
          </w:tcPr>
          <w:p w14:paraId="08901B70" w14:textId="77777777" w:rsidR="006F1C95" w:rsidRDefault="006F1C95" w:rsidP="006F1C95">
            <w:pPr>
              <w:keepNext/>
            </w:pPr>
            <w:r>
              <w:rPr>
                <w:noProof/>
                <w:lang w:eastAsia="de-CH"/>
              </w:rPr>
              <w:drawing>
                <wp:inline distT="0" distB="0" distL="0" distR="0" wp14:anchorId="7906779A" wp14:editId="1C79F303">
                  <wp:extent cx="2513965" cy="757678"/>
                  <wp:effectExtent l="0" t="0" r="635" b="4445"/>
                  <wp:docPr id="93380302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9"/>
                          <pic:cNvPicPr/>
                        </pic:nvPicPr>
                        <pic:blipFill>
                          <a:blip r:embed="rId90" cstate="print">
                            <a:extLst>
                              <a:ext uri="{28A0092B-C50C-407E-A947-70E740481C1C}">
                                <a14:useLocalDpi xmlns:a14="http://schemas.microsoft.com/office/drawing/2010/main"/>
                              </a:ext>
                            </a:extLst>
                          </a:blip>
                          <a:stretch>
                            <a:fillRect/>
                          </a:stretch>
                        </pic:blipFill>
                        <pic:spPr>
                          <a:xfrm>
                            <a:off x="0" y="0"/>
                            <a:ext cx="2513965" cy="757678"/>
                          </a:xfrm>
                          <a:prstGeom prst="rect">
                            <a:avLst/>
                          </a:prstGeom>
                        </pic:spPr>
                      </pic:pic>
                    </a:graphicData>
                  </a:graphic>
                </wp:inline>
              </w:drawing>
            </w:r>
          </w:p>
          <w:p w14:paraId="1B794E9D" w14:textId="0CFE9D33" w:rsidR="006F1C95" w:rsidRDefault="006F1C95" w:rsidP="006F1C95">
            <w:pPr>
              <w:pStyle w:val="Beschriftung"/>
              <w:rPr>
                <w:lang w:bidi="he-IL"/>
              </w:rPr>
            </w:pPr>
            <w:bookmarkStart w:id="166" w:name="_Toc40879791"/>
            <w:r>
              <w:t xml:space="preserve">Abbildung </w:t>
            </w:r>
            <w:fldSimple w:instr=" SEQ Abbildung \* ARABIC ">
              <w:r w:rsidR="002B7CD3">
                <w:rPr>
                  <w:noProof/>
                </w:rPr>
                <w:t>74</w:t>
              </w:r>
            </w:fldSimple>
            <w:r>
              <w:t xml:space="preserve"> Firebase</w:t>
            </w:r>
            <w:r>
              <w:fldChar w:fldCharType="begin"/>
            </w:r>
            <w:r>
              <w:instrText xml:space="preserve"> XE "</w:instrText>
            </w:r>
            <w:r w:rsidRPr="00C972B3">
              <w:rPr>
                <w:lang w:bidi="he-IL"/>
              </w:rPr>
              <w:instrText>Firebase</w:instrText>
            </w:r>
            <w:r>
              <w:instrText xml:space="preserve">" </w:instrText>
            </w:r>
            <w:r>
              <w:fldChar w:fldCharType="end"/>
            </w:r>
            <w:r>
              <w:t xml:space="preserve"> im Browser</w:t>
            </w:r>
            <w:bookmarkEnd w:id="166"/>
          </w:p>
        </w:tc>
      </w:tr>
      <w:tr w:rsidR="006F1C95" w14:paraId="22C56896" w14:textId="77777777" w:rsidTr="006F1C95">
        <w:tc>
          <w:tcPr>
            <w:tcW w:w="4247" w:type="dxa"/>
          </w:tcPr>
          <w:p w14:paraId="2B8B99D3" w14:textId="77777777" w:rsidR="006F1C95" w:rsidRDefault="006F1C95" w:rsidP="006F1C95">
            <w:pPr>
              <w:rPr>
                <w:lang w:bidi="he-IL"/>
              </w:rPr>
            </w:pPr>
            <w:r>
              <w:rPr>
                <w:lang w:bidi="he-IL"/>
              </w:rPr>
              <w:t>Auf der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Website muss man dann auf Projekt erstellen und den Projektnamen eingeben.</w:t>
            </w:r>
          </w:p>
        </w:tc>
        <w:tc>
          <w:tcPr>
            <w:tcW w:w="4247" w:type="dxa"/>
          </w:tcPr>
          <w:p w14:paraId="2598ECC0" w14:textId="77777777" w:rsidR="006F1C95" w:rsidRDefault="006F1C95" w:rsidP="006F1C95">
            <w:pPr>
              <w:keepNext/>
            </w:pPr>
            <w:r>
              <w:rPr>
                <w:noProof/>
                <w:lang w:eastAsia="de-CH"/>
              </w:rPr>
              <w:drawing>
                <wp:inline distT="0" distB="0" distL="0" distR="0" wp14:anchorId="684208E5" wp14:editId="70E3FF96">
                  <wp:extent cx="2549655" cy="1114425"/>
                  <wp:effectExtent l="0" t="0" r="3175" b="0"/>
                  <wp:docPr id="1404639297"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pic:nvPicPr>
                        <pic:blipFill>
                          <a:blip r:embed="rId91" cstate="print">
                            <a:extLst>
                              <a:ext uri="{28A0092B-C50C-407E-A947-70E740481C1C}">
                                <a14:useLocalDpi xmlns:a14="http://schemas.microsoft.com/office/drawing/2010/main"/>
                              </a:ext>
                            </a:extLst>
                          </a:blip>
                          <a:stretch>
                            <a:fillRect/>
                          </a:stretch>
                        </pic:blipFill>
                        <pic:spPr>
                          <a:xfrm>
                            <a:off x="0" y="0"/>
                            <a:ext cx="2549655" cy="1114425"/>
                          </a:xfrm>
                          <a:prstGeom prst="rect">
                            <a:avLst/>
                          </a:prstGeom>
                        </pic:spPr>
                      </pic:pic>
                    </a:graphicData>
                  </a:graphic>
                </wp:inline>
              </w:drawing>
            </w:r>
          </w:p>
          <w:p w14:paraId="76BF44F5" w14:textId="286FAF89" w:rsidR="006F1C95" w:rsidRDefault="006F1C95" w:rsidP="006F1C95">
            <w:pPr>
              <w:pStyle w:val="Beschriftung"/>
              <w:rPr>
                <w:lang w:bidi="he-IL"/>
              </w:rPr>
            </w:pPr>
            <w:bookmarkStart w:id="167" w:name="_Toc40879792"/>
            <w:r>
              <w:t xml:space="preserve">Abbildung </w:t>
            </w:r>
            <w:fldSimple w:instr=" SEQ Abbildung \* ARABIC ">
              <w:r w:rsidR="002B7CD3">
                <w:rPr>
                  <w:noProof/>
                </w:rPr>
                <w:t>75</w:t>
              </w:r>
            </w:fldSimple>
            <w:r>
              <w:t xml:space="preserve"> Firebase</w:t>
            </w:r>
            <w:r>
              <w:fldChar w:fldCharType="begin"/>
            </w:r>
            <w:r>
              <w:instrText xml:space="preserve"> XE "</w:instrText>
            </w:r>
            <w:r w:rsidRPr="00C972B3">
              <w:rPr>
                <w:lang w:bidi="he-IL"/>
              </w:rPr>
              <w:instrText>Firebase</w:instrText>
            </w:r>
            <w:r>
              <w:instrText xml:space="preserve">" </w:instrText>
            </w:r>
            <w:r>
              <w:fldChar w:fldCharType="end"/>
            </w:r>
            <w:r>
              <w:t xml:space="preserve"> Projektname</w:t>
            </w:r>
            <w:bookmarkEnd w:id="167"/>
          </w:p>
        </w:tc>
      </w:tr>
      <w:tr w:rsidR="006F1C95" w14:paraId="02C5B60E" w14:textId="77777777" w:rsidTr="006F1C95">
        <w:tc>
          <w:tcPr>
            <w:tcW w:w="4247" w:type="dxa"/>
          </w:tcPr>
          <w:p w14:paraId="0A4A0675" w14:textId="4B719D13" w:rsidR="006F1C95" w:rsidRDefault="006F1C95" w:rsidP="006F1C95">
            <w:pPr>
              <w:rPr>
                <w:lang w:bidi="he-IL"/>
              </w:rPr>
            </w:pPr>
            <w:r>
              <w:rPr>
                <w:lang w:bidi="he-IL"/>
              </w:rPr>
              <w:t>Um die Verbindung</w:t>
            </w:r>
            <w:r w:rsidR="00AE497B">
              <w:rPr>
                <w:lang w:bidi="he-IL"/>
              </w:rPr>
              <w:t xml:space="preserve"> abzuschliessen einfach Weiter k</w:t>
            </w:r>
            <w:r>
              <w:rPr>
                <w:lang w:bidi="he-IL"/>
              </w:rPr>
              <w:t>licken und am Ende die Lizenzbedingungen</w:t>
            </w:r>
            <w:r>
              <w:rPr>
                <w:lang w:bidi="he-IL"/>
              </w:rPr>
              <w:fldChar w:fldCharType="begin"/>
            </w:r>
            <w:r>
              <w:instrText xml:space="preserve"> XE "</w:instrText>
            </w:r>
            <w:r w:rsidRPr="00DF7167">
              <w:rPr>
                <w:lang w:bidi="he-IL"/>
              </w:rPr>
              <w:instrText>Lizenzbedingungen</w:instrText>
            </w:r>
            <w:r>
              <w:instrText xml:space="preserve">" </w:instrText>
            </w:r>
            <w:r>
              <w:rPr>
                <w:lang w:bidi="he-IL"/>
              </w:rPr>
              <w:fldChar w:fldCharType="end"/>
            </w:r>
            <w:r>
              <w:rPr>
                <w:lang w:bidi="he-IL"/>
              </w:rPr>
              <w:t xml:space="preserve"> lesen und akzeptieren.</w:t>
            </w:r>
          </w:p>
        </w:tc>
        <w:tc>
          <w:tcPr>
            <w:tcW w:w="4247" w:type="dxa"/>
          </w:tcPr>
          <w:p w14:paraId="54E66050" w14:textId="77777777" w:rsidR="006F1C95" w:rsidRDefault="006F1C95" w:rsidP="006F1C95">
            <w:pPr>
              <w:keepNext/>
            </w:pPr>
            <w:r>
              <w:rPr>
                <w:noProof/>
                <w:lang w:eastAsia="de-CH"/>
              </w:rPr>
              <w:drawing>
                <wp:inline distT="0" distB="0" distL="0" distR="0" wp14:anchorId="13665CA3" wp14:editId="377674DF">
                  <wp:extent cx="2523490" cy="1897959"/>
                  <wp:effectExtent l="0" t="0" r="0" b="7620"/>
                  <wp:docPr id="548292670"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2"/>
                          <pic:cNvPicPr/>
                        </pic:nvPicPr>
                        <pic:blipFill>
                          <a:blip r:embed="rId92" cstate="print">
                            <a:extLst>
                              <a:ext uri="{28A0092B-C50C-407E-A947-70E740481C1C}">
                                <a14:useLocalDpi xmlns:a14="http://schemas.microsoft.com/office/drawing/2010/main"/>
                              </a:ext>
                            </a:extLst>
                          </a:blip>
                          <a:stretch>
                            <a:fillRect/>
                          </a:stretch>
                        </pic:blipFill>
                        <pic:spPr>
                          <a:xfrm>
                            <a:off x="0" y="0"/>
                            <a:ext cx="2523490" cy="1897959"/>
                          </a:xfrm>
                          <a:prstGeom prst="rect">
                            <a:avLst/>
                          </a:prstGeom>
                        </pic:spPr>
                      </pic:pic>
                    </a:graphicData>
                  </a:graphic>
                </wp:inline>
              </w:drawing>
            </w:r>
          </w:p>
          <w:p w14:paraId="2509C48A" w14:textId="3F045A4F" w:rsidR="006F1C95" w:rsidRDefault="006F1C95" w:rsidP="006F1C95">
            <w:pPr>
              <w:pStyle w:val="Beschriftung"/>
              <w:rPr>
                <w:noProof/>
                <w:lang w:eastAsia="de-CH"/>
              </w:rPr>
            </w:pPr>
            <w:bookmarkStart w:id="168" w:name="_Toc40879793"/>
            <w:r>
              <w:t xml:space="preserve">Abbildung </w:t>
            </w:r>
            <w:fldSimple w:instr=" SEQ Abbildung \* ARABIC ">
              <w:r w:rsidR="002B7CD3">
                <w:rPr>
                  <w:noProof/>
                </w:rPr>
                <w:t>76</w:t>
              </w:r>
            </w:fldSimple>
            <w:r>
              <w:t xml:space="preserve"> </w:t>
            </w:r>
            <w:r w:rsidR="001B430F">
              <w:t>Firebase Lizenzbedingun</w:t>
            </w:r>
            <w:r>
              <w:t>gen</w:t>
            </w:r>
            <w:bookmarkEnd w:id="168"/>
          </w:p>
        </w:tc>
      </w:tr>
      <w:tr w:rsidR="006F1C95" w14:paraId="3DD6D600" w14:textId="77777777" w:rsidTr="006F1C95">
        <w:tc>
          <w:tcPr>
            <w:tcW w:w="4247" w:type="dxa"/>
          </w:tcPr>
          <w:p w14:paraId="75E5FB58" w14:textId="0A830DFA" w:rsidR="006F1C95" w:rsidRDefault="006F1C95" w:rsidP="006F1C95">
            <w:pPr>
              <w:rPr>
                <w:lang w:bidi="he-IL"/>
              </w:rPr>
            </w:pPr>
            <w:r>
              <w:rPr>
                <w:lang w:bidi="he-IL"/>
              </w:rPr>
              <w:t xml:space="preserve">Falls kein Fehler auftritt sollte dieses Fenster auftauchen wo man </w:t>
            </w:r>
            <w:r w:rsidR="000B3903">
              <w:rPr>
                <w:lang w:bidi="he-IL"/>
              </w:rPr>
              <w:t>einfach</w:t>
            </w:r>
            <w:r w:rsidR="00AE497B">
              <w:rPr>
                <w:lang w:bidi="he-IL"/>
              </w:rPr>
              <w:t xml:space="preserve"> verbinden k</w:t>
            </w:r>
            <w:r>
              <w:rPr>
                <w:lang w:bidi="he-IL"/>
              </w:rPr>
              <w:t>licken muss.</w:t>
            </w:r>
          </w:p>
        </w:tc>
        <w:tc>
          <w:tcPr>
            <w:tcW w:w="4247" w:type="dxa"/>
          </w:tcPr>
          <w:p w14:paraId="12E84B05" w14:textId="77777777" w:rsidR="006F1C95" w:rsidRDefault="006F1C95" w:rsidP="006F1C95">
            <w:pPr>
              <w:keepNext/>
            </w:pPr>
            <w:r>
              <w:rPr>
                <w:noProof/>
                <w:lang w:eastAsia="de-CH"/>
              </w:rPr>
              <w:drawing>
                <wp:inline distT="0" distB="0" distL="0" distR="0" wp14:anchorId="6BA5945C" wp14:editId="7C24374E">
                  <wp:extent cx="2519471" cy="1981200"/>
                  <wp:effectExtent l="0" t="0" r="0" b="0"/>
                  <wp:docPr id="705399448"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3"/>
                          <pic:cNvPicPr/>
                        </pic:nvPicPr>
                        <pic:blipFill>
                          <a:blip r:embed="rId93" cstate="screen">
                            <a:extLst>
                              <a:ext uri="{28A0092B-C50C-407E-A947-70E740481C1C}">
                                <a14:useLocalDpi xmlns:a14="http://schemas.microsoft.com/office/drawing/2010/main"/>
                              </a:ext>
                            </a:extLst>
                          </a:blip>
                          <a:stretch>
                            <a:fillRect/>
                          </a:stretch>
                        </pic:blipFill>
                        <pic:spPr>
                          <a:xfrm>
                            <a:off x="0" y="0"/>
                            <a:ext cx="2519471" cy="1981200"/>
                          </a:xfrm>
                          <a:prstGeom prst="rect">
                            <a:avLst/>
                          </a:prstGeom>
                        </pic:spPr>
                      </pic:pic>
                    </a:graphicData>
                  </a:graphic>
                </wp:inline>
              </w:drawing>
            </w:r>
          </w:p>
          <w:p w14:paraId="7492C685" w14:textId="3EA4972E" w:rsidR="006F1C95" w:rsidRDefault="006F1C95" w:rsidP="006F1C95">
            <w:pPr>
              <w:pStyle w:val="Beschriftung"/>
              <w:rPr>
                <w:noProof/>
                <w:lang w:eastAsia="de-CH"/>
              </w:rPr>
            </w:pPr>
            <w:bookmarkStart w:id="169" w:name="_Toc40879794"/>
            <w:r>
              <w:t xml:space="preserve">Abbildung </w:t>
            </w:r>
            <w:fldSimple w:instr=" SEQ Abbildung \* ARABIC ">
              <w:r w:rsidR="002B7CD3">
                <w:rPr>
                  <w:noProof/>
                </w:rPr>
                <w:t>77</w:t>
              </w:r>
            </w:fldSimple>
            <w:r>
              <w:t xml:space="preserve"> Android</w:t>
            </w:r>
            <w:r>
              <w:fldChar w:fldCharType="begin"/>
            </w:r>
            <w:r>
              <w:instrText xml:space="preserve"> XE "</w:instrText>
            </w:r>
            <w:r w:rsidRPr="006B00EC">
              <w:rPr>
                <w:lang w:bidi="he-IL"/>
              </w:rPr>
              <w:instrText>Android</w:instrText>
            </w:r>
            <w:r>
              <w:instrText xml:space="preserve">" </w:instrText>
            </w:r>
            <w:r>
              <w:fldChar w:fldCharType="end"/>
            </w:r>
            <w:r>
              <w:t xml:space="preserve"> Studio und Firebase</w:t>
            </w:r>
            <w:r>
              <w:fldChar w:fldCharType="begin"/>
            </w:r>
            <w:r>
              <w:instrText xml:space="preserve"> XE "</w:instrText>
            </w:r>
            <w:r w:rsidRPr="00C972B3">
              <w:rPr>
                <w:lang w:bidi="he-IL"/>
              </w:rPr>
              <w:instrText>Firebase</w:instrText>
            </w:r>
            <w:r>
              <w:instrText xml:space="preserve">" </w:instrText>
            </w:r>
            <w:r>
              <w:fldChar w:fldCharType="end"/>
            </w:r>
            <w:r>
              <w:t xml:space="preserve"> verbinden</w:t>
            </w:r>
            <w:bookmarkEnd w:id="169"/>
          </w:p>
        </w:tc>
      </w:tr>
      <w:tr w:rsidR="006F1C95" w14:paraId="19F468EC" w14:textId="77777777" w:rsidTr="006F1C95">
        <w:tc>
          <w:tcPr>
            <w:tcW w:w="4247" w:type="dxa"/>
          </w:tcPr>
          <w:p w14:paraId="75DC973D" w14:textId="77777777" w:rsidR="006F1C95" w:rsidRDefault="006F1C95" w:rsidP="006F1C95">
            <w:pPr>
              <w:rPr>
                <w:lang w:bidi="he-IL"/>
              </w:rPr>
            </w:pPr>
            <w:r>
              <w:rPr>
                <w:lang w:bidi="he-IL"/>
              </w:rPr>
              <w:t>Um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Cloud Messaging</w:t>
            </w:r>
            <w:r>
              <w:rPr>
                <w:lang w:bidi="he-IL"/>
              </w:rPr>
              <w:fldChar w:fldCharType="begin"/>
            </w:r>
            <w:r>
              <w:instrText xml:space="preserve"> XE "</w:instrText>
            </w:r>
            <w:r w:rsidRPr="00883A22">
              <w:rPr>
                <w:lang w:bidi="he-IL"/>
              </w:rPr>
              <w:instrText>Cloud Messaging</w:instrText>
            </w:r>
            <w:r>
              <w:instrText xml:space="preserve">" </w:instrText>
            </w:r>
            <w:r>
              <w:rPr>
                <w:lang w:bidi="he-IL"/>
              </w:rPr>
              <w:fldChar w:fldCharType="end"/>
            </w:r>
            <w:r>
              <w:rPr>
                <w:lang w:bidi="he-IL"/>
              </w:rPr>
              <w:t xml:space="preserve"> hinzuzufügen muss man noch den zweiten Schritt machen.</w:t>
            </w:r>
          </w:p>
        </w:tc>
        <w:tc>
          <w:tcPr>
            <w:tcW w:w="4247" w:type="dxa"/>
          </w:tcPr>
          <w:p w14:paraId="2AA2E5D0" w14:textId="77777777" w:rsidR="006F1C95" w:rsidRDefault="006F1C95" w:rsidP="006F1C95">
            <w:pPr>
              <w:keepNext/>
            </w:pPr>
            <w:r>
              <w:rPr>
                <w:noProof/>
                <w:lang w:eastAsia="de-CH"/>
              </w:rPr>
              <w:drawing>
                <wp:inline distT="0" distB="0" distL="0" distR="0" wp14:anchorId="1904529A" wp14:editId="6B983195">
                  <wp:extent cx="2413000" cy="848256"/>
                  <wp:effectExtent l="0" t="0" r="6350" b="9525"/>
                  <wp:docPr id="59644706" name="Grafik 8309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68"/>
                          <pic:cNvPicPr/>
                        </pic:nvPicPr>
                        <pic:blipFill>
                          <a:blip r:embed="rId94" cstate="email">
                            <a:extLst>
                              <a:ext uri="{28A0092B-C50C-407E-A947-70E740481C1C}">
                                <a14:useLocalDpi xmlns:a14="http://schemas.microsoft.com/office/drawing/2010/main"/>
                              </a:ext>
                            </a:extLst>
                          </a:blip>
                          <a:stretch>
                            <a:fillRect/>
                          </a:stretch>
                        </pic:blipFill>
                        <pic:spPr>
                          <a:xfrm>
                            <a:off x="0" y="0"/>
                            <a:ext cx="2413000" cy="848256"/>
                          </a:xfrm>
                          <a:prstGeom prst="rect">
                            <a:avLst/>
                          </a:prstGeom>
                        </pic:spPr>
                      </pic:pic>
                    </a:graphicData>
                  </a:graphic>
                </wp:inline>
              </w:drawing>
            </w:r>
          </w:p>
          <w:p w14:paraId="465730B5" w14:textId="1AF0B4FC" w:rsidR="006F1C95" w:rsidRPr="00634EF3" w:rsidRDefault="006F1C95" w:rsidP="006F1C95">
            <w:pPr>
              <w:pStyle w:val="Beschriftung"/>
            </w:pPr>
            <w:bookmarkStart w:id="170" w:name="_Toc40879795"/>
            <w:r>
              <w:t xml:space="preserve">Abbildung </w:t>
            </w:r>
            <w:fldSimple w:instr=" SEQ Abbildung \* ARABIC ">
              <w:r w:rsidR="002B7CD3">
                <w:rPr>
                  <w:noProof/>
                </w:rPr>
                <w:t>78</w:t>
              </w:r>
            </w:fldSimple>
            <w:r>
              <w:t xml:space="preserve"> FCM einfügen</w:t>
            </w:r>
            <w:bookmarkEnd w:id="170"/>
          </w:p>
        </w:tc>
      </w:tr>
      <w:tr w:rsidR="006F1C95" w14:paraId="2AB31979" w14:textId="77777777" w:rsidTr="006F1C95">
        <w:tc>
          <w:tcPr>
            <w:tcW w:w="4247" w:type="dxa"/>
          </w:tcPr>
          <w:p w14:paraId="5069DF0E" w14:textId="3244B9F1" w:rsidR="006F1C95" w:rsidRDefault="006F1C95" w:rsidP="006F1C95">
            <w:pPr>
              <w:rPr>
                <w:lang w:bidi="he-IL"/>
              </w:rPr>
            </w:pPr>
            <w:r>
              <w:rPr>
                <w:lang w:bidi="he-IL"/>
              </w:rPr>
              <w:lastRenderedPageBreak/>
              <w:t xml:space="preserve">Hier muss man wesentlich weniger machen und einfach ‘’Accept Changes’’ </w:t>
            </w:r>
            <w:r w:rsidR="00071449">
              <w:rPr>
                <w:lang w:bidi="he-IL"/>
              </w:rPr>
              <w:t>klicken</w:t>
            </w:r>
            <w:r>
              <w:rPr>
                <w:lang w:bidi="he-IL"/>
              </w:rPr>
              <w:t>.</w:t>
            </w:r>
          </w:p>
        </w:tc>
        <w:tc>
          <w:tcPr>
            <w:tcW w:w="4247" w:type="dxa"/>
          </w:tcPr>
          <w:p w14:paraId="089EF435" w14:textId="77777777" w:rsidR="006F1C95" w:rsidRDefault="006F1C95" w:rsidP="006F1C95">
            <w:pPr>
              <w:keepNext/>
            </w:pPr>
            <w:r>
              <w:rPr>
                <w:noProof/>
                <w:lang w:eastAsia="de-CH"/>
              </w:rPr>
              <w:drawing>
                <wp:inline distT="0" distB="0" distL="0" distR="0" wp14:anchorId="4B243BEE" wp14:editId="04A586F6">
                  <wp:extent cx="2503546" cy="1821180"/>
                  <wp:effectExtent l="0" t="0" r="0" b="7620"/>
                  <wp:docPr id="876700986" name="Grafik 83097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69"/>
                          <pic:cNvPicPr/>
                        </pic:nvPicPr>
                        <pic:blipFill>
                          <a:blip r:embed="rId95" cstate="screen">
                            <a:extLst>
                              <a:ext uri="{28A0092B-C50C-407E-A947-70E740481C1C}">
                                <a14:useLocalDpi xmlns:a14="http://schemas.microsoft.com/office/drawing/2010/main"/>
                              </a:ext>
                            </a:extLst>
                          </a:blip>
                          <a:stretch>
                            <a:fillRect/>
                          </a:stretch>
                        </pic:blipFill>
                        <pic:spPr>
                          <a:xfrm>
                            <a:off x="0" y="0"/>
                            <a:ext cx="2503546" cy="1821180"/>
                          </a:xfrm>
                          <a:prstGeom prst="rect">
                            <a:avLst/>
                          </a:prstGeom>
                        </pic:spPr>
                      </pic:pic>
                    </a:graphicData>
                  </a:graphic>
                </wp:inline>
              </w:drawing>
            </w:r>
          </w:p>
          <w:p w14:paraId="550B39BE" w14:textId="3FDD5B03" w:rsidR="006F1C95" w:rsidRDefault="006F1C95" w:rsidP="006F1C95">
            <w:pPr>
              <w:pStyle w:val="Beschriftung"/>
              <w:keepNext/>
              <w:rPr>
                <w:noProof/>
                <w:lang w:eastAsia="de-CH"/>
              </w:rPr>
            </w:pPr>
            <w:bookmarkStart w:id="171" w:name="_Toc40879796"/>
            <w:r>
              <w:t xml:space="preserve">Abbildung </w:t>
            </w:r>
            <w:fldSimple w:instr=" SEQ Abbildung \* ARABIC ">
              <w:r w:rsidR="002B7CD3">
                <w:rPr>
                  <w:noProof/>
                </w:rPr>
                <w:t>79</w:t>
              </w:r>
            </w:fldSimple>
            <w:r>
              <w:t xml:space="preserve"> FCM akzeptieren</w:t>
            </w:r>
            <w:bookmarkEnd w:id="171"/>
          </w:p>
        </w:tc>
      </w:tr>
    </w:tbl>
    <w:p w14:paraId="72BA16B2" w14:textId="0FFEDD08" w:rsidR="006F1C95" w:rsidRPr="00A05E4F" w:rsidRDefault="006F1C95" w:rsidP="00A05E4F">
      <w:pPr>
        <w:pStyle w:val="Beschriftung"/>
        <w:rPr>
          <w:color w:val="FFFFFF" w:themeColor="background1"/>
          <w:sz w:val="2"/>
          <w:szCs w:val="2"/>
        </w:rPr>
      </w:pPr>
      <w:bookmarkStart w:id="172" w:name="_Toc40879825"/>
      <w:r>
        <w:t xml:space="preserve">Tabelle </w:t>
      </w:r>
      <w:fldSimple w:instr=" SEQ Tabelle \* ARABIC ">
        <w:r w:rsidR="002B7CD3">
          <w:rPr>
            <w:noProof/>
          </w:rPr>
          <w:t>15</w:t>
        </w:r>
      </w:fldSimple>
      <w:r>
        <w:t xml:space="preserve"> Firebase verbinden</w:t>
      </w:r>
      <w:r w:rsidR="00A05E4F">
        <w:rPr>
          <w:color w:val="FFFFFF" w:themeColor="background1"/>
          <w:sz w:val="2"/>
          <w:szCs w:val="2"/>
        </w:rPr>
        <w:t xml:space="preserve"> bin</w:t>
      </w:r>
      <w:bookmarkEnd w:id="172"/>
      <w:r w:rsidRPr="00A05E4F">
        <w:rPr>
          <w:color w:val="F2F2F2" w:themeColor="background1" w:themeShade="F2"/>
          <w:sz w:val="2"/>
          <w:szCs w:val="2"/>
        </w:rPr>
        <w:br w:type="page"/>
      </w:r>
    </w:p>
    <w:p w14:paraId="6805AA91" w14:textId="77777777" w:rsidR="006F1C95" w:rsidRPr="00A05E4F" w:rsidRDefault="006F1C95" w:rsidP="006F1C95"/>
    <w:p w14:paraId="3C6D58EA" w14:textId="6DB8FB8E" w:rsidR="006F1C95" w:rsidRDefault="00AE497B" w:rsidP="006F1C95">
      <w:pPr>
        <w:pStyle w:val="berschrift2"/>
      </w:pPr>
      <w:r w:rsidRPr="00A05E4F">
        <w:t xml:space="preserve"> </w:t>
      </w:r>
      <w:bookmarkStart w:id="173" w:name="_Toc40879657"/>
      <w:r w:rsidR="006F1C95">
        <w:t>Cloud Messaging</w:t>
      </w:r>
      <w:bookmarkEnd w:id="173"/>
      <w:r w:rsidR="006F1C95">
        <w:fldChar w:fldCharType="begin"/>
      </w:r>
      <w:r w:rsidR="006F1C95">
        <w:instrText xml:space="preserve"> XE "</w:instrText>
      </w:r>
      <w:r w:rsidR="006F1C95" w:rsidRPr="00883A22">
        <w:instrText>Cloud Messaging</w:instrText>
      </w:r>
      <w:r w:rsidR="006F1C95">
        <w:instrText xml:space="preserve">" </w:instrText>
      </w:r>
      <w:r w:rsidR="006F1C95">
        <w:fldChar w:fldCharType="end"/>
      </w:r>
    </w:p>
    <w:tbl>
      <w:tblPr>
        <w:tblStyle w:val="Tabellenraster"/>
        <w:tblW w:w="0" w:type="auto"/>
        <w:tblLook w:val="04A0" w:firstRow="1" w:lastRow="0" w:firstColumn="1" w:lastColumn="0" w:noHBand="0" w:noVBand="1"/>
      </w:tblPr>
      <w:tblGrid>
        <w:gridCol w:w="4247"/>
        <w:gridCol w:w="4247"/>
      </w:tblGrid>
      <w:tr w:rsidR="006F1C95" w14:paraId="583D12AA" w14:textId="77777777" w:rsidTr="006F1C95">
        <w:tc>
          <w:tcPr>
            <w:tcW w:w="4247" w:type="dxa"/>
            <w:shd w:val="pct10" w:color="auto" w:fill="auto"/>
          </w:tcPr>
          <w:p w14:paraId="49F8D37C"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47" w:type="dxa"/>
            <w:shd w:val="pct10" w:color="auto" w:fill="auto"/>
          </w:tcPr>
          <w:p w14:paraId="69D62B03" w14:textId="77777777" w:rsidR="006F1C95" w:rsidRDefault="006F1C95" w:rsidP="006F1C95">
            <w:pPr>
              <w:rPr>
                <w:lang w:bidi="he-IL"/>
              </w:rPr>
            </w:pPr>
            <w:r>
              <w:rPr>
                <w:lang w:bidi="he-IL"/>
              </w:rPr>
              <w:t>Bild</w:t>
            </w:r>
          </w:p>
        </w:tc>
      </w:tr>
      <w:tr w:rsidR="006F1C95" w14:paraId="54909FD9" w14:textId="77777777" w:rsidTr="006F1C95">
        <w:tc>
          <w:tcPr>
            <w:tcW w:w="4247" w:type="dxa"/>
          </w:tcPr>
          <w:p w14:paraId="3A01F846" w14:textId="49BA8329" w:rsidR="006F1C95" w:rsidRDefault="006F1C95" w:rsidP="006F1C95">
            <w:pPr>
              <w:rPr>
                <w:lang w:bidi="he-IL"/>
              </w:rPr>
            </w:pPr>
            <w:r>
              <w:rPr>
                <w:lang w:bidi="he-IL"/>
              </w:rPr>
              <w:t xml:space="preserve">Wenn man bei </w:t>
            </w:r>
            <w:r w:rsidR="001B430F">
              <w:rPr>
                <w:lang w:bidi="he-IL"/>
              </w:rPr>
              <w:t>Firebase</w:t>
            </w:r>
            <w:r>
              <w:rPr>
                <w:lang w:bidi="he-IL"/>
              </w:rPr>
              <w:t xml:space="preserve"> sein neues Projekt erstellt hat und mit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 verbunden hat gibt es eine Kategorie Cloud Messaging</w:t>
            </w:r>
            <w:r>
              <w:rPr>
                <w:lang w:bidi="he-IL"/>
              </w:rPr>
              <w:fldChar w:fldCharType="begin"/>
            </w:r>
            <w:r>
              <w:instrText xml:space="preserve"> XE "</w:instrText>
            </w:r>
            <w:r w:rsidRPr="00883A22">
              <w:rPr>
                <w:lang w:bidi="he-IL"/>
              </w:rPr>
              <w:instrText>Cloud Messaging</w:instrText>
            </w:r>
            <w:r>
              <w:instrText xml:space="preserve">" </w:instrText>
            </w:r>
            <w:r>
              <w:rPr>
                <w:lang w:bidi="he-IL"/>
              </w:rPr>
              <w:fldChar w:fldCharType="end"/>
            </w:r>
            <w:r>
              <w:rPr>
                <w:lang w:bidi="he-IL"/>
              </w:rPr>
              <w:t>. Geht man auf diese Kategorie kann man eine Neue Benachrichtigung erstellen (Ist es die erste Nachricht steh Mache deine erste Benachrichtigung). Click man auf Neue Benachrichtigung kommt ein Fenster wo man die Nachricht konfigurieren kann. Im Benachrichtigungstitel steht dann meistens der Sender und im Benachrichtigungstext die eigentliche Information</w:t>
            </w:r>
          </w:p>
        </w:tc>
        <w:tc>
          <w:tcPr>
            <w:tcW w:w="4247" w:type="dxa"/>
          </w:tcPr>
          <w:p w14:paraId="789E5A36" w14:textId="77777777" w:rsidR="006F1C95" w:rsidRDefault="006F1C95" w:rsidP="006F1C95">
            <w:pPr>
              <w:keepNext/>
            </w:pPr>
            <w:r>
              <w:rPr>
                <w:noProof/>
                <w:lang w:eastAsia="de-CH"/>
              </w:rPr>
              <w:drawing>
                <wp:inline distT="0" distB="0" distL="0" distR="0" wp14:anchorId="73A4FEE4" wp14:editId="1C2CA52F">
                  <wp:extent cx="2518846" cy="2238375"/>
                  <wp:effectExtent l="0" t="0" r="0" b="0"/>
                  <wp:docPr id="457507945"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96" cstate="screen">
                            <a:extLst>
                              <a:ext uri="{28A0092B-C50C-407E-A947-70E740481C1C}">
                                <a14:useLocalDpi xmlns:a14="http://schemas.microsoft.com/office/drawing/2010/main"/>
                              </a:ext>
                            </a:extLst>
                          </a:blip>
                          <a:stretch>
                            <a:fillRect/>
                          </a:stretch>
                        </pic:blipFill>
                        <pic:spPr>
                          <a:xfrm>
                            <a:off x="0" y="0"/>
                            <a:ext cx="2518846" cy="2238375"/>
                          </a:xfrm>
                          <a:prstGeom prst="rect">
                            <a:avLst/>
                          </a:prstGeom>
                        </pic:spPr>
                      </pic:pic>
                    </a:graphicData>
                  </a:graphic>
                </wp:inline>
              </w:drawing>
            </w:r>
          </w:p>
          <w:p w14:paraId="6DF7C014" w14:textId="789C2186" w:rsidR="006F1C95" w:rsidRDefault="006F1C95" w:rsidP="006F1C95">
            <w:pPr>
              <w:pStyle w:val="Beschriftung"/>
              <w:rPr>
                <w:lang w:bidi="he-IL"/>
              </w:rPr>
            </w:pPr>
            <w:bookmarkStart w:id="174" w:name="_Toc40879797"/>
            <w:r>
              <w:t xml:space="preserve">Abbildung </w:t>
            </w:r>
            <w:fldSimple w:instr=" SEQ Abbildung \* ARABIC ">
              <w:r w:rsidR="002B7CD3">
                <w:rPr>
                  <w:noProof/>
                </w:rPr>
                <w:t>80</w:t>
              </w:r>
            </w:fldSimple>
            <w:r>
              <w:t xml:space="preserve"> Benachrichtigung erstellen</w:t>
            </w:r>
            <w:bookmarkEnd w:id="174"/>
          </w:p>
        </w:tc>
      </w:tr>
      <w:tr w:rsidR="006F1C95" w14:paraId="68B33227" w14:textId="77777777" w:rsidTr="006F1C95">
        <w:tc>
          <w:tcPr>
            <w:tcW w:w="4247" w:type="dxa"/>
          </w:tcPr>
          <w:p w14:paraId="4B5126EA" w14:textId="77777777" w:rsidR="006F1C95" w:rsidRDefault="006F1C95" w:rsidP="006F1C95">
            <w:pPr>
              <w:rPr>
                <w:lang w:bidi="he-IL"/>
              </w:rPr>
            </w:pPr>
            <w:r>
              <w:rPr>
                <w:lang w:bidi="he-IL"/>
              </w:rPr>
              <w:t>Im nächsten Schritt kann man angeben zu welcher Applikation man senden will. Diese Applikation wird durch die ApplicationID identifiziert. Diese ID ist auch im gradle.script(Module App)-File zu finden.</w:t>
            </w:r>
          </w:p>
        </w:tc>
        <w:tc>
          <w:tcPr>
            <w:tcW w:w="4247" w:type="dxa"/>
          </w:tcPr>
          <w:p w14:paraId="034ECC1C" w14:textId="77777777" w:rsidR="006F1C95" w:rsidRDefault="006F1C95" w:rsidP="006F1C95">
            <w:pPr>
              <w:keepNext/>
            </w:pPr>
            <w:r>
              <w:rPr>
                <w:noProof/>
                <w:lang w:eastAsia="de-CH"/>
              </w:rPr>
              <w:drawing>
                <wp:inline distT="0" distB="0" distL="0" distR="0" wp14:anchorId="18E93A23" wp14:editId="46681101">
                  <wp:extent cx="2522867" cy="1788316"/>
                  <wp:effectExtent l="0" t="0" r="0" b="2540"/>
                  <wp:docPr id="277439620"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97" cstate="screen">
                            <a:extLst>
                              <a:ext uri="{28A0092B-C50C-407E-A947-70E740481C1C}">
                                <a14:useLocalDpi xmlns:a14="http://schemas.microsoft.com/office/drawing/2010/main"/>
                              </a:ext>
                            </a:extLst>
                          </a:blip>
                          <a:stretch>
                            <a:fillRect/>
                          </a:stretch>
                        </pic:blipFill>
                        <pic:spPr>
                          <a:xfrm>
                            <a:off x="0" y="0"/>
                            <a:ext cx="2522867" cy="1788316"/>
                          </a:xfrm>
                          <a:prstGeom prst="rect">
                            <a:avLst/>
                          </a:prstGeom>
                        </pic:spPr>
                      </pic:pic>
                    </a:graphicData>
                  </a:graphic>
                </wp:inline>
              </w:drawing>
            </w:r>
          </w:p>
          <w:p w14:paraId="00F8ED45" w14:textId="30D1E351" w:rsidR="006F1C95" w:rsidRDefault="006F1C95" w:rsidP="006F1C95">
            <w:pPr>
              <w:pStyle w:val="Beschriftung"/>
              <w:rPr>
                <w:lang w:bidi="he-IL"/>
              </w:rPr>
            </w:pPr>
            <w:bookmarkStart w:id="175" w:name="_Toc40879798"/>
            <w:r>
              <w:t xml:space="preserve">Abbildung </w:t>
            </w:r>
            <w:fldSimple w:instr=" SEQ Abbildung \* ARABIC ">
              <w:r w:rsidR="002B7CD3">
                <w:rPr>
                  <w:noProof/>
                </w:rPr>
                <w:t>81</w:t>
              </w:r>
            </w:fldSimple>
            <w:r>
              <w:t xml:space="preserve"> Ziel Definition</w:t>
            </w:r>
            <w:bookmarkEnd w:id="175"/>
          </w:p>
        </w:tc>
      </w:tr>
      <w:tr w:rsidR="006F1C95" w14:paraId="08D2393F" w14:textId="77777777" w:rsidTr="006F1C95">
        <w:tc>
          <w:tcPr>
            <w:tcW w:w="4247" w:type="dxa"/>
          </w:tcPr>
          <w:p w14:paraId="3D97FAF2" w14:textId="5E2D47C2" w:rsidR="006F1C95" w:rsidRDefault="006F1C95" w:rsidP="006F1C95">
            <w:pPr>
              <w:rPr>
                <w:lang w:bidi="he-IL"/>
              </w:rPr>
            </w:pPr>
            <w:r>
              <w:rPr>
                <w:lang w:bidi="he-IL"/>
              </w:rPr>
              <w:t>Beim dritten Schritt kann man bestimmen wann die Nachricht denn abgesendet wird. Für die Ämtlis und dem Putzdienst haben wir beim Zeitplan</w:t>
            </w:r>
            <w:r>
              <w:rPr>
                <w:lang w:bidi="he-IL"/>
              </w:rPr>
              <w:fldChar w:fldCharType="begin"/>
            </w:r>
            <w:r>
              <w:instrText xml:space="preserve"> XE "</w:instrText>
            </w:r>
            <w:r w:rsidRPr="00AC6359">
              <w:instrText>Zeitplan</w:instrText>
            </w:r>
            <w:r>
              <w:instrText xml:space="preserve">" </w:instrText>
            </w:r>
            <w:r>
              <w:rPr>
                <w:lang w:bidi="he-IL"/>
              </w:rPr>
              <w:fldChar w:fldCharType="end"/>
            </w:r>
            <w:r>
              <w:rPr>
                <w:lang w:bidi="he-IL"/>
              </w:rPr>
              <w:t xml:space="preserve"> eine Benutzerdefinierte Variante genommen. Mit Benutzerdefinierten Zeitplänen kann man Wöchentlich an ausgewählten tagen eine Benachrichtigung konfigurier</w:t>
            </w:r>
            <w:r w:rsidR="008C6FEE">
              <w:rPr>
                <w:lang w:bidi="he-IL"/>
              </w:rPr>
              <w:t>en. Eine Nachricht wird dann zum Beispiel</w:t>
            </w:r>
            <w:r>
              <w:rPr>
                <w:lang w:bidi="he-IL"/>
              </w:rPr>
              <w:t xml:space="preserve"> Jeden Montag um 06:00 Uhr automatisch gesendet.</w:t>
            </w:r>
          </w:p>
        </w:tc>
        <w:tc>
          <w:tcPr>
            <w:tcW w:w="4247" w:type="dxa"/>
          </w:tcPr>
          <w:p w14:paraId="0A82FB85" w14:textId="77777777" w:rsidR="006F1C95" w:rsidRDefault="006F1C95" w:rsidP="006F1C95">
            <w:pPr>
              <w:keepNext/>
            </w:pPr>
            <w:r>
              <w:rPr>
                <w:noProof/>
                <w:lang w:eastAsia="de-CH"/>
              </w:rPr>
              <w:drawing>
                <wp:inline distT="0" distB="0" distL="0" distR="0" wp14:anchorId="2161275C" wp14:editId="380E961F">
                  <wp:extent cx="2518410" cy="1788070"/>
                  <wp:effectExtent l="0" t="0" r="0" b="3175"/>
                  <wp:docPr id="649214880" name="Grafik 83097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70"/>
                          <pic:cNvPicPr/>
                        </pic:nvPicPr>
                        <pic:blipFill>
                          <a:blip r:embed="rId98" cstate="email">
                            <a:extLst>
                              <a:ext uri="{28A0092B-C50C-407E-A947-70E740481C1C}">
                                <a14:useLocalDpi xmlns:a14="http://schemas.microsoft.com/office/drawing/2010/main"/>
                              </a:ext>
                            </a:extLst>
                          </a:blip>
                          <a:stretch>
                            <a:fillRect/>
                          </a:stretch>
                        </pic:blipFill>
                        <pic:spPr>
                          <a:xfrm>
                            <a:off x="0" y="0"/>
                            <a:ext cx="2518410" cy="1788070"/>
                          </a:xfrm>
                          <a:prstGeom prst="rect">
                            <a:avLst/>
                          </a:prstGeom>
                        </pic:spPr>
                      </pic:pic>
                    </a:graphicData>
                  </a:graphic>
                </wp:inline>
              </w:drawing>
            </w:r>
          </w:p>
          <w:p w14:paraId="5DF7DC7B" w14:textId="3BB93053" w:rsidR="006F1C95" w:rsidRDefault="006F1C95" w:rsidP="006F1C95">
            <w:pPr>
              <w:pStyle w:val="Beschriftung"/>
              <w:rPr>
                <w:lang w:bidi="he-IL"/>
              </w:rPr>
            </w:pPr>
            <w:bookmarkStart w:id="176" w:name="_Toc40879799"/>
            <w:r>
              <w:t xml:space="preserve">Abbildung </w:t>
            </w:r>
            <w:fldSimple w:instr=" SEQ Abbildung \* ARABIC ">
              <w:r w:rsidR="002B7CD3">
                <w:rPr>
                  <w:noProof/>
                </w:rPr>
                <w:t>82</w:t>
              </w:r>
            </w:fldSimple>
            <w:r>
              <w:t xml:space="preserve"> Zeitplan</w:t>
            </w:r>
            <w:r>
              <w:fldChar w:fldCharType="begin"/>
            </w:r>
            <w:r>
              <w:instrText xml:space="preserve"> XE "</w:instrText>
            </w:r>
            <w:r w:rsidRPr="00AC6359">
              <w:instrText>Zeitplan</w:instrText>
            </w:r>
            <w:r>
              <w:instrText xml:space="preserve">" </w:instrText>
            </w:r>
            <w:r>
              <w:fldChar w:fldCharType="end"/>
            </w:r>
            <w:r>
              <w:t xml:space="preserve"> Firebase</w:t>
            </w:r>
            <w:bookmarkEnd w:id="176"/>
            <w:r>
              <w:fldChar w:fldCharType="begin"/>
            </w:r>
            <w:r>
              <w:instrText xml:space="preserve"> XE "</w:instrText>
            </w:r>
            <w:r w:rsidRPr="00C972B3">
              <w:rPr>
                <w:lang w:bidi="he-IL"/>
              </w:rPr>
              <w:instrText>Firebase</w:instrText>
            </w:r>
            <w:r>
              <w:instrText xml:space="preserve">" </w:instrText>
            </w:r>
            <w:r>
              <w:fldChar w:fldCharType="end"/>
            </w:r>
          </w:p>
        </w:tc>
      </w:tr>
      <w:tr w:rsidR="006F1C95" w14:paraId="6C681A57" w14:textId="77777777" w:rsidTr="006F1C95">
        <w:tc>
          <w:tcPr>
            <w:tcW w:w="4247" w:type="dxa"/>
          </w:tcPr>
          <w:p w14:paraId="03EAE235" w14:textId="77777777" w:rsidR="006F1C95" w:rsidRDefault="006F1C95" w:rsidP="006F1C95">
            <w:pPr>
              <w:rPr>
                <w:lang w:bidi="he-IL"/>
              </w:rPr>
            </w:pPr>
            <w:r>
              <w:rPr>
                <w:lang w:bidi="he-IL"/>
              </w:rPr>
              <w:lastRenderedPageBreak/>
              <w:t>Die restlichen Punkte können übersprungen werden da sie irrelevant für die Nachricht sind.</w:t>
            </w:r>
          </w:p>
        </w:tc>
        <w:tc>
          <w:tcPr>
            <w:tcW w:w="4247" w:type="dxa"/>
          </w:tcPr>
          <w:p w14:paraId="64F4C732" w14:textId="77777777" w:rsidR="006F1C95" w:rsidRDefault="006F1C95" w:rsidP="006F1C95">
            <w:pPr>
              <w:keepNext/>
            </w:pPr>
            <w:r>
              <w:rPr>
                <w:noProof/>
                <w:lang w:eastAsia="de-CH"/>
              </w:rPr>
              <w:drawing>
                <wp:inline distT="0" distB="0" distL="0" distR="0" wp14:anchorId="6DD82B3A" wp14:editId="57D6254D">
                  <wp:extent cx="2495550" cy="645401"/>
                  <wp:effectExtent l="0" t="0" r="0" b="2540"/>
                  <wp:docPr id="960517950" name="Grafik 83097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71"/>
                          <pic:cNvPicPr/>
                        </pic:nvPicPr>
                        <pic:blipFill>
                          <a:blip r:embed="rId99" cstate="email">
                            <a:extLst>
                              <a:ext uri="{28A0092B-C50C-407E-A947-70E740481C1C}">
                                <a14:useLocalDpi xmlns:a14="http://schemas.microsoft.com/office/drawing/2010/main"/>
                              </a:ext>
                            </a:extLst>
                          </a:blip>
                          <a:stretch>
                            <a:fillRect/>
                          </a:stretch>
                        </pic:blipFill>
                        <pic:spPr>
                          <a:xfrm>
                            <a:off x="0" y="0"/>
                            <a:ext cx="2495550" cy="645401"/>
                          </a:xfrm>
                          <a:prstGeom prst="rect">
                            <a:avLst/>
                          </a:prstGeom>
                        </pic:spPr>
                      </pic:pic>
                    </a:graphicData>
                  </a:graphic>
                </wp:inline>
              </w:drawing>
            </w:r>
          </w:p>
          <w:p w14:paraId="1D8AAEFE" w14:textId="65D13351" w:rsidR="006F1C95" w:rsidRDefault="006F1C95" w:rsidP="006F1C95">
            <w:pPr>
              <w:pStyle w:val="Beschriftung"/>
              <w:keepNext/>
              <w:rPr>
                <w:noProof/>
              </w:rPr>
            </w:pPr>
            <w:bookmarkStart w:id="177" w:name="_Toc40879800"/>
            <w:r>
              <w:t xml:space="preserve">Abbildung </w:t>
            </w:r>
            <w:fldSimple w:instr=" SEQ Abbildung \* ARABIC ">
              <w:r w:rsidR="002B7CD3">
                <w:rPr>
                  <w:noProof/>
                </w:rPr>
                <w:t>83</w:t>
              </w:r>
            </w:fldSimple>
            <w:r>
              <w:t xml:space="preserve"> Nachricht Überprüfung</w:t>
            </w:r>
            <w:bookmarkEnd w:id="177"/>
          </w:p>
        </w:tc>
      </w:tr>
    </w:tbl>
    <w:p w14:paraId="70C7742A" w14:textId="3CC69D3A" w:rsidR="006F1C95" w:rsidRPr="0042296E" w:rsidRDefault="006F1C95" w:rsidP="006F1C95">
      <w:pPr>
        <w:pStyle w:val="Beschriftung"/>
        <w:rPr>
          <w:lang w:bidi="he-IL"/>
        </w:rPr>
      </w:pPr>
      <w:bookmarkStart w:id="178" w:name="_Toc40879826"/>
      <w:r>
        <w:t xml:space="preserve">Tabelle </w:t>
      </w:r>
      <w:fldSimple w:instr=" SEQ Tabelle \* ARABIC ">
        <w:r w:rsidR="002B7CD3">
          <w:rPr>
            <w:noProof/>
          </w:rPr>
          <w:t>16</w:t>
        </w:r>
      </w:fldSimple>
      <w:r>
        <w:t xml:space="preserve"> Cloud Messaging</w:t>
      </w:r>
      <w:bookmarkEnd w:id="178"/>
    </w:p>
    <w:p w14:paraId="2EC05323" w14:textId="77777777" w:rsidR="006F1C95" w:rsidRDefault="006F1C95" w:rsidP="006F1C95">
      <w:pPr>
        <w:pStyle w:val="berschrift2"/>
        <w:rPr>
          <w:rFonts w:eastAsia="Calibri"/>
        </w:rPr>
      </w:pPr>
      <w:r>
        <w:t xml:space="preserve"> </w:t>
      </w:r>
      <w:bookmarkStart w:id="179" w:name="_Toc40879658"/>
      <w:r>
        <w:t>Spezifizierte Benachrichtigungen</w:t>
      </w:r>
      <w:bookmarkEnd w:id="179"/>
      <w:r>
        <w:fldChar w:fldCharType="begin"/>
      </w:r>
      <w:r>
        <w:instrText xml:space="preserve"> XE "</w:instrText>
      </w:r>
      <w:r w:rsidRPr="007E281E">
        <w:instrText>Benachrichtigungen</w:instrText>
      </w:r>
      <w:r>
        <w:instrText xml:space="preserve">" </w:instrText>
      </w:r>
      <w:r>
        <w:fldChar w:fldCharType="end"/>
      </w:r>
    </w:p>
    <w:p w14:paraId="23424480" w14:textId="77777777" w:rsidR="006F1C95" w:rsidRDefault="006F1C95" w:rsidP="006F1C95">
      <w:pPr>
        <w:pStyle w:val="berschrift3"/>
      </w:pPr>
      <w:bookmarkStart w:id="180" w:name="_Toc40879659"/>
      <w:r>
        <w:t>User Properties</w:t>
      </w:r>
      <w:bookmarkEnd w:id="180"/>
    </w:p>
    <w:tbl>
      <w:tblPr>
        <w:tblStyle w:val="Tabellenraster"/>
        <w:tblW w:w="0" w:type="auto"/>
        <w:tblLook w:val="04A0" w:firstRow="1" w:lastRow="0" w:firstColumn="1" w:lastColumn="0" w:noHBand="0" w:noVBand="1"/>
      </w:tblPr>
      <w:tblGrid>
        <w:gridCol w:w="4211"/>
        <w:gridCol w:w="4246"/>
        <w:gridCol w:w="37"/>
      </w:tblGrid>
      <w:tr w:rsidR="006F1C95" w14:paraId="2BD616C2" w14:textId="77777777" w:rsidTr="006F1C95">
        <w:tc>
          <w:tcPr>
            <w:tcW w:w="4247" w:type="dxa"/>
            <w:shd w:val="pct10" w:color="auto" w:fill="auto"/>
          </w:tcPr>
          <w:p w14:paraId="404AB3B9" w14:textId="77777777" w:rsidR="006F1C95" w:rsidRDefault="006F1C95" w:rsidP="006F1C95">
            <w:r>
              <w:t>Erklärung</w:t>
            </w:r>
            <w:r>
              <w:fldChar w:fldCharType="begin"/>
            </w:r>
            <w:r>
              <w:instrText xml:space="preserve"> XE "</w:instrText>
            </w:r>
            <w:r w:rsidRPr="002D63DB">
              <w:rPr>
                <w:lang w:bidi="he-IL"/>
              </w:rPr>
              <w:instrText>Erklärung</w:instrText>
            </w:r>
            <w:r>
              <w:instrText xml:space="preserve">" </w:instrText>
            </w:r>
            <w:r>
              <w:fldChar w:fldCharType="end"/>
            </w:r>
          </w:p>
        </w:tc>
        <w:tc>
          <w:tcPr>
            <w:tcW w:w="4247" w:type="dxa"/>
            <w:gridSpan w:val="2"/>
            <w:shd w:val="pct10" w:color="auto" w:fill="auto"/>
          </w:tcPr>
          <w:p w14:paraId="0CDD9627" w14:textId="77777777" w:rsidR="006F1C95" w:rsidRDefault="006F1C95" w:rsidP="006F1C95">
            <w:r>
              <w:t>Bild</w:t>
            </w:r>
          </w:p>
        </w:tc>
      </w:tr>
      <w:tr w:rsidR="006F1C95" w14:paraId="0F06CAFB" w14:textId="77777777" w:rsidTr="006F1C95">
        <w:trPr>
          <w:gridAfter w:val="1"/>
          <w:wAfter w:w="38" w:type="dxa"/>
        </w:trPr>
        <w:tc>
          <w:tcPr>
            <w:tcW w:w="4247" w:type="dxa"/>
          </w:tcPr>
          <w:p w14:paraId="4F33D9FB" w14:textId="77777777" w:rsidR="006F1C95" w:rsidRDefault="006F1C95" w:rsidP="006F1C95">
            <w:r>
              <w:t>Eine User Property</w:t>
            </w:r>
            <w:r>
              <w:fldChar w:fldCharType="begin"/>
            </w:r>
            <w:r>
              <w:instrText xml:space="preserve"> XE "</w:instrText>
            </w:r>
            <w:r w:rsidRPr="00727D9E">
              <w:instrText>User Property</w:instrText>
            </w:r>
            <w:r>
              <w:instrText xml:space="preserve">" </w:instrText>
            </w:r>
            <w:r>
              <w:fldChar w:fldCharType="end"/>
            </w:r>
            <w:r>
              <w:t xml:space="preserve"> wird ganz leicht erstellt. Einfach unter User Properties eine neue Nutzereigenschaft erstellen.</w:t>
            </w:r>
          </w:p>
        </w:tc>
        <w:tc>
          <w:tcPr>
            <w:tcW w:w="4247" w:type="dxa"/>
          </w:tcPr>
          <w:p w14:paraId="133E534B" w14:textId="77777777" w:rsidR="006F1C95" w:rsidRDefault="006F1C95" w:rsidP="006F1C95">
            <w:pPr>
              <w:keepNext/>
            </w:pPr>
            <w:r>
              <w:rPr>
                <w:noProof/>
                <w:lang w:eastAsia="de-CH"/>
              </w:rPr>
              <w:drawing>
                <wp:inline distT="0" distB="0" distL="0" distR="0" wp14:anchorId="15588386" wp14:editId="7ABB1587">
                  <wp:extent cx="2517569" cy="681496"/>
                  <wp:effectExtent l="0" t="0" r="0" b="444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2712640" cy="734301"/>
                          </a:xfrm>
                          <a:prstGeom prst="rect">
                            <a:avLst/>
                          </a:prstGeom>
                        </pic:spPr>
                      </pic:pic>
                    </a:graphicData>
                  </a:graphic>
                </wp:inline>
              </w:drawing>
            </w:r>
          </w:p>
          <w:p w14:paraId="590E274E" w14:textId="14E1E23C" w:rsidR="006F1C95" w:rsidRDefault="006F1C95" w:rsidP="006F1C95">
            <w:pPr>
              <w:pStyle w:val="Beschriftung"/>
              <w:keepNext/>
            </w:pPr>
            <w:bookmarkStart w:id="181" w:name="_Toc40879801"/>
            <w:r>
              <w:t xml:space="preserve">Abbildung </w:t>
            </w:r>
            <w:fldSimple w:instr=" SEQ Abbildung \* ARABIC ">
              <w:r w:rsidR="002B7CD3">
                <w:rPr>
                  <w:noProof/>
                </w:rPr>
                <w:t>84</w:t>
              </w:r>
            </w:fldSimple>
            <w:r>
              <w:t xml:space="preserve"> Nutzereigenschaft</w:t>
            </w:r>
            <w:bookmarkEnd w:id="181"/>
          </w:p>
        </w:tc>
      </w:tr>
    </w:tbl>
    <w:p w14:paraId="12A5CB64" w14:textId="43BB324E" w:rsidR="006F1C95" w:rsidRDefault="006F1C95" w:rsidP="006F1C95">
      <w:pPr>
        <w:pStyle w:val="Beschriftung"/>
      </w:pPr>
      <w:bookmarkStart w:id="182" w:name="_Toc40879827"/>
      <w:r>
        <w:t xml:space="preserve">Tabelle </w:t>
      </w:r>
      <w:fldSimple w:instr=" SEQ Tabelle \* ARABIC ">
        <w:r w:rsidR="002B7CD3">
          <w:rPr>
            <w:noProof/>
          </w:rPr>
          <w:t>17</w:t>
        </w:r>
      </w:fldSimple>
      <w:r>
        <w:t xml:space="preserve"> User Properties</w:t>
      </w:r>
      <w:bookmarkEnd w:id="182"/>
    </w:p>
    <w:p w14:paraId="7D786463" w14:textId="77777777" w:rsidR="006F1C95" w:rsidRPr="00E120BF" w:rsidRDefault="006F1C95" w:rsidP="006F1C95">
      <w:pPr>
        <w:pStyle w:val="berschrift3"/>
      </w:pPr>
      <w:bookmarkStart w:id="183" w:name="_Toc40879660"/>
      <w:r>
        <w:t>Spezifizierte Nachricht</w:t>
      </w:r>
      <w:bookmarkEnd w:id="183"/>
    </w:p>
    <w:tbl>
      <w:tblPr>
        <w:tblStyle w:val="Tabellenraster"/>
        <w:tblW w:w="0" w:type="auto"/>
        <w:tblLook w:val="04A0" w:firstRow="1" w:lastRow="0" w:firstColumn="1" w:lastColumn="0" w:noHBand="0" w:noVBand="1"/>
      </w:tblPr>
      <w:tblGrid>
        <w:gridCol w:w="4247"/>
        <w:gridCol w:w="4247"/>
      </w:tblGrid>
      <w:tr w:rsidR="006F1C95" w14:paraId="1175A950" w14:textId="77777777" w:rsidTr="006F1C95">
        <w:trPr>
          <w:tblHeader/>
        </w:trPr>
        <w:tc>
          <w:tcPr>
            <w:tcW w:w="4247" w:type="dxa"/>
            <w:shd w:val="pct10" w:color="auto" w:fill="auto"/>
          </w:tcPr>
          <w:p w14:paraId="0EB0187D" w14:textId="77777777" w:rsidR="006F1C95" w:rsidRDefault="006F1C95" w:rsidP="006F1C95">
            <w:r>
              <w:t>Erklärung</w:t>
            </w:r>
            <w:r>
              <w:fldChar w:fldCharType="begin"/>
            </w:r>
            <w:r>
              <w:instrText xml:space="preserve"> XE "</w:instrText>
            </w:r>
            <w:r w:rsidRPr="002D63DB">
              <w:rPr>
                <w:lang w:bidi="he-IL"/>
              </w:rPr>
              <w:instrText>Erklärung</w:instrText>
            </w:r>
            <w:r>
              <w:instrText xml:space="preserve">" </w:instrText>
            </w:r>
            <w:r>
              <w:fldChar w:fldCharType="end"/>
            </w:r>
          </w:p>
        </w:tc>
        <w:tc>
          <w:tcPr>
            <w:tcW w:w="4247" w:type="dxa"/>
            <w:shd w:val="pct10" w:color="auto" w:fill="auto"/>
          </w:tcPr>
          <w:p w14:paraId="14A823E4" w14:textId="77777777" w:rsidR="006F1C95" w:rsidRDefault="006F1C95" w:rsidP="006F1C95">
            <w:r>
              <w:t>Bild</w:t>
            </w:r>
          </w:p>
        </w:tc>
      </w:tr>
      <w:tr w:rsidR="006F1C95" w14:paraId="3AE634E6" w14:textId="77777777" w:rsidTr="006F1C95">
        <w:tc>
          <w:tcPr>
            <w:tcW w:w="4247" w:type="dxa"/>
          </w:tcPr>
          <w:p w14:paraId="69ED207A" w14:textId="77777777" w:rsidR="006F1C95" w:rsidRDefault="006F1C95" w:rsidP="006F1C95">
            <w:r>
              <w:t>Um einem bestimmten Benutzer eine Nachricht zu machen muss man nicht viel anders machen wie bei der normalen Benachrichtigung für alle. Man schreibt zu Beginn einfach den Titel und Text der Benachrichtigung.</w:t>
            </w:r>
          </w:p>
        </w:tc>
        <w:tc>
          <w:tcPr>
            <w:tcW w:w="4247" w:type="dxa"/>
          </w:tcPr>
          <w:p w14:paraId="4903CDEC" w14:textId="77777777" w:rsidR="006F1C95" w:rsidRDefault="006F1C95" w:rsidP="006F1C95">
            <w:pPr>
              <w:keepNext/>
            </w:pPr>
            <w:r>
              <w:rPr>
                <w:noProof/>
                <w:lang w:eastAsia="de-CH"/>
              </w:rPr>
              <w:drawing>
                <wp:inline distT="0" distB="0" distL="0" distR="0" wp14:anchorId="2B48FA0F" wp14:editId="24730E74">
                  <wp:extent cx="2409825" cy="1980910"/>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2432952" cy="1999921"/>
                          </a:xfrm>
                          <a:prstGeom prst="rect">
                            <a:avLst/>
                          </a:prstGeom>
                        </pic:spPr>
                      </pic:pic>
                    </a:graphicData>
                  </a:graphic>
                </wp:inline>
              </w:drawing>
            </w:r>
          </w:p>
          <w:p w14:paraId="31FFBC43" w14:textId="7B6C0F02" w:rsidR="006F1C95" w:rsidRDefault="006F1C95" w:rsidP="006F1C95">
            <w:pPr>
              <w:pStyle w:val="Beschriftung"/>
            </w:pPr>
            <w:bookmarkStart w:id="184" w:name="_Toc40879802"/>
            <w:r>
              <w:t xml:space="preserve">Abbildung </w:t>
            </w:r>
            <w:fldSimple w:instr=" SEQ Abbildung \* ARABIC ">
              <w:r w:rsidR="002B7CD3">
                <w:rPr>
                  <w:noProof/>
                </w:rPr>
                <w:t>85</w:t>
              </w:r>
            </w:fldSimple>
            <w:r>
              <w:t xml:space="preserve"> Benachrichtigung Text</w:t>
            </w:r>
            <w:bookmarkEnd w:id="184"/>
          </w:p>
        </w:tc>
      </w:tr>
      <w:tr w:rsidR="006F1C95" w14:paraId="61F92680" w14:textId="77777777" w:rsidTr="006F1C95">
        <w:tc>
          <w:tcPr>
            <w:tcW w:w="4247" w:type="dxa"/>
          </w:tcPr>
          <w:p w14:paraId="2C883E3D" w14:textId="7A6A9D65" w:rsidR="006F1C95" w:rsidRDefault="006F1C95" w:rsidP="006F1C95">
            <w:r>
              <w:t xml:space="preserve">Hier wählt man aber nicht nur die </w:t>
            </w:r>
            <w:r w:rsidR="008C6FEE">
              <w:t>ApplicationID</w:t>
            </w:r>
            <w:r w:rsidR="000B3903">
              <w:t>,</w:t>
            </w:r>
            <w:r>
              <w:t xml:space="preserve"> sondern «Und» </w:t>
            </w:r>
            <w:r w:rsidR="00071449">
              <w:t>klicken</w:t>
            </w:r>
            <w:r>
              <w:t>. Dort muss man dann «Nutzereigenschaften» auswählen und zudem die gewünschte User Property</w:t>
            </w:r>
            <w:r>
              <w:fldChar w:fldCharType="begin"/>
            </w:r>
            <w:r>
              <w:instrText xml:space="preserve"> XE "</w:instrText>
            </w:r>
            <w:r w:rsidRPr="00727D9E">
              <w:instrText>User Property</w:instrText>
            </w:r>
            <w:r>
              <w:instrText xml:space="preserve">" </w:instrText>
            </w:r>
            <w:r>
              <w:fldChar w:fldCharType="end"/>
            </w:r>
            <w:r>
              <w:t>. Wenn man die Property E-Mail genommen hat muss man noch zudem die entsprechende E-Mail-Adresse des Empfängers eingeben</w:t>
            </w:r>
          </w:p>
        </w:tc>
        <w:tc>
          <w:tcPr>
            <w:tcW w:w="4247" w:type="dxa"/>
          </w:tcPr>
          <w:p w14:paraId="01C8661B" w14:textId="77777777" w:rsidR="006F1C95" w:rsidRDefault="006F1C95" w:rsidP="006F1C95">
            <w:pPr>
              <w:keepNext/>
            </w:pPr>
            <w:r>
              <w:rPr>
                <w:noProof/>
                <w:lang w:eastAsia="de-CH"/>
              </w:rPr>
              <w:drawing>
                <wp:inline distT="0" distB="0" distL="0" distR="0" wp14:anchorId="0E569C82" wp14:editId="423ACF2C">
                  <wp:extent cx="2548307" cy="833933"/>
                  <wp:effectExtent l="0" t="0" r="4445" b="444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print">
                            <a:extLst>
                              <a:ext uri="{28A0092B-C50C-407E-A947-70E740481C1C}">
                                <a14:useLocalDpi xmlns:a14="http://schemas.microsoft.com/office/drawing/2010/main"/>
                              </a:ext>
                            </a:extLst>
                          </a:blip>
                          <a:srcRect/>
                          <a:stretch/>
                        </pic:blipFill>
                        <pic:spPr bwMode="auto">
                          <a:xfrm rot="10800000" flipH="1" flipV="1">
                            <a:off x="0" y="0"/>
                            <a:ext cx="3033737" cy="992790"/>
                          </a:xfrm>
                          <a:prstGeom prst="rect">
                            <a:avLst/>
                          </a:prstGeom>
                          <a:ln>
                            <a:noFill/>
                          </a:ln>
                          <a:extLst>
                            <a:ext uri="{53640926-AAD7-44D8-BBD7-CCE9431645EC}">
                              <a14:shadowObscured xmlns:a14="http://schemas.microsoft.com/office/drawing/2010/main"/>
                            </a:ext>
                          </a:extLst>
                        </pic:spPr>
                      </pic:pic>
                    </a:graphicData>
                  </a:graphic>
                </wp:inline>
              </w:drawing>
            </w:r>
          </w:p>
          <w:p w14:paraId="0001D947" w14:textId="7A9DC468" w:rsidR="006F1C95" w:rsidRDefault="006F1C95" w:rsidP="006F1C95">
            <w:pPr>
              <w:pStyle w:val="Beschriftung"/>
            </w:pPr>
            <w:bookmarkStart w:id="185" w:name="_Toc40879803"/>
            <w:r>
              <w:t xml:space="preserve">Abbildung </w:t>
            </w:r>
            <w:fldSimple w:instr=" SEQ Abbildung \* ARABIC ">
              <w:r w:rsidR="002B7CD3">
                <w:rPr>
                  <w:noProof/>
                </w:rPr>
                <w:t>86</w:t>
              </w:r>
            </w:fldSimple>
            <w:r>
              <w:t xml:space="preserve"> Ziel-E-Mail Angabe</w:t>
            </w:r>
            <w:bookmarkEnd w:id="185"/>
          </w:p>
        </w:tc>
      </w:tr>
      <w:tr w:rsidR="006F1C95" w14:paraId="5BB93CF3" w14:textId="77777777" w:rsidTr="006F1C95">
        <w:tc>
          <w:tcPr>
            <w:tcW w:w="4247" w:type="dxa"/>
          </w:tcPr>
          <w:p w14:paraId="2E46E5B2" w14:textId="1D3F8F9E" w:rsidR="006F1C95" w:rsidRDefault="006F1C95" w:rsidP="006F1C95">
            <w:r>
              <w:lastRenderedPageBreak/>
              <w:t>Hier kann man wieder wie vorhin einen eigenen Zeitplan</w:t>
            </w:r>
            <w:r>
              <w:fldChar w:fldCharType="begin"/>
            </w:r>
            <w:r>
              <w:instrText xml:space="preserve"> XE "</w:instrText>
            </w:r>
            <w:r w:rsidRPr="00AC6359">
              <w:instrText>Zeitplan</w:instrText>
            </w:r>
            <w:r>
              <w:instrText xml:space="preserve">" </w:instrText>
            </w:r>
            <w:r>
              <w:fldChar w:fldCharType="end"/>
            </w:r>
            <w:r>
              <w:t xml:space="preserve"> machen oder einfach</w:t>
            </w:r>
            <w:r w:rsidR="00EB7882">
              <w:t xml:space="preserve"> auf ‘’</w:t>
            </w:r>
            <w:r>
              <w:t>Jetzt</w:t>
            </w:r>
            <w:r w:rsidR="00EB7882">
              <w:t>’’</w:t>
            </w:r>
            <w:r>
              <w:t xml:space="preserve"> lassen.</w:t>
            </w:r>
          </w:p>
        </w:tc>
        <w:tc>
          <w:tcPr>
            <w:tcW w:w="4247" w:type="dxa"/>
          </w:tcPr>
          <w:p w14:paraId="70E6A79E" w14:textId="77777777" w:rsidR="006F1C95" w:rsidRDefault="006F1C95" w:rsidP="006F1C95">
            <w:r>
              <w:rPr>
                <w:noProof/>
                <w:lang w:eastAsia="de-CH"/>
              </w:rPr>
              <mc:AlternateContent>
                <mc:Choice Requires="wps">
                  <w:drawing>
                    <wp:anchor distT="0" distB="0" distL="114300" distR="114300" simplePos="0" relativeHeight="251687989" behindDoc="1" locked="0" layoutInCell="1" allowOverlap="1" wp14:anchorId="5617E332" wp14:editId="6D73E255">
                      <wp:simplePos x="0" y="0"/>
                      <wp:positionH relativeFrom="column">
                        <wp:posOffset>44247</wp:posOffset>
                      </wp:positionH>
                      <wp:positionV relativeFrom="paragraph">
                        <wp:posOffset>1058951</wp:posOffset>
                      </wp:positionV>
                      <wp:extent cx="1748155"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1748155" cy="635"/>
                              </a:xfrm>
                              <a:prstGeom prst="rect">
                                <a:avLst/>
                              </a:prstGeom>
                              <a:solidFill>
                                <a:prstClr val="white"/>
                              </a:solidFill>
                              <a:ln>
                                <a:noFill/>
                              </a:ln>
                            </wps:spPr>
                            <wps:txbx>
                              <w:txbxContent>
                                <w:p w14:paraId="2B88FA1A" w14:textId="414A3237" w:rsidR="002B7CD3" w:rsidRPr="005E31CA" w:rsidRDefault="002B7CD3" w:rsidP="006F1C95">
                                  <w:pPr>
                                    <w:pStyle w:val="Beschriftung"/>
                                    <w:rPr>
                                      <w:noProof/>
                                      <w:sz w:val="24"/>
                                    </w:rPr>
                                  </w:pPr>
                                  <w:bookmarkStart w:id="186" w:name="_Toc40879804"/>
                                  <w:r>
                                    <w:t xml:space="preserve">Abbildung </w:t>
                                  </w:r>
                                  <w:fldSimple w:instr=" SEQ Abbildung \* ARABIC ">
                                    <w:r>
                                      <w:rPr>
                                        <w:noProof/>
                                      </w:rPr>
                                      <w:t>87</w:t>
                                    </w:r>
                                  </w:fldSimple>
                                  <w:r>
                                    <w:t xml:space="preserve"> Zeitplan Firebase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7E332" id="Textfeld 54" o:spid="_x0000_s1051" type="#_x0000_t202" style="position:absolute;margin-left:3.5pt;margin-top:83.4pt;width:137.65pt;height:.05pt;z-index:-2516284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" stroked="f">
                      <v:textbox style="mso-fit-shape-to-text:t" inset="0,0,0,0">
                        <w:txbxContent>
                          <w:p w14:paraId="2B88FA1A" w14:textId="414A3237" w:rsidR="002B7CD3" w:rsidRPr="005E31CA" w:rsidRDefault="002B7CD3" w:rsidP="006F1C95">
                            <w:pPr>
                              <w:pStyle w:val="Beschriftung"/>
                              <w:rPr>
                                <w:noProof/>
                                <w:sz w:val="24"/>
                              </w:rPr>
                            </w:pPr>
                            <w:bookmarkStart w:id="187" w:name="_Toc40879804"/>
                            <w:r>
                              <w:t xml:space="preserve">Abbildung </w:t>
                            </w:r>
                            <w:fldSimple w:instr=" SEQ Abbildung \* ARABIC ">
                              <w:r>
                                <w:rPr>
                                  <w:noProof/>
                                </w:rPr>
                                <w:t>87</w:t>
                              </w:r>
                            </w:fldSimple>
                            <w:r>
                              <w:t xml:space="preserve"> Zeitplan Firebase</w:t>
                            </w:r>
                            <w:bookmarkEnd w:id="187"/>
                          </w:p>
                        </w:txbxContent>
                      </v:textbox>
                      <w10:wrap type="tight"/>
                    </v:shape>
                  </w:pict>
                </mc:Fallback>
              </mc:AlternateContent>
            </w:r>
            <w:r>
              <w:rPr>
                <w:noProof/>
                <w:lang w:eastAsia="de-CH"/>
              </w:rPr>
              <w:drawing>
                <wp:anchor distT="0" distB="0" distL="114300" distR="114300" simplePos="0" relativeHeight="251685941" behindDoc="1" locked="0" layoutInCell="1" allowOverlap="1" wp14:anchorId="11BEC9AC" wp14:editId="569E6BDA">
                  <wp:simplePos x="0" y="0"/>
                  <wp:positionH relativeFrom="column">
                    <wp:posOffset>-49208</wp:posOffset>
                  </wp:positionH>
                  <wp:positionV relativeFrom="paragraph">
                    <wp:posOffset>9</wp:posOffset>
                  </wp:positionV>
                  <wp:extent cx="1748155" cy="996950"/>
                  <wp:effectExtent l="0" t="0" r="4445" b="0"/>
                  <wp:wrapTight wrapText="bothSides">
                    <wp:wrapPolygon edited="0">
                      <wp:start x="0" y="0"/>
                      <wp:lineTo x="0" y="21050"/>
                      <wp:lineTo x="21420" y="21050"/>
                      <wp:lineTo x="21420"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screen">
                            <a:extLst>
                              <a:ext uri="{28A0092B-C50C-407E-A947-70E740481C1C}">
                                <a14:useLocalDpi xmlns:a14="http://schemas.microsoft.com/office/drawing/2010/main"/>
                              </a:ext>
                            </a:extLst>
                          </a:blip>
                          <a:stretch>
                            <a:fillRect/>
                          </a:stretch>
                        </pic:blipFill>
                        <pic:spPr>
                          <a:xfrm>
                            <a:off x="0" y="0"/>
                            <a:ext cx="1748155" cy="996950"/>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487F7FB8" w14:textId="77777777" w:rsidTr="006F1C95">
        <w:tc>
          <w:tcPr>
            <w:tcW w:w="4247" w:type="dxa"/>
          </w:tcPr>
          <w:p w14:paraId="6C642D7C" w14:textId="77777777" w:rsidR="006F1C95" w:rsidRDefault="006F1C95" w:rsidP="006F1C95">
            <w:r>
              <w:t>Nachdem die Benachrichtigung abgeschickt wurde wird sie angezeigt. Diese Nachricht bekommt also nur der User mit dieser E-Mail.</w:t>
            </w:r>
          </w:p>
        </w:tc>
        <w:tc>
          <w:tcPr>
            <w:tcW w:w="4247" w:type="dxa"/>
          </w:tcPr>
          <w:p w14:paraId="5A31EDE0" w14:textId="77777777" w:rsidR="006F1C95" w:rsidRDefault="006F1C95" w:rsidP="006F1C95">
            <w:pPr>
              <w:keepNext/>
              <w:rPr>
                <w:noProof/>
              </w:rPr>
            </w:pPr>
            <w:r>
              <w:rPr>
                <w:noProof/>
                <w:lang w:eastAsia="de-CH"/>
              </w:rPr>
              <mc:AlternateContent>
                <mc:Choice Requires="wps">
                  <w:drawing>
                    <wp:anchor distT="0" distB="0" distL="114300" distR="114300" simplePos="0" relativeHeight="251686965" behindDoc="1" locked="0" layoutInCell="1" allowOverlap="1" wp14:anchorId="6FE4E2EE" wp14:editId="3AE2C2B7">
                      <wp:simplePos x="0" y="0"/>
                      <wp:positionH relativeFrom="column">
                        <wp:posOffset>-65405</wp:posOffset>
                      </wp:positionH>
                      <wp:positionV relativeFrom="paragraph">
                        <wp:posOffset>1624965</wp:posOffset>
                      </wp:positionV>
                      <wp:extent cx="2552700" cy="142875"/>
                      <wp:effectExtent l="0" t="0" r="0" b="9525"/>
                      <wp:wrapTight wrapText="bothSides">
                        <wp:wrapPolygon edited="0">
                          <wp:start x="0" y="0"/>
                          <wp:lineTo x="0" y="20160"/>
                          <wp:lineTo x="21439" y="20160"/>
                          <wp:lineTo x="21439" y="0"/>
                          <wp:lineTo x="0" y="0"/>
                        </wp:wrapPolygon>
                      </wp:wrapTight>
                      <wp:docPr id="52" name="Textfeld 52"/>
                      <wp:cNvGraphicFramePr/>
                      <a:graphic xmlns:a="http://schemas.openxmlformats.org/drawingml/2006/main">
                        <a:graphicData uri="http://schemas.microsoft.com/office/word/2010/wordprocessingShape">
                          <wps:wsp>
                            <wps:cNvSpPr txBox="1"/>
                            <wps:spPr>
                              <a:xfrm>
                                <a:off x="0" y="0"/>
                                <a:ext cx="2552700" cy="142875"/>
                              </a:xfrm>
                              <a:prstGeom prst="rect">
                                <a:avLst/>
                              </a:prstGeom>
                              <a:solidFill>
                                <a:prstClr val="white"/>
                              </a:solidFill>
                              <a:ln>
                                <a:noFill/>
                              </a:ln>
                            </wps:spPr>
                            <wps:txbx>
                              <w:txbxContent>
                                <w:p w14:paraId="40EF7590" w14:textId="7E9BF120" w:rsidR="002B7CD3" w:rsidRPr="0065233B" w:rsidRDefault="002B7CD3" w:rsidP="006F1C95">
                                  <w:pPr>
                                    <w:pStyle w:val="Beschriftung"/>
                                    <w:rPr>
                                      <w:noProof/>
                                      <w:sz w:val="24"/>
                                    </w:rPr>
                                  </w:pPr>
                                  <w:bookmarkStart w:id="188" w:name="_Toc40879805"/>
                                  <w:r>
                                    <w:t xml:space="preserve">Abbildung </w:t>
                                  </w:r>
                                  <w:fldSimple w:instr=" SEQ Abbildung \* ARABIC ">
                                    <w:r>
                                      <w:rPr>
                                        <w:noProof/>
                                      </w:rPr>
                                      <w:t>88</w:t>
                                    </w:r>
                                  </w:fldSimple>
                                  <w:r>
                                    <w:t xml:space="preserve"> Benachrichtigung auf dem Handy</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E2EE" id="Textfeld 52" o:spid="_x0000_s1052" type="#_x0000_t202" style="position:absolute;margin-left:-5.15pt;margin-top:127.95pt;width:201pt;height:11.25pt;z-index:-251629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" stroked="f">
                      <v:textbox inset="0,0,0,0">
                        <w:txbxContent>
                          <w:p w14:paraId="40EF7590" w14:textId="7E9BF120" w:rsidR="002B7CD3" w:rsidRPr="0065233B" w:rsidRDefault="002B7CD3" w:rsidP="006F1C95">
                            <w:pPr>
                              <w:pStyle w:val="Beschriftung"/>
                              <w:rPr>
                                <w:noProof/>
                                <w:sz w:val="24"/>
                              </w:rPr>
                            </w:pPr>
                            <w:bookmarkStart w:id="189" w:name="_Toc40879805"/>
                            <w:r>
                              <w:t xml:space="preserve">Abbildung </w:t>
                            </w:r>
                            <w:fldSimple w:instr=" SEQ Abbildung \* ARABIC ">
                              <w:r>
                                <w:rPr>
                                  <w:noProof/>
                                </w:rPr>
                                <w:t>88</w:t>
                              </w:r>
                            </w:fldSimple>
                            <w:r>
                              <w:t xml:space="preserve"> Benachrichtigung auf dem Handy</w:t>
                            </w:r>
                            <w:bookmarkEnd w:id="189"/>
                          </w:p>
                        </w:txbxContent>
                      </v:textbox>
                      <w10:wrap type="tight"/>
                    </v:shape>
                  </w:pict>
                </mc:Fallback>
              </mc:AlternateContent>
            </w:r>
            <w:r>
              <w:rPr>
                <w:noProof/>
                <w:lang w:eastAsia="de-CH"/>
              </w:rPr>
              <w:drawing>
                <wp:anchor distT="0" distB="0" distL="114300" distR="114300" simplePos="0" relativeHeight="251689013" behindDoc="1" locked="0" layoutInCell="1" allowOverlap="1" wp14:anchorId="2854C2DE" wp14:editId="7FAC615B">
                  <wp:simplePos x="0" y="0"/>
                  <wp:positionH relativeFrom="column">
                    <wp:posOffset>-8407</wp:posOffset>
                  </wp:positionH>
                  <wp:positionV relativeFrom="paragraph">
                    <wp:posOffset>23495</wp:posOffset>
                  </wp:positionV>
                  <wp:extent cx="1299845" cy="1606550"/>
                  <wp:effectExtent l="0" t="0" r="0" b="0"/>
                  <wp:wrapTight wrapText="bothSides">
                    <wp:wrapPolygon edited="0">
                      <wp:start x="0" y="0"/>
                      <wp:lineTo x="0" y="21258"/>
                      <wp:lineTo x="21210" y="21258"/>
                      <wp:lineTo x="21210" y="0"/>
                      <wp:lineTo x="0" y="0"/>
                    </wp:wrapPolygon>
                  </wp:wrapTight>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4" cstate="print">
                            <a:extLst>
                              <a:ext uri="{28A0092B-C50C-407E-A947-70E740481C1C}">
                                <a14:useLocalDpi xmlns:a14="http://schemas.microsoft.com/office/drawing/2010/main"/>
                              </a:ext>
                            </a:extLst>
                          </a:blip>
                          <a:srcRect/>
                          <a:stretch/>
                        </pic:blipFill>
                        <pic:spPr bwMode="auto">
                          <a:xfrm>
                            <a:off x="0" y="0"/>
                            <a:ext cx="1299845"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5E538B69" w14:textId="6AF488B7" w:rsidR="006F1C95" w:rsidRDefault="006F1C95" w:rsidP="006F1C95">
      <w:pPr>
        <w:pStyle w:val="Beschriftung"/>
      </w:pPr>
      <w:bookmarkStart w:id="190" w:name="_Toc40879828"/>
      <w:r>
        <w:t xml:space="preserve">Tabelle </w:t>
      </w:r>
      <w:fldSimple w:instr=" SEQ Tabelle \* ARABIC ">
        <w:r w:rsidR="002B7CD3">
          <w:rPr>
            <w:noProof/>
          </w:rPr>
          <w:t>18</w:t>
        </w:r>
      </w:fldSimple>
      <w:r>
        <w:t xml:space="preserve"> Spezifizierte Benachrichtigung</w:t>
      </w:r>
      <w:bookmarkEnd w:id="190"/>
    </w:p>
    <w:p w14:paraId="4618259E" w14:textId="77777777" w:rsidR="006F1C95" w:rsidRDefault="006F1C95" w:rsidP="006F1C95">
      <w:pPr>
        <w:rPr>
          <w:rFonts w:eastAsia="Calibri"/>
          <w:sz w:val="36"/>
          <w:szCs w:val="36"/>
        </w:rPr>
      </w:pPr>
      <w:r>
        <w:br w:type="page"/>
      </w:r>
    </w:p>
    <w:p w14:paraId="5A91DC3A" w14:textId="49629300" w:rsidR="00DF4EDF" w:rsidRDefault="00DF4EDF" w:rsidP="00DF4EDF">
      <w:pPr>
        <w:pStyle w:val="berschrift1"/>
      </w:pPr>
      <w:bookmarkStart w:id="191" w:name="_Toc40879661"/>
      <w:r>
        <w:lastRenderedPageBreak/>
        <w:t>W</w:t>
      </w:r>
      <w:r w:rsidR="008F0953">
        <w:t xml:space="preserve">ord </w:t>
      </w:r>
      <w:r>
        <w:t>P</w:t>
      </w:r>
      <w:r w:rsidR="008F0953">
        <w:t>ress</w:t>
      </w:r>
      <w:r>
        <w:t xml:space="preserve"> Rest API</w:t>
      </w:r>
      <w:bookmarkEnd w:id="191"/>
    </w:p>
    <w:p w14:paraId="4283915B" w14:textId="3257A2B9" w:rsidR="00DF4EDF" w:rsidRDefault="008F0953" w:rsidP="00DF4EDF">
      <w:pPr>
        <w:pStyle w:val="berschrift2"/>
      </w:pPr>
      <w:r>
        <w:t xml:space="preserve"> </w:t>
      </w:r>
      <w:bookmarkStart w:id="192" w:name="_Toc40879662"/>
      <w:r w:rsidR="00DF4EDF">
        <w:t>Was ist WP Rest API</w:t>
      </w:r>
      <w:r w:rsidR="00235C0E">
        <w:fldChar w:fldCharType="begin"/>
      </w:r>
      <w:r w:rsidR="00235C0E">
        <w:instrText xml:space="preserve"> XE "</w:instrText>
      </w:r>
      <w:r w:rsidR="00235C0E" w:rsidRPr="0014554A">
        <w:instrText>WP Rest API</w:instrText>
      </w:r>
      <w:r w:rsidR="00235C0E">
        <w:instrText xml:space="preserve">" </w:instrText>
      </w:r>
      <w:r w:rsidR="00235C0E">
        <w:fldChar w:fldCharType="end"/>
      </w:r>
      <w:r>
        <w:t>?</w:t>
      </w:r>
      <w:bookmarkEnd w:id="192"/>
    </w:p>
    <w:p w14:paraId="5D8FF8A2" w14:textId="277936EC" w:rsidR="00DF4EDF" w:rsidRDefault="008F0953" w:rsidP="00DF4EDF">
      <w:pPr>
        <w:rPr>
          <w:lang w:bidi="he-IL"/>
        </w:rPr>
      </w:pPr>
      <w:r>
        <w:rPr>
          <w:lang w:bidi="he-IL"/>
        </w:rPr>
        <w:t>WP Rest AP</w:t>
      </w:r>
      <w:r w:rsidR="00986074">
        <w:rPr>
          <w:lang w:bidi="he-IL"/>
        </w:rPr>
        <w:t>I</w:t>
      </w:r>
      <w:r w:rsidR="00235C0E">
        <w:rPr>
          <w:lang w:bidi="he-IL"/>
        </w:rPr>
        <w:fldChar w:fldCharType="begin"/>
      </w:r>
      <w:r w:rsidR="00235C0E">
        <w:instrText xml:space="preserve"> XE "</w:instrText>
      </w:r>
      <w:r w:rsidR="00235C0E" w:rsidRPr="0014554A">
        <w:rPr>
          <w:lang w:bidi="he-IL"/>
        </w:rPr>
        <w:instrText>WP Rest API</w:instrText>
      </w:r>
      <w:r w:rsidR="00235C0E">
        <w:instrText xml:space="preserve">" </w:instrText>
      </w:r>
      <w:r w:rsidR="00235C0E">
        <w:rPr>
          <w:lang w:bidi="he-IL"/>
        </w:rPr>
        <w:fldChar w:fldCharType="end"/>
      </w:r>
      <w:r>
        <w:rPr>
          <w:lang w:bidi="he-IL"/>
        </w:rPr>
        <w:t xml:space="preserve"> ist eine Schnittstelle</w:t>
      </w:r>
      <w:r w:rsidR="00F83756">
        <w:rPr>
          <w:lang w:bidi="he-IL"/>
        </w:rPr>
        <w:t>,</w:t>
      </w:r>
      <w:r>
        <w:rPr>
          <w:lang w:bidi="he-IL"/>
        </w:rPr>
        <w:t xml:space="preserve"> um Wordpressinhalte</w:t>
      </w:r>
      <w:r w:rsidR="00404EFF">
        <w:rPr>
          <w:lang w:bidi="he-IL"/>
        </w:rPr>
        <w:t xml:space="preserve"> ausserhalb der Seite</w:t>
      </w:r>
      <w:r>
        <w:rPr>
          <w:lang w:bidi="he-IL"/>
        </w:rPr>
        <w:t xml:space="preserve"> in Apps reinzuladen. Dabei steht Rest für Representational State Transfer und API für Application Programming Interface.</w:t>
      </w:r>
    </w:p>
    <w:p w14:paraId="703CC589" w14:textId="678BB4A9" w:rsidR="00CB72F7" w:rsidRDefault="00CB72F7" w:rsidP="00DF4EDF">
      <w:pPr>
        <w:rPr>
          <w:lang w:bidi="he-IL"/>
        </w:rPr>
      </w:pPr>
      <w:r>
        <w:rPr>
          <w:lang w:bidi="he-IL"/>
        </w:rPr>
        <w:t>In Wordpress muss man noch zwei Plugins installieren um WP Rest API überhaupt zu ermöglichen.</w:t>
      </w:r>
    </w:p>
    <w:tbl>
      <w:tblPr>
        <w:tblStyle w:val="Tabellenraster"/>
        <w:tblW w:w="0" w:type="auto"/>
        <w:tblLook w:val="04A0" w:firstRow="1" w:lastRow="0" w:firstColumn="1" w:lastColumn="0" w:noHBand="0" w:noVBand="1"/>
      </w:tblPr>
      <w:tblGrid>
        <w:gridCol w:w="4247"/>
        <w:gridCol w:w="4247"/>
      </w:tblGrid>
      <w:tr w:rsidR="00CB72F7" w14:paraId="3A813D49" w14:textId="77777777" w:rsidTr="00CB72F7">
        <w:tc>
          <w:tcPr>
            <w:tcW w:w="4247" w:type="dxa"/>
            <w:shd w:val="pct10" w:color="auto" w:fill="auto"/>
          </w:tcPr>
          <w:p w14:paraId="09948ABE" w14:textId="4FECF384" w:rsidR="00CB72F7" w:rsidRDefault="00CB72F7" w:rsidP="00DF4EDF">
            <w:pPr>
              <w:rPr>
                <w:lang w:bidi="he-IL"/>
              </w:rPr>
            </w:pPr>
            <w:r>
              <w:rPr>
                <w:lang w:bidi="he-IL"/>
              </w:rPr>
              <w:t>WordPress REST API (Version 2)</w:t>
            </w:r>
          </w:p>
        </w:tc>
        <w:tc>
          <w:tcPr>
            <w:tcW w:w="4247" w:type="dxa"/>
            <w:shd w:val="pct10" w:color="auto" w:fill="auto"/>
          </w:tcPr>
          <w:p w14:paraId="229B4A61" w14:textId="2D2B32FC" w:rsidR="00CB72F7" w:rsidRDefault="00CB72F7" w:rsidP="00DF4EDF">
            <w:pPr>
              <w:rPr>
                <w:lang w:bidi="he-IL"/>
              </w:rPr>
            </w:pPr>
            <w:r w:rsidRPr="00CB72F7">
              <w:rPr>
                <w:lang w:bidi="he-IL"/>
              </w:rPr>
              <w:t>REST API – Filter Fields</w:t>
            </w:r>
          </w:p>
        </w:tc>
      </w:tr>
      <w:tr w:rsidR="00CB72F7" w14:paraId="3C6ADCDD" w14:textId="77777777" w:rsidTr="00CB72F7">
        <w:tc>
          <w:tcPr>
            <w:tcW w:w="4247" w:type="dxa"/>
          </w:tcPr>
          <w:p w14:paraId="3D126740" w14:textId="77777777" w:rsidR="0000275B" w:rsidRDefault="00CB72F7" w:rsidP="0000275B">
            <w:pPr>
              <w:keepNext/>
            </w:pPr>
            <w:r>
              <w:rPr>
                <w:noProof/>
                <w:lang w:eastAsia="de-CH"/>
              </w:rPr>
              <w:drawing>
                <wp:inline distT="0" distB="0" distL="0" distR="0" wp14:anchorId="6D3BF7B9" wp14:editId="0D3E9F38">
                  <wp:extent cx="2536466" cy="2283503"/>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email">
                            <a:extLst>
                              <a:ext uri="{28A0092B-C50C-407E-A947-70E740481C1C}">
                                <a14:useLocalDpi xmlns:a14="http://schemas.microsoft.com/office/drawing/2010/main"/>
                              </a:ext>
                            </a:extLst>
                          </a:blip>
                          <a:stretch>
                            <a:fillRect/>
                          </a:stretch>
                        </pic:blipFill>
                        <pic:spPr>
                          <a:xfrm>
                            <a:off x="0" y="0"/>
                            <a:ext cx="2582177" cy="2324655"/>
                          </a:xfrm>
                          <a:prstGeom prst="rect">
                            <a:avLst/>
                          </a:prstGeom>
                        </pic:spPr>
                      </pic:pic>
                    </a:graphicData>
                  </a:graphic>
                </wp:inline>
              </w:drawing>
            </w:r>
          </w:p>
          <w:p w14:paraId="73DF18BF" w14:textId="5A1131D9" w:rsidR="00CB72F7" w:rsidRDefault="0000275B" w:rsidP="004F6D5A">
            <w:pPr>
              <w:pStyle w:val="Beschriftung"/>
              <w:rPr>
                <w:lang w:bidi="he-IL"/>
              </w:rPr>
            </w:pPr>
            <w:bookmarkStart w:id="193" w:name="_Toc40879806"/>
            <w:r>
              <w:t xml:space="preserve">Abbildung </w:t>
            </w:r>
            <w:fldSimple w:instr=" SEQ Abbildung \* ARABIC ">
              <w:r w:rsidR="002B7CD3">
                <w:rPr>
                  <w:noProof/>
                </w:rPr>
                <w:t>89</w:t>
              </w:r>
            </w:fldSimple>
            <w:r>
              <w:t xml:space="preserve"> </w:t>
            </w:r>
            <w:r w:rsidRPr="003D0C87">
              <w:t>WordPress REST API (Version 2)</w:t>
            </w:r>
            <w:bookmarkEnd w:id="193"/>
          </w:p>
        </w:tc>
        <w:tc>
          <w:tcPr>
            <w:tcW w:w="4247" w:type="dxa"/>
          </w:tcPr>
          <w:p w14:paraId="06340AB1" w14:textId="77777777" w:rsidR="0000275B" w:rsidRDefault="00CB72F7" w:rsidP="0000275B">
            <w:pPr>
              <w:keepNext/>
            </w:pPr>
            <w:r>
              <w:rPr>
                <w:noProof/>
                <w:lang w:eastAsia="de-CH"/>
              </w:rPr>
              <w:drawing>
                <wp:inline distT="0" distB="0" distL="0" distR="0" wp14:anchorId="6FABA251" wp14:editId="1E2BF6D8">
                  <wp:extent cx="2511178" cy="2138901"/>
                  <wp:effectExtent l="0" t="0" r="381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email">
                            <a:extLst>
                              <a:ext uri="{28A0092B-C50C-407E-A947-70E740481C1C}">
                                <a14:useLocalDpi xmlns:a14="http://schemas.microsoft.com/office/drawing/2010/main"/>
                              </a:ext>
                            </a:extLst>
                          </a:blip>
                          <a:stretch>
                            <a:fillRect/>
                          </a:stretch>
                        </pic:blipFill>
                        <pic:spPr>
                          <a:xfrm>
                            <a:off x="0" y="0"/>
                            <a:ext cx="2576746" cy="2194749"/>
                          </a:xfrm>
                          <a:prstGeom prst="rect">
                            <a:avLst/>
                          </a:prstGeom>
                        </pic:spPr>
                      </pic:pic>
                    </a:graphicData>
                  </a:graphic>
                </wp:inline>
              </w:drawing>
            </w:r>
          </w:p>
          <w:p w14:paraId="50C54EBF" w14:textId="2777C6D8" w:rsidR="00CB72F7" w:rsidRDefault="0000275B" w:rsidP="0000275B">
            <w:pPr>
              <w:pStyle w:val="Beschriftung"/>
              <w:keepNext/>
              <w:rPr>
                <w:lang w:bidi="he-IL"/>
              </w:rPr>
            </w:pPr>
            <w:bookmarkStart w:id="194" w:name="_Toc40879807"/>
            <w:r>
              <w:t xml:space="preserve">Abbildung </w:t>
            </w:r>
            <w:fldSimple w:instr=" SEQ Abbildung \* ARABIC ">
              <w:r w:rsidR="002B7CD3">
                <w:rPr>
                  <w:noProof/>
                </w:rPr>
                <w:t>90</w:t>
              </w:r>
            </w:fldSimple>
            <w:r>
              <w:t xml:space="preserve"> </w:t>
            </w:r>
            <w:r w:rsidRPr="00695A7E">
              <w:t>REST API – Filter Fields</w:t>
            </w:r>
            <w:bookmarkEnd w:id="194"/>
          </w:p>
        </w:tc>
      </w:tr>
    </w:tbl>
    <w:p w14:paraId="759EB4AC" w14:textId="622FDCFA" w:rsidR="00CB72F7" w:rsidRDefault="0000275B" w:rsidP="0000275B">
      <w:pPr>
        <w:pStyle w:val="Beschriftung"/>
        <w:rPr>
          <w:lang w:bidi="he-IL"/>
        </w:rPr>
      </w:pPr>
      <w:bookmarkStart w:id="195" w:name="_Toc40879829"/>
      <w:r>
        <w:t xml:space="preserve">Tabelle </w:t>
      </w:r>
      <w:fldSimple w:instr=" SEQ Tabelle \* ARABIC ">
        <w:r w:rsidR="002B7CD3">
          <w:rPr>
            <w:noProof/>
          </w:rPr>
          <w:t>19</w:t>
        </w:r>
      </w:fldSimple>
      <w:r>
        <w:t xml:space="preserve"> Wordpress Rest </w:t>
      </w:r>
      <w:r w:rsidR="00B22098">
        <w:t>API</w:t>
      </w:r>
      <w:bookmarkEnd w:id="195"/>
    </w:p>
    <w:p w14:paraId="77F19025" w14:textId="397A900C" w:rsidR="00B32108" w:rsidRDefault="00CB72F7" w:rsidP="00DF4EDF">
      <w:pPr>
        <w:rPr>
          <w:lang w:bidi="he-IL"/>
        </w:rPr>
      </w:pPr>
      <w:r>
        <w:rPr>
          <w:lang w:bidi="he-IL"/>
        </w:rPr>
        <w:br w:type="page"/>
      </w:r>
    </w:p>
    <w:p w14:paraId="562A2745" w14:textId="3B3DAAA2" w:rsidR="00B32108" w:rsidRDefault="00B32108" w:rsidP="00B32108">
      <w:pPr>
        <w:pStyle w:val="berschrift2"/>
      </w:pPr>
      <w:r>
        <w:lastRenderedPageBreak/>
        <w:t xml:space="preserve"> </w:t>
      </w:r>
      <w:bookmarkStart w:id="196" w:name="_Toc40879663"/>
      <w:r>
        <w:t>Versuche</w:t>
      </w:r>
      <w:bookmarkEnd w:id="196"/>
    </w:p>
    <w:p w14:paraId="47C7E205" w14:textId="710D0593" w:rsidR="00A36FD2" w:rsidRPr="00A36FD2" w:rsidRDefault="00CD1FF3" w:rsidP="00A36FD2">
      <w:pPr>
        <w:pStyle w:val="berschrift3"/>
        <w:rPr>
          <w:lang w:bidi="he-IL"/>
        </w:rPr>
      </w:pPr>
      <w:bookmarkStart w:id="197" w:name="_Toc40879664"/>
      <w:r>
        <w:rPr>
          <w:lang w:bidi="he-IL"/>
        </w:rPr>
        <w:t xml:space="preserve">1.Versuch </w:t>
      </w:r>
      <w:r w:rsidR="00EB7882">
        <w:rPr>
          <w:lang w:bidi="he-IL"/>
        </w:rPr>
        <w:t>YouTube</w:t>
      </w:r>
      <w:r>
        <w:rPr>
          <w:lang w:bidi="he-IL"/>
        </w:rPr>
        <w:t xml:space="preserve"> Tut</w:t>
      </w:r>
      <w:r w:rsidR="00A36FD2">
        <w:rPr>
          <w:lang w:bidi="he-IL"/>
        </w:rPr>
        <w:t>o</w:t>
      </w:r>
      <w:r>
        <w:rPr>
          <w:lang w:bidi="he-IL"/>
        </w:rPr>
        <w:t>r</w:t>
      </w:r>
      <w:r w:rsidR="00A36FD2">
        <w:rPr>
          <w:lang w:bidi="he-IL"/>
        </w:rPr>
        <w:t>ial</w:t>
      </w:r>
      <w:bookmarkEnd w:id="197"/>
    </w:p>
    <w:p w14:paraId="7852135E" w14:textId="79FBADA4" w:rsidR="0000275B" w:rsidRDefault="00B32108" w:rsidP="0000275B">
      <w:pPr>
        <w:keepNext/>
      </w:pPr>
      <w:r>
        <w:rPr>
          <w:lang w:bidi="he-IL"/>
        </w:rPr>
        <w:t xml:space="preserve">Beim erste </w:t>
      </w:r>
      <w:r w:rsidR="00040D70">
        <w:rPr>
          <w:lang w:bidi="he-IL"/>
        </w:rPr>
        <w:t>Versu</w:t>
      </w:r>
      <w:r w:rsidR="00EB7882">
        <w:rPr>
          <w:lang w:bidi="he-IL"/>
        </w:rPr>
        <w:t>ch probierten wir mit einem YouTube</w:t>
      </w:r>
      <w:r w:rsidR="00040D70">
        <w:rPr>
          <w:lang w:bidi="he-IL"/>
        </w:rPr>
        <w:t xml:space="preserve"> </w:t>
      </w:r>
      <w:hyperlink r:id="rId107" w:history="1">
        <w:r w:rsidR="00040D70" w:rsidRPr="00040D70">
          <w:rPr>
            <w:rStyle w:val="Hyperlink"/>
            <w:lang w:bidi="he-IL"/>
          </w:rPr>
          <w:t>Tu</w:t>
        </w:r>
        <w:r w:rsidRPr="00040D70">
          <w:rPr>
            <w:rStyle w:val="Hyperlink"/>
            <w:lang w:bidi="he-IL"/>
          </w:rPr>
          <w:t>torial</w:t>
        </w:r>
      </w:hyperlink>
      <w:r>
        <w:rPr>
          <w:lang w:bidi="he-IL"/>
        </w:rPr>
        <w:t xml:space="preserve"> über WP Rest API in Android Studio</w:t>
      </w:r>
      <w:r w:rsidR="00040D70">
        <w:rPr>
          <w:lang w:bidi="he-IL"/>
        </w:rPr>
        <w:t>. Das T</w:t>
      </w:r>
      <w:r w:rsidR="00A36FD2">
        <w:rPr>
          <w:lang w:bidi="he-IL"/>
        </w:rPr>
        <w:t>u</w:t>
      </w:r>
      <w:r w:rsidR="00040D70">
        <w:rPr>
          <w:lang w:bidi="he-IL"/>
        </w:rPr>
        <w:t>torial scheiterte nach mehreren Build-Versuchen.</w:t>
      </w:r>
      <w:r w:rsidR="00040D70" w:rsidRPr="00040D70">
        <w:rPr>
          <w:noProof/>
          <w:lang w:eastAsia="de-CH"/>
        </w:rPr>
        <w:t xml:space="preserve"> </w:t>
      </w:r>
      <w:r w:rsidR="00A36FD2">
        <w:rPr>
          <w:noProof/>
          <w:lang w:eastAsia="de-CH"/>
        </w:rPr>
        <w:t>Das Video ging recht lange und vieles konnte nicht erklärt werden im Video. Ich habe viel abgeschrieben und icht viel mitgenommen</w:t>
      </w:r>
      <w:r w:rsidR="00040D70">
        <w:rPr>
          <w:noProof/>
          <w:lang w:eastAsia="de-CH"/>
        </w:rPr>
        <w:drawing>
          <wp:inline distT="0" distB="0" distL="0" distR="0" wp14:anchorId="566A8320" wp14:editId="17D9504B">
            <wp:extent cx="5400040" cy="3759835"/>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email">
                      <a:extLst>
                        <a:ext uri="{28A0092B-C50C-407E-A947-70E740481C1C}">
                          <a14:useLocalDpi xmlns:a14="http://schemas.microsoft.com/office/drawing/2010/main"/>
                        </a:ext>
                      </a:extLst>
                    </a:blip>
                    <a:stretch>
                      <a:fillRect/>
                    </a:stretch>
                  </pic:blipFill>
                  <pic:spPr>
                    <a:xfrm>
                      <a:off x="0" y="0"/>
                      <a:ext cx="5400040" cy="3759835"/>
                    </a:xfrm>
                    <a:prstGeom prst="rect">
                      <a:avLst/>
                    </a:prstGeom>
                  </pic:spPr>
                </pic:pic>
              </a:graphicData>
            </a:graphic>
          </wp:inline>
        </w:drawing>
      </w:r>
    </w:p>
    <w:p w14:paraId="038335F3" w14:textId="7D521B10" w:rsidR="00B32108" w:rsidRDefault="0000275B" w:rsidP="0000275B">
      <w:pPr>
        <w:pStyle w:val="Beschriftung"/>
        <w:rPr>
          <w:noProof/>
          <w:lang w:eastAsia="de-CH"/>
        </w:rPr>
      </w:pPr>
      <w:bookmarkStart w:id="198" w:name="_Toc40879808"/>
      <w:r>
        <w:t xml:space="preserve">Abbildung </w:t>
      </w:r>
      <w:fldSimple w:instr=" SEQ Abbildung \* ARABIC ">
        <w:r w:rsidR="002B7CD3">
          <w:rPr>
            <w:noProof/>
          </w:rPr>
          <w:t>91</w:t>
        </w:r>
      </w:fldSimple>
      <w:r>
        <w:t xml:space="preserve"> Logcat</w:t>
      </w:r>
      <w:bookmarkEnd w:id="198"/>
    </w:p>
    <w:p w14:paraId="3E486CC2" w14:textId="372A0099" w:rsidR="00742596" w:rsidRDefault="00742596">
      <w:pPr>
        <w:rPr>
          <w:lang w:bidi="he-IL"/>
        </w:rPr>
      </w:pPr>
      <w:r>
        <w:rPr>
          <w:lang w:bidi="he-IL"/>
        </w:rPr>
        <w:br w:type="page"/>
      </w:r>
    </w:p>
    <w:p w14:paraId="6165CCAA" w14:textId="1ACFB5BA" w:rsidR="00A36FD2" w:rsidRDefault="00742596" w:rsidP="00742596">
      <w:pPr>
        <w:pStyle w:val="berschrift3"/>
        <w:rPr>
          <w:lang w:bidi="he-IL"/>
        </w:rPr>
      </w:pPr>
      <w:bookmarkStart w:id="199" w:name="_Toc40879665"/>
      <w:r>
        <w:rPr>
          <w:lang w:bidi="he-IL"/>
        </w:rPr>
        <w:lastRenderedPageBreak/>
        <w:t>WebView</w:t>
      </w:r>
      <w:bookmarkEnd w:id="199"/>
    </w:p>
    <w:p w14:paraId="2D7B5C97" w14:textId="5AC8D06D" w:rsidR="00742596" w:rsidRDefault="00742596" w:rsidP="00742596">
      <w:pPr>
        <w:rPr>
          <w:lang w:bidi="he-IL"/>
        </w:rPr>
      </w:pPr>
      <w:r>
        <w:rPr>
          <w:lang w:bidi="he-IL"/>
        </w:rPr>
        <w:t xml:space="preserve">WebView ist der </w:t>
      </w:r>
      <w:r w:rsidR="0041306E">
        <w:rPr>
          <w:lang w:bidi="he-IL"/>
        </w:rPr>
        <w:t>wahrscheinlich</w:t>
      </w:r>
      <w:r>
        <w:rPr>
          <w:lang w:bidi="he-IL"/>
        </w:rPr>
        <w:t xml:space="preserve"> einfachste Variante die aber einen Haken hat. Da die Seite die wir in unsere App haben wollen ein Login benötigt </w:t>
      </w:r>
      <w:r w:rsidR="0041306E">
        <w:rPr>
          <w:lang w:bidi="he-IL"/>
        </w:rPr>
        <w:t>wird</w:t>
      </w:r>
      <w:r>
        <w:rPr>
          <w:lang w:bidi="he-IL"/>
        </w:rPr>
        <w:t xml:space="preserve"> bei einem WebView</w:t>
      </w:r>
      <w:r w:rsidR="0041306E">
        <w:rPr>
          <w:lang w:bidi="he-IL"/>
        </w:rPr>
        <w:t xml:space="preserve"> eine 404-S</w:t>
      </w:r>
      <w:r w:rsidR="001C1A30">
        <w:rPr>
          <w:lang w:bidi="he-IL"/>
        </w:rPr>
        <w:t>eite hervorgerufen.</w:t>
      </w:r>
    </w:p>
    <w:p w14:paraId="1902457E" w14:textId="77777777" w:rsidR="002309A7" w:rsidRDefault="001C1A30" w:rsidP="002309A7">
      <w:pPr>
        <w:keepNext/>
      </w:pPr>
      <w:r>
        <w:rPr>
          <w:noProof/>
          <w:lang w:eastAsia="de-CH"/>
        </w:rPr>
        <w:drawing>
          <wp:inline distT="0" distB="0" distL="0" distR="0" wp14:anchorId="2C543DFD" wp14:editId="67C45D20">
            <wp:extent cx="2193206" cy="4508390"/>
            <wp:effectExtent l="0" t="0" r="0" b="698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00505-085703_My Application.jpg"/>
                    <pic:cNvPicPr/>
                  </pic:nvPicPr>
                  <pic:blipFill>
                    <a:blip r:embed="rId109" cstate="print">
                      <a:extLst>
                        <a:ext uri="{28A0092B-C50C-407E-A947-70E740481C1C}">
                          <a14:useLocalDpi xmlns:a14="http://schemas.microsoft.com/office/drawing/2010/main"/>
                        </a:ext>
                      </a:extLst>
                    </a:blip>
                    <a:stretch>
                      <a:fillRect/>
                    </a:stretch>
                  </pic:blipFill>
                  <pic:spPr>
                    <a:xfrm>
                      <a:off x="0" y="0"/>
                      <a:ext cx="2227512" cy="4578909"/>
                    </a:xfrm>
                    <a:prstGeom prst="rect">
                      <a:avLst/>
                    </a:prstGeom>
                  </pic:spPr>
                </pic:pic>
              </a:graphicData>
            </a:graphic>
          </wp:inline>
        </w:drawing>
      </w:r>
    </w:p>
    <w:p w14:paraId="420A7BB2" w14:textId="53E6E710" w:rsidR="001C1A30" w:rsidRDefault="002309A7" w:rsidP="002309A7">
      <w:pPr>
        <w:pStyle w:val="Beschriftung"/>
        <w:rPr>
          <w:lang w:bidi="he-IL"/>
        </w:rPr>
      </w:pPr>
      <w:bookmarkStart w:id="200" w:name="_Toc40879809"/>
      <w:r>
        <w:t xml:space="preserve">Abbildung </w:t>
      </w:r>
      <w:fldSimple w:instr=" SEQ Abbildung \* ARABIC ">
        <w:r w:rsidR="002B7CD3">
          <w:rPr>
            <w:noProof/>
          </w:rPr>
          <w:t>92</w:t>
        </w:r>
      </w:fldSimple>
      <w:r>
        <w:t xml:space="preserve"> WebView</w:t>
      </w:r>
      <w:bookmarkEnd w:id="200"/>
    </w:p>
    <w:p w14:paraId="6D9CB33A" w14:textId="77777777" w:rsidR="001C1A30" w:rsidRDefault="001C1A30">
      <w:pPr>
        <w:rPr>
          <w:lang w:bidi="he-IL"/>
        </w:rPr>
      </w:pPr>
      <w:r>
        <w:rPr>
          <w:lang w:bidi="he-IL"/>
        </w:rPr>
        <w:br w:type="page"/>
      </w:r>
    </w:p>
    <w:p w14:paraId="3B32BB09" w14:textId="3F2EB6E7" w:rsidR="0041306E" w:rsidRDefault="001C1A30" w:rsidP="00742596">
      <w:pPr>
        <w:pStyle w:val="berschrift3"/>
        <w:rPr>
          <w:lang w:bidi="he-IL"/>
        </w:rPr>
      </w:pPr>
      <w:bookmarkStart w:id="201" w:name="_Toc40879666"/>
      <w:r>
        <w:rPr>
          <w:lang w:bidi="he-IL"/>
        </w:rPr>
        <w:lastRenderedPageBreak/>
        <w:t>3.Versuch Internet Tutorial</w:t>
      </w:r>
      <w:bookmarkEnd w:id="201"/>
    </w:p>
    <w:p w14:paraId="7E2B8D83" w14:textId="76D6042D" w:rsidR="001C1A30" w:rsidRDefault="001C1A30" w:rsidP="001C1A30">
      <w:pPr>
        <w:rPr>
          <w:lang w:bidi="he-IL"/>
        </w:rPr>
      </w:pPr>
      <w:r>
        <w:rPr>
          <w:lang w:bidi="he-IL"/>
        </w:rPr>
        <w:t xml:space="preserve">Als drittes haben wir probiert über ein Internet </w:t>
      </w:r>
      <w:hyperlink r:id="rId110" w:history="1">
        <w:r w:rsidRPr="001C1A30">
          <w:rPr>
            <w:rStyle w:val="Hyperlink"/>
            <w:lang w:bidi="he-IL"/>
          </w:rPr>
          <w:t>Tutorial</w:t>
        </w:r>
      </w:hyperlink>
      <w:r w:rsidR="00F7307E">
        <w:rPr>
          <w:lang w:bidi="he-IL"/>
        </w:rPr>
        <w:t xml:space="preserve"> ausprobiert. Zu Beginn funktionierte alles ganz gut die wurde </w:t>
      </w:r>
      <w:r w:rsidR="001D54D8">
        <w:rPr>
          <w:lang w:bidi="he-IL"/>
        </w:rPr>
        <w:t>gebildet</w:t>
      </w:r>
      <w:r w:rsidR="00F7307E">
        <w:rPr>
          <w:lang w:bidi="he-IL"/>
        </w:rPr>
        <w:t>.</w:t>
      </w:r>
      <w:r w:rsidR="001D54D8">
        <w:rPr>
          <w:lang w:bidi="he-IL"/>
        </w:rPr>
        <w:t xml:space="preserve"> Allerdings stürzte die App immer ab wenn man den Post aufrufen wollte.</w:t>
      </w:r>
    </w:p>
    <w:p w14:paraId="750DA27F" w14:textId="77777777" w:rsidR="002309A7" w:rsidRDefault="001D54D8" w:rsidP="002309A7">
      <w:pPr>
        <w:keepNext/>
      </w:pPr>
      <w:r>
        <w:rPr>
          <w:noProof/>
          <w:lang w:eastAsia="de-CH"/>
        </w:rPr>
        <w:drawing>
          <wp:inline distT="0" distB="0" distL="0" distR="0" wp14:anchorId="707620D2" wp14:editId="53C80AB4">
            <wp:extent cx="2525861" cy="5192202"/>
            <wp:effectExtent l="0" t="0" r="8255"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200505-093841_My Application.jpg"/>
                    <pic:cNvPicPr/>
                  </pic:nvPicPr>
                  <pic:blipFill>
                    <a:blip r:embed="rId111" cstate="print">
                      <a:extLst>
                        <a:ext uri="{28A0092B-C50C-407E-A947-70E740481C1C}">
                          <a14:useLocalDpi xmlns:a14="http://schemas.microsoft.com/office/drawing/2010/main"/>
                        </a:ext>
                      </a:extLst>
                    </a:blip>
                    <a:stretch>
                      <a:fillRect/>
                    </a:stretch>
                  </pic:blipFill>
                  <pic:spPr>
                    <a:xfrm>
                      <a:off x="0" y="0"/>
                      <a:ext cx="2525861" cy="5192202"/>
                    </a:xfrm>
                    <a:prstGeom prst="rect">
                      <a:avLst/>
                    </a:prstGeom>
                  </pic:spPr>
                </pic:pic>
              </a:graphicData>
            </a:graphic>
          </wp:inline>
        </w:drawing>
      </w:r>
    </w:p>
    <w:p w14:paraId="60278609" w14:textId="7C5E894C" w:rsidR="00793D48" w:rsidRDefault="002309A7" w:rsidP="002309A7">
      <w:pPr>
        <w:pStyle w:val="Beschriftung"/>
        <w:rPr>
          <w:lang w:bidi="he-IL"/>
        </w:rPr>
        <w:sectPr w:rsidR="00793D48" w:rsidSect="007A01B6">
          <w:headerReference w:type="default" r:id="rId112"/>
          <w:footerReference w:type="default" r:id="rId113"/>
          <w:headerReference w:type="first" r:id="rId114"/>
          <w:footerReference w:type="first" r:id="rId115"/>
          <w:type w:val="continuous"/>
          <w:pgSz w:w="11906" w:h="16838"/>
          <w:pgMar w:top="1732" w:right="1701" w:bottom="1701" w:left="1701" w:header="907" w:footer="794" w:gutter="0"/>
          <w:cols w:space="708"/>
          <w:titlePg/>
          <w:docGrid w:linePitch="360"/>
        </w:sectPr>
      </w:pPr>
      <w:bookmarkStart w:id="202" w:name="_Toc40879810"/>
      <w:r>
        <w:t xml:space="preserve">Abbildung </w:t>
      </w:r>
      <w:fldSimple w:instr=" SEQ Abbildung \* ARABIC ">
        <w:r w:rsidR="002B7CD3">
          <w:rPr>
            <w:noProof/>
          </w:rPr>
          <w:t>93</w:t>
        </w:r>
      </w:fldSimple>
      <w:r>
        <w:t xml:space="preserve"> Wordpress in Android Studio</w:t>
      </w:r>
      <w:bookmarkEnd w:id="202"/>
    </w:p>
    <w:p w14:paraId="34041C8C" w14:textId="02A33AF5" w:rsidR="00793D48" w:rsidRDefault="00B11711" w:rsidP="00793D48">
      <w:pPr>
        <w:pStyle w:val="berschrift1"/>
      </w:pPr>
      <w:r>
        <w:lastRenderedPageBreak/>
        <w:t xml:space="preserve"> </w:t>
      </w:r>
      <w:bookmarkStart w:id="203" w:name="_Toc40879667"/>
      <w:r w:rsidR="00793D48">
        <w:t>Zeitplan</w:t>
      </w:r>
      <w:bookmarkEnd w:id="203"/>
    </w:p>
    <w:p w14:paraId="5BE55B93" w14:textId="5632EB1A" w:rsidR="00B114EC" w:rsidRDefault="004F6D5A" w:rsidP="00793D48">
      <w:pPr>
        <w:rPr>
          <w:lang w:bidi="he-IL"/>
        </w:rPr>
      </w:pPr>
      <w:r>
        <w:rPr>
          <w:lang w:bidi="he-IL"/>
        </w:rPr>
        <w:object w:dxaOrig="18311" w:dyaOrig="6678" w14:anchorId="3A65FAA7">
          <v:shape id="_x0000_i1028" type="#_x0000_t75" style="width:715.95pt;height:340.6pt" o:ole="">
            <v:imagedata r:id="rId116" o:title=""/>
          </v:shape>
          <o:OLEObject Type="Embed" ProgID="Excel.Sheet.12" ShapeID="_x0000_i1028" DrawAspect="Content" ObjectID="_1651493343" r:id="rId117"/>
        </w:object>
      </w:r>
    </w:p>
    <w:p w14:paraId="00F8F213" w14:textId="77777777" w:rsidR="00793D48" w:rsidRDefault="00793D48" w:rsidP="00793D48">
      <w:pPr>
        <w:rPr>
          <w:lang w:bidi="he-IL"/>
        </w:rPr>
        <w:sectPr w:rsidR="00793D48" w:rsidSect="00793D48">
          <w:headerReference w:type="first" r:id="rId118"/>
          <w:pgSz w:w="16838" w:h="11906" w:orient="landscape"/>
          <w:pgMar w:top="1701" w:right="2201" w:bottom="1701" w:left="1701" w:header="907" w:footer="794" w:gutter="0"/>
          <w:cols w:space="708"/>
          <w:titlePg/>
          <w:docGrid w:linePitch="360"/>
        </w:sectPr>
      </w:pPr>
    </w:p>
    <w:p w14:paraId="7CEFDA87" w14:textId="77777777" w:rsidR="003B5A26" w:rsidRDefault="003B5A26" w:rsidP="003B5A26">
      <w:pPr>
        <w:pStyle w:val="berschrift1"/>
        <w:spacing w:before="400" w:after="120"/>
        <w:rPr>
          <w:sz w:val="48"/>
        </w:rPr>
      </w:pPr>
      <w:bookmarkStart w:id="204" w:name="_Toc40879668"/>
      <w:r>
        <w:rPr>
          <w:rFonts w:ascii="Montserrat" w:hAnsi="Montserrat"/>
          <w:sz w:val="40"/>
          <w:szCs w:val="40"/>
        </w:rPr>
        <w:lastRenderedPageBreak/>
        <w:t>Arbeitsjournal</w:t>
      </w:r>
      <w:bookmarkEnd w:id="204"/>
    </w:p>
    <w:p w14:paraId="189F7497" w14:textId="77777777" w:rsidR="003B5A26" w:rsidRPr="00B503DB" w:rsidRDefault="003B5A26" w:rsidP="003B5A26">
      <w:pPr>
        <w:pStyle w:val="berschrift3"/>
      </w:pPr>
      <w:bookmarkStart w:id="205" w:name="_Toc40879669"/>
      <w:r w:rsidRPr="00B503DB">
        <w:t>08.01.2019</w:t>
      </w:r>
      <w:bookmarkEnd w:id="205"/>
    </w:p>
    <w:p w14:paraId="38488EF6" w14:textId="77777777" w:rsidR="003B5A26" w:rsidRDefault="003B5A26" w:rsidP="003B5A26"/>
    <w:tbl>
      <w:tblPr>
        <w:tblW w:w="13807" w:type="dxa"/>
        <w:tblCellMar>
          <w:top w:w="15" w:type="dxa"/>
          <w:left w:w="15" w:type="dxa"/>
          <w:bottom w:w="15" w:type="dxa"/>
          <w:right w:w="15" w:type="dxa"/>
        </w:tblCellMar>
        <w:tblLook w:val="04A0" w:firstRow="1" w:lastRow="0" w:firstColumn="1" w:lastColumn="0" w:noHBand="0" w:noVBand="1"/>
      </w:tblPr>
      <w:tblGrid>
        <w:gridCol w:w="1576"/>
        <w:gridCol w:w="4284"/>
        <w:gridCol w:w="2682"/>
        <w:gridCol w:w="2992"/>
        <w:gridCol w:w="2273"/>
      </w:tblGrid>
      <w:tr w:rsidR="003B5A26" w14:paraId="7F4F8730" w14:textId="77777777" w:rsidTr="008C6FEE">
        <w:trPr>
          <w:trHeight w:val="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3F7E"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DB39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9A8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6D08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AB570"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24A8AF1" w14:textId="77777777" w:rsidTr="008C6FEE">
        <w:trPr>
          <w:trHeight w:val="3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2463B" w14:textId="77777777" w:rsidR="003B5A26" w:rsidRDefault="003B5A26" w:rsidP="008C6FEE">
            <w:pPr>
              <w:pStyle w:val="StandardWeb"/>
              <w:spacing w:before="0" w:beforeAutospacing="0" w:after="0" w:afterAutospacing="0"/>
            </w:pPr>
            <w:r>
              <w:rPr>
                <w:rFonts w:ascii="Montserrat" w:hAnsi="Montserrat"/>
                <w:color w:val="000000"/>
                <w:sz w:val="20"/>
                <w:szCs w:val="20"/>
              </w:rPr>
              <w:t>Informieren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D20C5"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Informiert/</w:t>
            </w:r>
          </w:p>
          <w:p w14:paraId="44EF0F84" w14:textId="77777777" w:rsidR="003B5A26" w:rsidRDefault="003B5A26" w:rsidP="008C6FEE">
            <w:pPr>
              <w:pStyle w:val="StandardWeb"/>
              <w:spacing w:before="0" w:beforeAutospacing="0" w:after="0" w:afterAutospacing="0"/>
            </w:pPr>
            <w:r>
              <w:rPr>
                <w:rFonts w:ascii="Montserrat" w:hAnsi="Montserrat"/>
                <w:b/>
                <w:bCs/>
                <w:color w:val="000000"/>
                <w:sz w:val="20"/>
                <w:szCs w:val="20"/>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30EA6" w14:textId="77777777" w:rsidR="003B5A26" w:rsidRDefault="003B5A26" w:rsidP="008C6FEE">
            <w:pPr>
              <w:pStyle w:val="StandardWeb"/>
              <w:spacing w:before="0" w:beforeAutospacing="0" w:after="0" w:afterAutospacing="0"/>
            </w:pPr>
            <w:r>
              <w:rPr>
                <w:rFonts w:ascii="Montserrat" w:hAnsi="Montserrat"/>
                <w:b/>
                <w:bCs/>
                <w:color w:val="000000"/>
                <w:sz w:val="20"/>
                <w:szCs w:val="20"/>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CC0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0D43B" w14:textId="7F7A3813" w:rsidR="003B5A26" w:rsidRDefault="00957582" w:rsidP="008C6FEE">
            <w:pPr>
              <w:pStyle w:val="StandardWeb"/>
              <w:spacing w:before="0" w:beforeAutospacing="0" w:after="0" w:afterAutospacing="0"/>
            </w:pPr>
            <w:hyperlink r:id="rId119" w:history="1">
              <w:r w:rsidR="003B5A26">
                <w:rPr>
                  <w:rStyle w:val="Hyperlink"/>
                  <w:rFonts w:ascii="Montserrat" w:hAnsi="Montserrat"/>
                  <w:b/>
                  <w:bCs/>
                  <w:color w:val="1155CC"/>
                  <w:sz w:val="20"/>
                  <w:szCs w:val="20"/>
                </w:rPr>
                <w:t>google.com</w:t>
              </w:r>
            </w:hyperlink>
          </w:p>
        </w:tc>
      </w:tr>
    </w:tbl>
    <w:p w14:paraId="00C0F92D" w14:textId="77777777" w:rsidR="003B5A26" w:rsidRPr="00B503DB" w:rsidRDefault="003B5A26" w:rsidP="003B5A26">
      <w:pPr>
        <w:pStyle w:val="StandardWeb"/>
        <w:spacing w:before="0" w:beforeAutospacing="0" w:after="0" w:afterAutospacing="0"/>
      </w:pPr>
    </w:p>
    <w:p w14:paraId="0623DA9E" w14:textId="77777777" w:rsidR="003B5A26" w:rsidRDefault="003B5A26" w:rsidP="003B5A26">
      <w:pPr>
        <w:rPr>
          <w:rFonts w:eastAsiaTheme="majorEastAsia" w:cstheme="majorBidi"/>
          <w:b/>
          <w:color w:val="000000" w:themeColor="text1"/>
          <w:szCs w:val="24"/>
        </w:rPr>
      </w:pPr>
    </w:p>
    <w:p w14:paraId="28868A67" w14:textId="77777777" w:rsidR="003B5A26" w:rsidRPr="00B503DB" w:rsidRDefault="003B5A26" w:rsidP="003B5A26">
      <w:pPr>
        <w:pStyle w:val="berschrift3"/>
      </w:pPr>
      <w:r>
        <w:t xml:space="preserve"> </w:t>
      </w:r>
      <w:bookmarkStart w:id="206" w:name="_Toc40879670"/>
      <w:r w:rsidRPr="00B503DB">
        <w:t>13.01.2019</w:t>
      </w:r>
      <w:bookmarkEnd w:id="206"/>
    </w:p>
    <w:p w14:paraId="4C78622C"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540"/>
        <w:gridCol w:w="2964"/>
        <w:gridCol w:w="2154"/>
        <w:gridCol w:w="2337"/>
        <w:gridCol w:w="4963"/>
      </w:tblGrid>
      <w:tr w:rsidR="003B5A26" w14:paraId="528AAFD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0C59"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8E6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81C7"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802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0BE8A"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462282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A0C0" w14:textId="77777777" w:rsidR="003B5A26" w:rsidRDefault="003B5A26" w:rsidP="008C6FEE">
            <w:pPr>
              <w:pStyle w:val="StandardWeb"/>
              <w:spacing w:before="0" w:beforeAutospacing="0" w:after="0" w:afterAutospacing="0"/>
            </w:pPr>
            <w:r>
              <w:rPr>
                <w:rFonts w:ascii="Montserrat" w:hAnsi="Montserrat"/>
                <w:color w:val="000000"/>
                <w:sz w:val="20"/>
                <w:szCs w:val="20"/>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B0D3"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B8F02"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9F90D"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4197A" w14:textId="77777777" w:rsidR="003B5A26" w:rsidRDefault="003B5A26" w:rsidP="008C6FEE"/>
        </w:tc>
      </w:tr>
      <w:tr w:rsidR="003B5A26" w14:paraId="12557C3B"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C0B6E" w14:textId="77777777" w:rsidR="003B5A26" w:rsidRDefault="003B5A26" w:rsidP="008C6FEE">
            <w:pPr>
              <w:pStyle w:val="StandardWeb"/>
              <w:spacing w:before="0" w:beforeAutospacing="0" w:after="0" w:afterAutospacing="0"/>
            </w:pPr>
            <w:r>
              <w:rPr>
                <w:rFonts w:ascii="Montserrat" w:hAnsi="Montserrat"/>
                <w:color w:val="000000"/>
                <w:sz w:val="20"/>
                <w:szCs w:val="20"/>
              </w:rPr>
              <w:t>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F66EF" w14:textId="77777777" w:rsidR="003B5A26" w:rsidRDefault="003B5A26" w:rsidP="008C6FEE">
            <w:pPr>
              <w:pStyle w:val="StandardWeb"/>
              <w:spacing w:before="0" w:beforeAutospacing="0" w:after="0" w:afterAutospacing="0"/>
            </w:pPr>
            <w:r>
              <w:rPr>
                <w:rFonts w:ascii="Montserrat" w:hAnsi="Montserrat"/>
                <w:b/>
                <w:bCs/>
                <w:color w:val="000000"/>
                <w:sz w:val="20"/>
                <w:szCs w:val="20"/>
              </w:rPr>
              <w:t>Tutorials über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AED8"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 kennengelernt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C945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DCBF" w14:textId="0EC63D19" w:rsidR="003B5A26" w:rsidRDefault="00957582" w:rsidP="008C6FEE">
            <w:pPr>
              <w:pStyle w:val="StandardWeb"/>
              <w:spacing w:before="0" w:beforeAutospacing="0" w:after="0" w:afterAutospacing="0"/>
            </w:pPr>
            <w:hyperlink r:id="rId120" w:history="1">
              <w:r w:rsidR="003B5A26">
                <w:rPr>
                  <w:rStyle w:val="Hyperlink"/>
                  <w:rFonts w:ascii="Montserrat" w:hAnsi="Montserrat"/>
                  <w:b/>
                  <w:bCs/>
                  <w:color w:val="1155CC"/>
                  <w:sz w:val="20"/>
                  <w:szCs w:val="20"/>
                </w:rPr>
                <w:t>https://www.w3schools.com/JAVA/default.asp</w:t>
              </w:r>
            </w:hyperlink>
          </w:p>
        </w:tc>
      </w:tr>
    </w:tbl>
    <w:p w14:paraId="748BAC09" w14:textId="77777777" w:rsidR="003B5A26" w:rsidRDefault="003B5A26" w:rsidP="003B5A26">
      <w:pPr>
        <w:spacing w:before="100" w:beforeAutospacing="1" w:after="100" w:afterAutospacing="1" w:line="240" w:lineRule="auto"/>
        <w:textAlignment w:val="baseline"/>
        <w:rPr>
          <w:rFonts w:ascii="Montserrat" w:hAnsi="Montserrat"/>
          <w:color w:val="000000"/>
          <w:sz w:val="20"/>
          <w:szCs w:val="20"/>
        </w:rPr>
      </w:pPr>
    </w:p>
    <w:p w14:paraId="2D53D5D9" w14:textId="77777777" w:rsidR="003B5A26" w:rsidRDefault="003B5A26" w:rsidP="003B5A26">
      <w:pPr>
        <w:rPr>
          <w:rFonts w:eastAsiaTheme="majorEastAsia" w:cstheme="majorBidi"/>
          <w:b/>
          <w:color w:val="000000" w:themeColor="text1"/>
          <w:szCs w:val="24"/>
        </w:rPr>
      </w:pPr>
      <w:r>
        <w:br w:type="page"/>
      </w:r>
    </w:p>
    <w:p w14:paraId="043FB3FC" w14:textId="77777777" w:rsidR="003B5A26" w:rsidRPr="00B503DB" w:rsidRDefault="003B5A26" w:rsidP="003B5A26">
      <w:pPr>
        <w:pStyle w:val="berschrift3"/>
      </w:pPr>
      <w:bookmarkStart w:id="207" w:name="_Toc40879671"/>
      <w:r w:rsidRPr="00B503DB">
        <w:lastRenderedPageBreak/>
        <w:t>27.01.2020</w:t>
      </w:r>
      <w:bookmarkEnd w:id="207"/>
    </w:p>
    <w:p w14:paraId="1AE88F55"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458"/>
        <w:gridCol w:w="3219"/>
        <w:gridCol w:w="2061"/>
        <w:gridCol w:w="3084"/>
        <w:gridCol w:w="4136"/>
      </w:tblGrid>
      <w:tr w:rsidR="003B5A26" w14:paraId="03C39A9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F7FFA"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7A54"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AC08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9F1D5"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F67F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rsidRPr="00957582" w14:paraId="5B521E0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4702" w14:textId="77777777" w:rsidR="003B5A26" w:rsidRDefault="003B5A26" w:rsidP="008C6FEE">
            <w:pPr>
              <w:pStyle w:val="StandardWeb"/>
              <w:spacing w:before="0" w:beforeAutospacing="0" w:after="0" w:afterAutospacing="0"/>
            </w:pPr>
            <w:r>
              <w:rPr>
                <w:rFonts w:ascii="Montserrat" w:hAnsi="Montserrat"/>
                <w:color w:val="000000"/>
                <w:sz w:val="20"/>
                <w:szCs w:val="20"/>
              </w:rPr>
              <w:t>Login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DB62"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3FA0"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EC2A" w14:textId="77777777" w:rsidR="003B5A26" w:rsidRDefault="003B5A26" w:rsidP="008C6FEE">
            <w:pPr>
              <w:pStyle w:val="StandardWeb"/>
              <w:spacing w:before="0" w:beforeAutospacing="0" w:after="0" w:afterAutospacing="0"/>
            </w:pPr>
            <w:r>
              <w:rPr>
                <w:rFonts w:ascii="Montserrat" w:hAnsi="Montserrat"/>
                <w:b/>
                <w:bCs/>
                <w:color w:val="000000"/>
                <w:sz w:val="20"/>
                <w:szCs w:val="20"/>
              </w:rPr>
              <w:t>Fragment Verlinkung ging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D7A8" w14:textId="1BAE14F6" w:rsidR="003B5A26" w:rsidRPr="009D78C3" w:rsidRDefault="003B5A26" w:rsidP="008C6FEE">
            <w:pPr>
              <w:pStyle w:val="StandardWeb"/>
              <w:spacing w:before="0" w:beforeAutospacing="0" w:after="0" w:afterAutospacing="0"/>
              <w:rPr>
                <w:lang w:val="en-GB"/>
              </w:rPr>
            </w:pPr>
            <w:r w:rsidRPr="009D78C3">
              <w:rPr>
                <w:rFonts w:ascii="Montserrat" w:hAnsi="Montserrat"/>
                <w:b/>
                <w:bCs/>
                <w:color w:val="000000"/>
                <w:sz w:val="20"/>
                <w:szCs w:val="20"/>
                <w:lang w:val="en-GB"/>
              </w:rPr>
              <w:t xml:space="preserve">stackoverflow, android studio help, </w:t>
            </w:r>
            <w:r w:rsidR="00EB7882">
              <w:rPr>
                <w:rFonts w:ascii="Montserrat" w:hAnsi="Montserrat"/>
                <w:b/>
                <w:bCs/>
                <w:color w:val="000000"/>
                <w:sz w:val="20"/>
                <w:szCs w:val="20"/>
                <w:lang w:val="en-GB"/>
              </w:rPr>
              <w:t>YouTube</w:t>
            </w:r>
          </w:p>
        </w:tc>
      </w:tr>
    </w:tbl>
    <w:p w14:paraId="7857A047" w14:textId="77777777" w:rsidR="003B5A26" w:rsidRPr="00B503DB" w:rsidRDefault="003B5A26" w:rsidP="003B5A26">
      <w:pPr>
        <w:pStyle w:val="berschrift3"/>
      </w:pPr>
      <w:bookmarkStart w:id="208" w:name="_Toc40879672"/>
      <w:r w:rsidRPr="00B503DB">
        <w:t>28.01.2020</w:t>
      </w:r>
      <w:bookmarkEnd w:id="208"/>
    </w:p>
    <w:p w14:paraId="54ACAF8A"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151"/>
        <w:gridCol w:w="3947"/>
        <w:gridCol w:w="2125"/>
        <w:gridCol w:w="4956"/>
        <w:gridCol w:w="1779"/>
      </w:tblGrid>
      <w:tr w:rsidR="003B5A26" w14:paraId="1BF70218"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22C3"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D86A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4942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9F5F"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2B50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36E3C08" w14:textId="77777777" w:rsidTr="008C6FEE">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80990" w14:textId="77777777" w:rsidR="003B5A26" w:rsidRDefault="003B5A26" w:rsidP="008C6FEE">
            <w:pPr>
              <w:pStyle w:val="StandardWeb"/>
              <w:spacing w:before="0" w:beforeAutospacing="0" w:after="0" w:afterAutospacing="0"/>
            </w:pPr>
            <w:r>
              <w:rPr>
                <w:rFonts w:ascii="Montserrat" w:hAnsi="Montserrat"/>
                <w:color w:val="000000"/>
                <w:sz w:val="20"/>
                <w:szCs w:val="20"/>
              </w:rPr>
              <w:t>Startseite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3D805"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Startseite fertig designed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2F148" w14:textId="77777777" w:rsidR="003B5A26" w:rsidRDefault="003B5A26" w:rsidP="008C6FEE">
            <w:pPr>
              <w:pStyle w:val="StandardWeb"/>
              <w:spacing w:before="0" w:beforeAutospacing="0" w:after="0" w:afterAutospacing="0"/>
            </w:pPr>
            <w:r>
              <w:rPr>
                <w:rFonts w:ascii="Montserrat" w:hAnsi="Montserrat"/>
                <w:b/>
                <w:bCs/>
                <w:color w:val="000000"/>
                <w:sz w:val="20"/>
                <w:szCs w:val="20"/>
              </w:rPr>
              <w:t>Layout einer Seite auf 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639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C12A" w14:textId="088F3FA3"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r w:rsidR="003B5A26" w14:paraId="78BDBFE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1B53C" w14:textId="77777777" w:rsidR="003B5A26" w:rsidRDefault="003B5A26" w:rsidP="008C6FEE">
            <w:pPr>
              <w:pStyle w:val="StandardWeb"/>
              <w:spacing w:before="0" w:beforeAutospacing="0" w:after="0" w:afterAutospacing="0"/>
            </w:pPr>
            <w:r>
              <w:rPr>
                <w:rFonts w:ascii="Montserrat" w:hAnsi="Montserrat"/>
                <w:color w:val="000000"/>
                <w:sz w:val="20"/>
                <w:szCs w:val="20"/>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665B" w14:textId="77777777" w:rsidR="003B5A26" w:rsidRDefault="003B5A26" w:rsidP="008C6FEE">
            <w:pPr>
              <w:pStyle w:val="StandardWeb"/>
              <w:spacing w:before="0" w:beforeAutospacing="0" w:after="0" w:afterAutospacing="0"/>
            </w:pPr>
            <w:r>
              <w:rPr>
                <w:rFonts w:ascii="Montserrat" w:hAnsi="Montserrat"/>
                <w:b/>
                <w:bCs/>
                <w:color w:val="000000"/>
                <w:sz w:val="20"/>
                <w:szCs w:val="20"/>
              </w:rPr>
              <w:t>Button+Seite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ADA9" w14:textId="77777777" w:rsidR="003B5A26" w:rsidRDefault="003B5A26" w:rsidP="008C6FEE">
            <w:pPr>
              <w:pStyle w:val="StandardWeb"/>
              <w:spacing w:before="0" w:beforeAutospacing="0" w:after="0" w:afterAutospacing="0"/>
            </w:pPr>
            <w:r>
              <w:rPr>
                <w:rFonts w:ascii="Montserrat" w:hAnsi="Montserrat"/>
                <w:b/>
                <w:bCs/>
                <w:color w:val="000000"/>
                <w:sz w:val="20"/>
                <w:szCs w:val="20"/>
              </w:rPr>
              <w:t>Gelernt wie man Activitys verlinkt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C2F3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C56E1" w14:textId="77876484"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r w:rsidR="003B5A26" w14:paraId="0350510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6D78" w14:textId="77777777" w:rsidR="003B5A26" w:rsidRDefault="003B5A26" w:rsidP="008C6FEE">
            <w:pPr>
              <w:pStyle w:val="StandardWeb"/>
              <w:spacing w:before="0" w:beforeAutospacing="0" w:after="0" w:afterAutospacing="0"/>
            </w:pPr>
            <w:r>
              <w:rPr>
                <w:rFonts w:ascii="Montserrat" w:hAnsi="Montserrat"/>
                <w:color w:val="000000"/>
                <w:sz w:val="20"/>
                <w:szCs w:val="20"/>
              </w:rPr>
              <w:t>Kalender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C5902" w14:textId="77777777" w:rsidR="003B5A26" w:rsidRDefault="003B5A26" w:rsidP="008C6FEE">
            <w:pPr>
              <w:pStyle w:val="StandardWeb"/>
              <w:spacing w:before="0" w:beforeAutospacing="0" w:after="0" w:afterAutospacing="0"/>
            </w:pPr>
            <w:r>
              <w:rPr>
                <w:rFonts w:ascii="Montserrat" w:hAnsi="Montserrat"/>
                <w:b/>
                <w:bCs/>
                <w:color w:val="000000"/>
                <w:sz w:val="20"/>
                <w:szCs w:val="20"/>
              </w:rPr>
              <w:t>Der Kalender des Basislehrjahrs wurde zur entsprechenden Seite hinzugefügt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F4EFC" w14:textId="77777777" w:rsidR="003B5A26" w:rsidRDefault="003B5A26" w:rsidP="008C6FEE">
            <w:pPr>
              <w:pStyle w:val="StandardWeb"/>
              <w:spacing w:before="0" w:beforeAutospacing="0" w:after="0" w:afterAutospacing="0"/>
            </w:pPr>
            <w:r>
              <w:rPr>
                <w:rFonts w:ascii="Montserrat" w:hAnsi="Montserrat"/>
                <w:b/>
                <w:bCs/>
                <w:color w:val="000000"/>
                <w:sz w:val="20"/>
                <w:szCs w:val="20"/>
              </w:rPr>
              <w:t>Gelernt wie man WebView benutzt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5E84C" w14:textId="77777777" w:rsidR="003B5A26" w:rsidRDefault="003B5A26" w:rsidP="008C6FEE">
            <w:pPr>
              <w:pStyle w:val="StandardWeb"/>
              <w:spacing w:before="0" w:beforeAutospacing="0" w:after="0" w:afterAutospacing="0"/>
            </w:pPr>
            <w:r>
              <w:rPr>
                <w:rFonts w:ascii="Montserrat" w:hAnsi="Montserrat"/>
                <w:b/>
                <w:bCs/>
                <w:color w:val="000000"/>
                <w:sz w:val="20"/>
                <w:szCs w:val="20"/>
              </w:rPr>
              <w:t>Der Kalender wird nicht ganz zur entsprechenden Grösse verändert. (Media Queries funktioniert nicht ganz)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D8D3E"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tc>
      </w:tr>
    </w:tbl>
    <w:p w14:paraId="3B403FCC" w14:textId="77777777" w:rsidR="003B5A26" w:rsidRDefault="003B5A26" w:rsidP="003B5A26"/>
    <w:p w14:paraId="2ADC43F0" w14:textId="77777777" w:rsidR="003B5A26" w:rsidRDefault="003B5A26" w:rsidP="003B5A26">
      <w:pPr>
        <w:rPr>
          <w:rFonts w:eastAsiaTheme="majorEastAsia" w:cstheme="majorBidi"/>
          <w:b/>
          <w:color w:val="000000" w:themeColor="text1"/>
          <w:szCs w:val="24"/>
        </w:rPr>
      </w:pPr>
      <w:r>
        <w:br w:type="page"/>
      </w:r>
    </w:p>
    <w:p w14:paraId="5F271BF6" w14:textId="77777777" w:rsidR="003B5A26" w:rsidRPr="00B503DB" w:rsidRDefault="003B5A26" w:rsidP="003B5A26">
      <w:pPr>
        <w:pStyle w:val="berschrift3"/>
      </w:pPr>
      <w:bookmarkStart w:id="209" w:name="_Toc40879673"/>
      <w:r w:rsidRPr="00B503DB">
        <w:lastRenderedPageBreak/>
        <w:t>29.01.2020</w:t>
      </w:r>
      <w:bookmarkEnd w:id="209"/>
    </w:p>
    <w:p w14:paraId="7A689B08"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987"/>
        <w:gridCol w:w="4193"/>
        <w:gridCol w:w="2626"/>
        <w:gridCol w:w="2928"/>
        <w:gridCol w:w="2224"/>
      </w:tblGrid>
      <w:tr w:rsidR="003B5A26" w14:paraId="2B24DE5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08CFA"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D0B1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F5B0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3138D"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1C810"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E5B448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5360" w14:textId="77777777" w:rsidR="003B5A26" w:rsidRDefault="003B5A26" w:rsidP="008C6FEE">
            <w:pPr>
              <w:pStyle w:val="StandardWeb"/>
              <w:spacing w:before="0" w:beforeAutospacing="0" w:after="0" w:afterAutospacing="0"/>
            </w:pPr>
            <w:r>
              <w:rPr>
                <w:rFonts w:ascii="Montserrat" w:hAnsi="Montserrat"/>
                <w:color w:val="000000"/>
                <w:sz w:val="20"/>
                <w:szCs w:val="20"/>
              </w:rPr>
              <w:t>Dokumentieren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26F8E" w14:textId="77777777" w:rsidR="003B5A26" w:rsidRDefault="003B5A26" w:rsidP="008C6FEE">
            <w:r>
              <w:t>Dokumentation erweitert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60B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4D4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EA636" w14:textId="77777777" w:rsidR="003B5A26" w:rsidRDefault="003B5A26" w:rsidP="008C6FEE">
            <w:pPr>
              <w:pStyle w:val="StandardWeb"/>
              <w:spacing w:before="0" w:beforeAutospacing="0" w:after="0" w:afterAutospacing="0"/>
            </w:pPr>
            <w:r>
              <w:rPr>
                <w:rFonts w:ascii="Montserrat" w:hAnsi="Montserrat"/>
                <w:b/>
                <w:bCs/>
                <w:color w:val="000000"/>
                <w:sz w:val="20"/>
                <w:szCs w:val="20"/>
              </w:rPr>
              <w:t>Word/Internet</w:t>
            </w:r>
          </w:p>
        </w:tc>
      </w:tr>
    </w:tbl>
    <w:p w14:paraId="7E61B461" w14:textId="77777777" w:rsidR="003B5A26" w:rsidRDefault="003B5A26" w:rsidP="003B5A26">
      <w:pPr>
        <w:rPr>
          <w:rFonts w:eastAsiaTheme="majorEastAsia" w:cstheme="majorBidi"/>
          <w:b/>
          <w:color w:val="000000" w:themeColor="text1"/>
          <w:szCs w:val="24"/>
        </w:rPr>
      </w:pPr>
    </w:p>
    <w:p w14:paraId="0551E14E" w14:textId="77777777" w:rsidR="003B5A26" w:rsidRPr="00B503DB" w:rsidRDefault="003B5A26" w:rsidP="003B5A26">
      <w:pPr>
        <w:pStyle w:val="berschrift3"/>
      </w:pPr>
      <w:bookmarkStart w:id="210" w:name="_Toc40879674"/>
      <w:r w:rsidRPr="00B503DB">
        <w:t>30.01.2020</w:t>
      </w:r>
      <w:bookmarkEnd w:id="210"/>
    </w:p>
    <w:p w14:paraId="313D2EC0"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993"/>
        <w:gridCol w:w="3736"/>
        <w:gridCol w:w="2465"/>
        <w:gridCol w:w="4113"/>
        <w:gridCol w:w="1651"/>
      </w:tblGrid>
      <w:tr w:rsidR="003B5A26" w14:paraId="5E97D94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7452F"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5CFD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3A561"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C4325"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8B22B"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7A4ED4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7B22B" w14:textId="77777777" w:rsidR="003B5A26" w:rsidRDefault="003B5A26" w:rsidP="008C6FEE">
            <w:pPr>
              <w:pStyle w:val="StandardWeb"/>
              <w:spacing w:before="0" w:beforeAutospacing="0" w:after="0" w:afterAutospacing="0"/>
            </w:pPr>
            <w:r>
              <w:rPr>
                <w:rFonts w:ascii="Montserrat" w:hAnsi="Montserrat"/>
                <w:color w:val="000000"/>
                <w:sz w:val="20"/>
                <w:szCs w:val="20"/>
              </w:rPr>
              <w:t>Datenbank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ADDA2"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für App erstellt mit Tutorial gearbeitet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56AAA" w14:textId="77777777" w:rsidR="003B5A26" w:rsidRDefault="003B5A26" w:rsidP="008C6FEE">
            <w:pPr>
              <w:pStyle w:val="StandardWeb"/>
              <w:spacing w:before="0" w:beforeAutospacing="0" w:after="0" w:afterAutospacing="0"/>
            </w:pPr>
            <w:r>
              <w:rPr>
                <w:rFonts w:ascii="Montserrat" w:hAnsi="Montserrat"/>
                <w:b/>
                <w:bCs/>
                <w:color w:val="000000"/>
                <w:sz w:val="20"/>
                <w:szCs w:val="20"/>
              </w:rPr>
              <w:t>Funktionen einer Datenbank.</w:t>
            </w:r>
          </w:p>
          <w:p w14:paraId="3BA9F24C" w14:textId="6E0B0DBE" w:rsidR="003B5A26" w:rsidRDefault="003B5A26" w:rsidP="008C6FEE">
            <w:pPr>
              <w:pStyle w:val="StandardWeb"/>
              <w:spacing w:before="0" w:beforeAutospacing="0" w:after="0" w:afterAutospacing="0"/>
            </w:pPr>
            <w:r>
              <w:rPr>
                <w:rFonts w:ascii="Montserrat" w:hAnsi="Montserrat"/>
                <w:b/>
                <w:bCs/>
                <w:color w:val="000000"/>
                <w:sz w:val="20"/>
                <w:szCs w:val="20"/>
              </w:rPr>
              <w:t> </w:t>
            </w:r>
            <w:r w:rsidR="00211287">
              <w:rPr>
                <w:rFonts w:ascii="Montserrat" w:hAnsi="Montserrat"/>
                <w:b/>
                <w:bCs/>
                <w:color w:val="000000"/>
                <w:sz w:val="20"/>
                <w:szCs w:val="20"/>
              </w:rPr>
              <w:t>PHP</w:t>
            </w:r>
            <w:r>
              <w:rPr>
                <w:rFonts w:ascii="Montserrat" w:hAnsi="Montserrat"/>
                <w:b/>
                <w:bCs/>
                <w:color w:val="000000"/>
                <w:sz w:val="20"/>
                <w:szCs w:val="20"/>
              </w:rPr>
              <w:t xml:space="preserve"> Kenntnisse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10EBA" w14:textId="63A4C9EA" w:rsidR="003B5A26" w:rsidRDefault="003B5A26" w:rsidP="008C6FEE">
            <w:pPr>
              <w:pStyle w:val="StandardWeb"/>
              <w:spacing w:before="0" w:beforeAutospacing="0" w:after="0" w:afterAutospacing="0"/>
            </w:pPr>
            <w:r>
              <w:rPr>
                <w:rFonts w:ascii="Montserrat" w:hAnsi="Montserrat"/>
                <w:b/>
                <w:bCs/>
                <w:color w:val="000000"/>
                <w:sz w:val="20"/>
                <w:szCs w:val="20"/>
              </w:rPr>
              <w:t xml:space="preserve">Browser zeigt nicht an was ich im </w:t>
            </w:r>
            <w:r w:rsidR="00211287">
              <w:rPr>
                <w:rFonts w:ascii="Montserrat" w:hAnsi="Montserrat"/>
                <w:b/>
                <w:bCs/>
                <w:color w:val="000000"/>
                <w:sz w:val="20"/>
                <w:szCs w:val="20"/>
              </w:rPr>
              <w:t>PHP</w:t>
            </w:r>
            <w:r>
              <w:rPr>
                <w:rFonts w:ascii="Montserrat" w:hAnsi="Montserrat"/>
                <w:b/>
                <w:bCs/>
                <w:color w:val="000000"/>
                <w:sz w:val="20"/>
                <w:szCs w:val="20"/>
              </w:rPr>
              <w:t xml:space="preserve"> programmiere.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A320" w14:textId="3CE706A0"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r w:rsidR="003B5A26" w14:paraId="10AA9EBF" w14:textId="77777777" w:rsidTr="008C6FEE">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E8CEF" w14:textId="77777777" w:rsidR="003B5A26" w:rsidRDefault="003B5A26" w:rsidP="008C6FEE">
            <w:pPr>
              <w:pStyle w:val="StandardWeb"/>
              <w:spacing w:before="0" w:beforeAutospacing="0" w:after="0" w:afterAutospacing="0"/>
            </w:pPr>
            <w:r>
              <w:rPr>
                <w:rFonts w:ascii="Montserrat" w:hAnsi="Montserrat"/>
                <w:color w:val="000000"/>
                <w:sz w:val="20"/>
                <w:szCs w:val="20"/>
              </w:rPr>
              <w:t>Startseite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1A11D" w14:textId="77777777" w:rsidR="003B5A26" w:rsidRDefault="003B5A26" w:rsidP="008C6FEE">
            <w:pPr>
              <w:pStyle w:val="StandardWeb"/>
              <w:spacing w:before="0" w:beforeAutospacing="0" w:after="0" w:afterAutospacing="0"/>
            </w:pPr>
            <w:r>
              <w:rPr>
                <w:rFonts w:ascii="Montserrat" w:hAnsi="Montserrat"/>
                <w:b/>
                <w:bCs/>
                <w:color w:val="000000"/>
                <w:sz w:val="20"/>
                <w:szCs w:val="20"/>
              </w:rPr>
              <w:t>Responsive gemacht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ABC7" w14:textId="77777777" w:rsidR="003B5A26" w:rsidRDefault="003B5A26" w:rsidP="008C6FEE">
            <w:pPr>
              <w:pStyle w:val="StandardWeb"/>
              <w:spacing w:before="0" w:beforeAutospacing="0" w:after="0" w:afterAutospacing="0"/>
            </w:pPr>
            <w:r>
              <w:rPr>
                <w:rFonts w:ascii="Montserrat" w:hAnsi="Montserrat"/>
                <w:b/>
                <w:bCs/>
                <w:color w:val="000000"/>
                <w:sz w:val="20"/>
                <w:szCs w:val="20"/>
              </w:rPr>
              <w:t>Constraint 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CDC1" w14:textId="77777777" w:rsidR="003B5A26" w:rsidRDefault="003B5A26" w:rsidP="008C6FEE">
            <w:pPr>
              <w:pStyle w:val="StandardWeb"/>
              <w:spacing w:before="0" w:beforeAutospacing="0" w:after="0" w:afterAutospacing="0"/>
            </w:pPr>
            <w:r>
              <w:rPr>
                <w:rFonts w:ascii="Montserrat" w:hAnsi="Montserrat"/>
                <w:b/>
                <w:bCs/>
                <w:color w:val="000000"/>
                <w:sz w:val="20"/>
                <w:szCs w:val="20"/>
              </w:rPr>
              <w:t>Fehlerhafte Darstellungen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2447F" w14:textId="77777777" w:rsidR="003B5A26" w:rsidRDefault="003B5A26" w:rsidP="008C6FEE"/>
        </w:tc>
      </w:tr>
      <w:tr w:rsidR="003B5A26" w14:paraId="504D402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8BA5C" w14:textId="77777777" w:rsidR="003B5A26" w:rsidRDefault="003B5A26" w:rsidP="008C6FEE">
            <w:pPr>
              <w:pStyle w:val="StandardWeb"/>
              <w:spacing w:before="0" w:beforeAutospacing="0" w:after="0" w:afterAutospacing="0"/>
            </w:pPr>
            <w:r>
              <w:rPr>
                <w:rFonts w:ascii="Montserrat" w:hAnsi="Montserrat"/>
                <w:color w:val="000000"/>
                <w:sz w:val="20"/>
                <w:szCs w:val="20"/>
              </w:rPr>
              <w:t>Registrieren bei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4560" w14:textId="1BD60E17" w:rsidR="003B5A26" w:rsidRDefault="003D49D1" w:rsidP="008C6FEE">
            <w:pPr>
              <w:pStyle w:val="StandardWeb"/>
              <w:spacing w:before="0" w:beforeAutospacing="0" w:after="0" w:afterAutospacing="0"/>
            </w:pPr>
            <w:r>
              <w:rPr>
                <w:rFonts w:ascii="Montserrat" w:hAnsi="Montserrat"/>
                <w:b/>
                <w:bCs/>
                <w:color w:val="000000"/>
                <w:sz w:val="20"/>
                <w:szCs w:val="20"/>
              </w:rPr>
              <w:t>XML</w:t>
            </w:r>
            <w:r w:rsidR="003B5A26">
              <w:rPr>
                <w:rFonts w:ascii="Montserrat" w:hAnsi="Montserrat"/>
                <w:b/>
                <w:bCs/>
                <w:color w:val="000000"/>
                <w:sz w:val="20"/>
                <w:szCs w:val="20"/>
              </w:rPr>
              <w:t xml:space="preserv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C215B"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883B7" w14:textId="77777777" w:rsidR="003B5A26" w:rsidRDefault="003B5A26" w:rsidP="008C6FEE">
            <w:pPr>
              <w:pStyle w:val="StandardWeb"/>
              <w:spacing w:before="0" w:beforeAutospacing="0" w:after="0" w:afterAutospacing="0"/>
            </w:pPr>
            <w:r>
              <w:rPr>
                <w:rFonts w:ascii="Montserrat" w:hAnsi="Montserrat"/>
                <w:b/>
                <w:bCs/>
                <w:color w:val="000000"/>
                <w:sz w:val="20"/>
                <w:szCs w:val="20"/>
              </w:rPr>
              <w:t>Im Java-code machte Android Studio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1CD48" w14:textId="485A620D"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bl>
    <w:p w14:paraId="3EA257A8" w14:textId="77777777" w:rsidR="003B5A26" w:rsidRDefault="003B5A26" w:rsidP="003B5A26">
      <w:pPr>
        <w:rPr>
          <w:rFonts w:eastAsiaTheme="majorEastAsia" w:cstheme="majorBidi"/>
          <w:b/>
          <w:color w:val="000000" w:themeColor="text1"/>
          <w:szCs w:val="24"/>
        </w:rPr>
      </w:pPr>
      <w:r>
        <w:br w:type="page"/>
      </w:r>
    </w:p>
    <w:p w14:paraId="750992CF" w14:textId="77777777" w:rsidR="003B5A26" w:rsidRPr="00B503DB" w:rsidRDefault="003B5A26" w:rsidP="003B5A26">
      <w:pPr>
        <w:pStyle w:val="berschrift3"/>
      </w:pPr>
      <w:bookmarkStart w:id="211" w:name="_Toc40879675"/>
      <w:r w:rsidRPr="00B503DB">
        <w:lastRenderedPageBreak/>
        <w:t>10.02.2020</w:t>
      </w:r>
      <w:bookmarkEnd w:id="211"/>
    </w:p>
    <w:p w14:paraId="0B51F3AE"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76"/>
        <w:gridCol w:w="5233"/>
        <w:gridCol w:w="2079"/>
        <w:gridCol w:w="3360"/>
        <w:gridCol w:w="1510"/>
      </w:tblGrid>
      <w:tr w:rsidR="003B5A26" w14:paraId="5A8C2CF3" w14:textId="77777777" w:rsidTr="008C6FEE">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E2403"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8411"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7F7A"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5C8A"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DF38"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386A60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55CAA" w14:textId="77777777" w:rsidR="003B5A26" w:rsidRDefault="003B5A26" w:rsidP="008C6FEE">
            <w:pPr>
              <w:pStyle w:val="StandardWeb"/>
              <w:spacing w:before="0" w:beforeAutospacing="0" w:after="0" w:afterAutospacing="0"/>
            </w:pPr>
            <w:r>
              <w:rPr>
                <w:rFonts w:ascii="Montserrat" w:hAnsi="Montserrat"/>
                <w:color w:val="000000"/>
                <w:sz w:val="20"/>
                <w:szCs w:val="20"/>
              </w:rPr>
              <w:t>Datenbank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0BF4C" w14:textId="77777777" w:rsidR="003B5A26" w:rsidRDefault="003B5A26" w:rsidP="008C6FEE">
            <w:pPr>
              <w:pStyle w:val="StandardWeb"/>
              <w:spacing w:before="0" w:beforeAutospacing="0" w:after="0" w:afterAutospacing="0"/>
            </w:pPr>
            <w:r>
              <w:rPr>
                <w:rFonts w:ascii="Montserrat" w:hAnsi="Montserrat"/>
                <w:b/>
                <w:bCs/>
                <w:color w:val="000000"/>
                <w:sz w:val="20"/>
                <w:szCs w:val="20"/>
              </w:rPr>
              <w:t>Bei Registrierung wird Datenbankeintrag erstellt jedoch funktioniert das Anmelden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A2C6" w14:textId="3F80242F" w:rsidR="003B5A26" w:rsidRDefault="00211287" w:rsidP="008C6FEE">
            <w:pPr>
              <w:pStyle w:val="StandardWeb"/>
              <w:spacing w:before="0" w:beforeAutospacing="0" w:after="0" w:afterAutospacing="0"/>
            </w:pPr>
            <w:r>
              <w:rPr>
                <w:rFonts w:ascii="Montserrat" w:hAnsi="Montserrat"/>
                <w:b/>
                <w:bCs/>
                <w:color w:val="000000"/>
                <w:sz w:val="20"/>
                <w:szCs w:val="20"/>
              </w:rPr>
              <w:t>PHP</w:t>
            </w:r>
            <w:r w:rsidR="00B22098">
              <w:rPr>
                <w:rFonts w:ascii="Montserrat" w:hAnsi="Montserrat"/>
                <w:b/>
                <w:bCs/>
                <w:color w:val="000000"/>
                <w:sz w:val="20"/>
                <w:szCs w:val="20"/>
              </w:rPr>
              <w:t xml:space="preserve"> und MySQL</w:t>
            </w:r>
            <w:r w:rsidR="003B5A26">
              <w:rPr>
                <w:rFonts w:ascii="Montserrat" w:hAnsi="Montserrat"/>
                <w:b/>
                <w:bCs/>
                <w:color w:val="000000"/>
                <w:sz w:val="20"/>
                <w:szCs w:val="20"/>
              </w:rPr>
              <w:t xml:space="preserve"> Kenntnisse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C4971" w14:textId="77777777" w:rsidR="003B5A26" w:rsidRDefault="003B5A26" w:rsidP="008C6FEE">
            <w:pPr>
              <w:pStyle w:val="StandardWeb"/>
              <w:spacing w:before="0" w:beforeAutospacing="0" w:after="0" w:afterAutospacing="0"/>
            </w:pPr>
            <w:r>
              <w:rPr>
                <w:rFonts w:ascii="Montserrat" w:hAnsi="Montserrat"/>
                <w:b/>
                <w:bCs/>
                <w:color w:val="000000"/>
                <w:sz w:val="20"/>
                <w:szCs w:val="20"/>
              </w:rPr>
              <w:t>Anmelden funktioniert noch nicht.</w:t>
            </w:r>
          </w:p>
          <w:p w14:paraId="122A40C8" w14:textId="77777777" w:rsidR="003B5A26" w:rsidRDefault="003B5A26" w:rsidP="008C6FEE">
            <w:pPr>
              <w:pStyle w:val="StandardWeb"/>
              <w:spacing w:before="0" w:beforeAutospacing="0" w:after="0" w:afterAutospacing="0"/>
            </w:pPr>
            <w:r>
              <w:rPr>
                <w:rFonts w:ascii="Montserrat" w:hAnsi="Montserrat"/>
                <w:b/>
                <w:bCs/>
                <w:color w:val="000000"/>
                <w:sz w:val="20"/>
                <w:szCs w:val="20"/>
              </w:rPr>
              <w:t>Ämtli-Checkliste kann noch nicht aufgerufen werden.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3EC21" w14:textId="77777777" w:rsidR="003B5A26" w:rsidRDefault="003B5A26" w:rsidP="008C6FEE">
            <w:pPr>
              <w:pStyle w:val="StandardWeb"/>
              <w:spacing w:before="0" w:beforeAutospacing="0" w:after="0" w:afterAutospacing="0"/>
            </w:pPr>
            <w:r>
              <w:rPr>
                <w:rFonts w:ascii="Montserrat" w:hAnsi="Montserrat"/>
                <w:b/>
                <w:bCs/>
                <w:color w:val="000000"/>
                <w:sz w:val="20"/>
                <w:szCs w:val="20"/>
              </w:rPr>
              <w:t>YT Internet</w:t>
            </w:r>
          </w:p>
        </w:tc>
      </w:tr>
    </w:tbl>
    <w:p w14:paraId="5F9C0DB8" w14:textId="77777777" w:rsidR="003B5A26" w:rsidRDefault="003B5A26" w:rsidP="003B5A26">
      <w:pPr>
        <w:pStyle w:val="berschrift3"/>
      </w:pPr>
      <w:bookmarkStart w:id="212" w:name="_Toc40879676"/>
      <w:r w:rsidRPr="00B503DB">
        <w:t>26.02.2020</w:t>
      </w:r>
      <w:bookmarkEnd w:id="212"/>
    </w:p>
    <w:p w14:paraId="00C72802"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3426"/>
        <w:gridCol w:w="2838"/>
        <w:gridCol w:w="2019"/>
        <w:gridCol w:w="2250"/>
        <w:gridCol w:w="3425"/>
      </w:tblGrid>
      <w:tr w:rsidR="003B5A26" w14:paraId="793A6A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983C"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28E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C71D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3C1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62946"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50898F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EC55A" w14:textId="77777777" w:rsidR="003B5A26" w:rsidRDefault="003B5A26" w:rsidP="008C6FEE">
            <w:pPr>
              <w:pStyle w:val="StandardWeb"/>
              <w:spacing w:before="0" w:beforeAutospacing="0" w:after="0" w:afterAutospacing="0"/>
            </w:pPr>
            <w:r>
              <w:rPr>
                <w:rFonts w:ascii="Montserrat" w:hAnsi="Montserrat"/>
                <w:color w:val="000000"/>
                <w:sz w:val="20"/>
                <w:szCs w:val="20"/>
              </w:rPr>
              <w:t>Mit Codecademy den Java Kurs begonnen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5F2A0"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w:t>
            </w:r>
          </w:p>
          <w:p w14:paraId="6529B14D" w14:textId="77777777" w:rsidR="003B5A26" w:rsidRDefault="003B5A26" w:rsidP="008C6FEE">
            <w:pPr>
              <w:pStyle w:val="StandardWeb"/>
              <w:spacing w:before="0" w:beforeAutospacing="0" w:after="0" w:afterAutospacing="0"/>
            </w:pPr>
            <w:r>
              <w:rPr>
                <w:rFonts w:ascii="Montserrat" w:hAnsi="Montserrat"/>
                <w:b/>
                <w:bCs/>
                <w:color w:val="000000"/>
                <w:sz w:val="20"/>
                <w:szCs w:val="20"/>
              </w:rPr>
              <w:t>(ging den ganzen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B44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Erste Einblicke in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2749"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F728" w14:textId="662295DC" w:rsidR="003B5A26" w:rsidRDefault="00957582" w:rsidP="008C6FEE">
            <w:pPr>
              <w:pStyle w:val="StandardWeb"/>
              <w:spacing w:before="0" w:beforeAutospacing="0" w:after="0" w:afterAutospacing="0"/>
            </w:pPr>
            <w:hyperlink r:id="rId121" w:history="1">
              <w:r w:rsidR="003B5A26">
                <w:rPr>
                  <w:rStyle w:val="Hyperlink"/>
                  <w:rFonts w:ascii="Montserrat" w:hAnsi="Montserrat"/>
                  <w:b/>
                  <w:bCs/>
                  <w:color w:val="1155CC"/>
                  <w:sz w:val="20"/>
                  <w:szCs w:val="20"/>
                </w:rPr>
                <w:t>https://www.codecademy.com/</w:t>
              </w:r>
            </w:hyperlink>
          </w:p>
        </w:tc>
      </w:tr>
    </w:tbl>
    <w:p w14:paraId="35E20B7C" w14:textId="77777777" w:rsidR="003B5A26" w:rsidRDefault="003B5A26" w:rsidP="003B5A26">
      <w:pPr>
        <w:rPr>
          <w:rFonts w:eastAsiaTheme="majorEastAsia" w:cstheme="majorBidi"/>
          <w:b/>
          <w:color w:val="000000" w:themeColor="text1"/>
          <w:szCs w:val="24"/>
        </w:rPr>
      </w:pPr>
      <w:r>
        <w:br w:type="page"/>
      </w:r>
    </w:p>
    <w:p w14:paraId="3BDF6B44" w14:textId="77777777" w:rsidR="003B5A26" w:rsidRPr="00B503DB" w:rsidRDefault="003B5A26" w:rsidP="003B5A26">
      <w:pPr>
        <w:pStyle w:val="berschrift3"/>
      </w:pPr>
      <w:bookmarkStart w:id="213" w:name="_Toc40879677"/>
      <w:r w:rsidRPr="00B503DB">
        <w:lastRenderedPageBreak/>
        <w:t>02.03.2020</w:t>
      </w:r>
      <w:bookmarkEnd w:id="213"/>
    </w:p>
    <w:p w14:paraId="0522D3AB"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265"/>
        <w:gridCol w:w="3109"/>
        <w:gridCol w:w="2801"/>
        <w:gridCol w:w="2358"/>
        <w:gridCol w:w="3425"/>
      </w:tblGrid>
      <w:tr w:rsidR="003B5A26" w14:paraId="3F8B799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EF0EF"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DC1F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E81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63E6E"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5EE1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DFEFF0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46727"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62014"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w:t>
            </w:r>
          </w:p>
          <w:p w14:paraId="2EF98219" w14:textId="77777777" w:rsidR="003B5A26" w:rsidRDefault="003B5A26" w:rsidP="008C6FEE">
            <w:pPr>
              <w:pStyle w:val="StandardWeb"/>
              <w:spacing w:before="0" w:beforeAutospacing="0" w:after="0" w:afterAutospacing="0"/>
            </w:pPr>
            <w:r>
              <w:rPr>
                <w:rFonts w:ascii="Montserrat" w:hAnsi="Montserrat"/>
                <w:b/>
                <w:bCs/>
                <w:color w:val="000000"/>
                <w:sz w:val="20"/>
                <w:szCs w:val="20"/>
              </w:rPr>
              <w:t>(ging den ganzen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0C2F6" w14:textId="77777777" w:rsidR="003B5A26" w:rsidRPr="00071449" w:rsidRDefault="003B5A26" w:rsidP="008C6FEE">
            <w:pPr>
              <w:pStyle w:val="StandardWeb"/>
              <w:spacing w:before="0" w:beforeAutospacing="0" w:after="0" w:afterAutospacing="0"/>
              <w:rPr>
                <w:lang w:val="fr-CH"/>
              </w:rPr>
            </w:pPr>
            <w:r w:rsidRPr="00071449">
              <w:rPr>
                <w:rFonts w:ascii="Montserrat" w:hAnsi="Montserrat"/>
                <w:b/>
                <w:bCs/>
                <w:color w:val="000000"/>
                <w:sz w:val="20"/>
                <w:szCs w:val="20"/>
                <w:lang w:val="fr-CH"/>
              </w:rPr>
              <w:t>System Print out, variables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34F3"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04976" w14:textId="57DC1873" w:rsidR="003B5A26" w:rsidRDefault="00957582" w:rsidP="008C6FEE">
            <w:pPr>
              <w:pStyle w:val="StandardWeb"/>
              <w:spacing w:before="0" w:beforeAutospacing="0" w:after="0" w:afterAutospacing="0"/>
            </w:pPr>
            <w:hyperlink r:id="rId122" w:history="1">
              <w:r w:rsidR="003B5A26">
                <w:rPr>
                  <w:rStyle w:val="Hyperlink"/>
                  <w:rFonts w:ascii="Montserrat" w:hAnsi="Montserrat"/>
                  <w:b/>
                  <w:bCs/>
                  <w:color w:val="1155CC"/>
                  <w:sz w:val="20"/>
                  <w:szCs w:val="20"/>
                </w:rPr>
                <w:t>https://www.codecademy.com/</w:t>
              </w:r>
            </w:hyperlink>
          </w:p>
        </w:tc>
      </w:tr>
    </w:tbl>
    <w:p w14:paraId="2A8A43C6" w14:textId="77777777" w:rsidR="003B5A26" w:rsidRDefault="003B5A26" w:rsidP="003B5A26">
      <w:pPr>
        <w:pStyle w:val="berschrift3"/>
        <w:ind w:left="851" w:hanging="851"/>
      </w:pPr>
      <w:bookmarkStart w:id="214" w:name="_Toc40879678"/>
      <w:r>
        <w:t>03.03.2020</w:t>
      </w:r>
      <w:bookmarkEnd w:id="214"/>
    </w:p>
    <w:p w14:paraId="1556DE6C"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897"/>
        <w:gridCol w:w="2491"/>
        <w:gridCol w:w="2734"/>
        <w:gridCol w:w="3411"/>
        <w:gridCol w:w="3425"/>
      </w:tblGrid>
      <w:tr w:rsidR="003B5A26" w14:paraId="16D02AE2"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F8065"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D6E2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757E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50A7"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C354"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4466E1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9F0E0"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93DF" w14:textId="77777777" w:rsidR="003B5A26" w:rsidRDefault="003B5A26" w:rsidP="008C6FEE">
            <w:pPr>
              <w:pStyle w:val="StandardWeb"/>
              <w:spacing w:before="0" w:beforeAutospacing="0" w:after="0" w:afterAutospacing="0"/>
            </w:pPr>
            <w:r>
              <w:rPr>
                <w:rFonts w:ascii="Montserrat" w:hAnsi="Montserrat"/>
                <w:b/>
                <w:bCs/>
                <w:color w:val="000000"/>
                <w:sz w:val="20"/>
                <w:szCs w:val="20"/>
              </w:rPr>
              <w:t>30% Abeeraam</w:t>
            </w:r>
          </w:p>
          <w:p w14:paraId="2EB7AB54" w14:textId="77777777" w:rsidR="003B5A26" w:rsidRDefault="003B5A26" w:rsidP="008C6FEE">
            <w:pPr>
              <w:pStyle w:val="StandardWeb"/>
              <w:spacing w:before="0" w:beforeAutospacing="0" w:after="0" w:afterAutospacing="0"/>
            </w:pPr>
            <w:r>
              <w:rPr>
                <w:rFonts w:ascii="Montserrat" w:hAnsi="Montserrat"/>
                <w:b/>
                <w:bCs/>
                <w:color w:val="000000"/>
                <w:sz w:val="20"/>
                <w:szCs w:val="20"/>
              </w:rPr>
              <w:t>30% 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47CC5" w14:textId="77777777" w:rsidR="003B5A26" w:rsidRDefault="003B5A26" w:rsidP="008C6FEE">
            <w:pPr>
              <w:pStyle w:val="StandardWeb"/>
              <w:spacing w:before="0" w:beforeAutospacing="0" w:after="0" w:afterAutospacing="0"/>
            </w:pPr>
            <w:r>
              <w:rPr>
                <w:rFonts w:ascii="Montserrat" w:hAnsi="Montserrat"/>
                <w:b/>
                <w:bCs/>
                <w:color w:val="000000"/>
                <w:sz w:val="20"/>
                <w:szCs w:val="20"/>
              </w:rPr>
              <w:t>Classes,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387C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B571" w14:textId="31A2D376" w:rsidR="003B5A26" w:rsidRDefault="00957582" w:rsidP="008C6FEE">
            <w:pPr>
              <w:pStyle w:val="StandardWeb"/>
              <w:spacing w:before="0" w:beforeAutospacing="0" w:after="0" w:afterAutospacing="0"/>
            </w:pPr>
            <w:hyperlink r:id="rId123" w:history="1">
              <w:r w:rsidR="003B5A26">
                <w:rPr>
                  <w:rStyle w:val="Hyperlink"/>
                  <w:rFonts w:ascii="Montserrat" w:hAnsi="Montserrat"/>
                  <w:b/>
                  <w:bCs/>
                  <w:color w:val="1155CC"/>
                  <w:sz w:val="20"/>
                  <w:szCs w:val="20"/>
                </w:rPr>
                <w:t>https://www.codecademy.com/</w:t>
              </w:r>
            </w:hyperlink>
          </w:p>
        </w:tc>
      </w:tr>
      <w:tr w:rsidR="003B5A26" w14:paraId="2B21463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A517B" w14:textId="77777777" w:rsidR="003B5A26" w:rsidRDefault="003B5A26" w:rsidP="008C6FEE">
            <w:pPr>
              <w:pStyle w:val="StandardWeb"/>
              <w:spacing w:before="0" w:beforeAutospacing="0" w:after="0" w:afterAutospacing="0"/>
            </w:pPr>
            <w:r>
              <w:rPr>
                <w:rFonts w:ascii="Montserrat" w:hAnsi="Montserrat"/>
                <w:color w:val="000000"/>
                <w:sz w:val="20"/>
                <w:szCs w:val="20"/>
              </w:rPr>
              <w:t>Checkliste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4AF75" w14:textId="77777777" w:rsidR="003B5A26" w:rsidRDefault="003B5A26" w:rsidP="008C6FEE">
            <w:pPr>
              <w:pStyle w:val="StandardWeb"/>
              <w:spacing w:before="0" w:beforeAutospacing="0" w:after="0" w:afterAutospacing="0"/>
            </w:pPr>
            <w:r>
              <w:rPr>
                <w:rFonts w:ascii="Montserrat" w:hAnsi="Montserrat"/>
                <w:b/>
                <w:bCs/>
                <w:color w:val="000000"/>
                <w:sz w:val="20"/>
                <w:szCs w:val="20"/>
              </w:rPr>
              <w:t>Checkliste funktionsfähig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D1D4" w14:textId="77777777" w:rsidR="003B5A26" w:rsidRDefault="003B5A26" w:rsidP="008C6FEE">
            <w:pPr>
              <w:pStyle w:val="StandardWeb"/>
              <w:spacing w:before="0" w:beforeAutospacing="0" w:after="0" w:afterAutospacing="0"/>
            </w:pPr>
            <w:r>
              <w:rPr>
                <w:rFonts w:ascii="Montserrat" w:hAnsi="Montserrat"/>
                <w:b/>
                <w:bCs/>
                <w:color w:val="000000"/>
                <w:sz w:val="20"/>
                <w:szCs w:val="20"/>
              </w:rPr>
              <w:t>Fragment ordnungsgemäss erstellen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7FF1"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werden nicht gespeichert (z.B nach Neustart von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16C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368F3EA3" w14:textId="77777777" w:rsidR="003B5A26" w:rsidRDefault="003B5A26" w:rsidP="003B5A26">
      <w:pPr>
        <w:pStyle w:val="berschrift3"/>
      </w:pPr>
      <w:r>
        <w:br w:type="page"/>
      </w:r>
      <w:bookmarkStart w:id="215" w:name="_Toc40879679"/>
      <w:r w:rsidRPr="00B503DB">
        <w:lastRenderedPageBreak/>
        <w:t>04.03.2020</w:t>
      </w:r>
      <w:bookmarkEnd w:id="215"/>
    </w:p>
    <w:p w14:paraId="3062D5D2"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635"/>
        <w:gridCol w:w="3933"/>
        <w:gridCol w:w="2557"/>
        <w:gridCol w:w="2747"/>
        <w:gridCol w:w="2086"/>
      </w:tblGrid>
      <w:tr w:rsidR="003B5A26" w14:paraId="0B1CAA94"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B4A0"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481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8D49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0C760"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D86E4"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3CE15A44"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8A9C2"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567F1" w14:textId="77777777" w:rsidR="003B5A26" w:rsidRDefault="003B5A26" w:rsidP="008C6FEE">
            <w:pPr>
              <w:pStyle w:val="StandardWeb"/>
              <w:spacing w:before="0" w:beforeAutospacing="0" w:after="0" w:afterAutospacing="0"/>
            </w:pPr>
            <w:r>
              <w:rPr>
                <w:rFonts w:ascii="Montserrat" w:hAnsi="Montserrat"/>
                <w:b/>
                <w:bCs/>
                <w:color w:val="000000"/>
                <w:sz w:val="20"/>
                <w:szCs w:val="20"/>
              </w:rPr>
              <w:t>50% Abeeraam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17B0A" w14:textId="77777777" w:rsidR="003B5A26" w:rsidRDefault="003B5A26" w:rsidP="008C6FEE">
            <w:pPr>
              <w:pStyle w:val="StandardWeb"/>
              <w:spacing w:before="0" w:beforeAutospacing="0" w:after="0" w:afterAutospacing="0"/>
            </w:pPr>
            <w:r>
              <w:rPr>
                <w:rFonts w:ascii="Montserrat" w:hAnsi="Montserrat"/>
                <w:b/>
                <w:bCs/>
                <w:color w:val="000000"/>
                <w:sz w:val="20"/>
                <w:szCs w:val="20"/>
              </w:rPr>
              <w:t>Conditional operators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A1D7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8B76C"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53CC87E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0A6BD" w14:textId="77777777" w:rsidR="003B5A26" w:rsidRDefault="003B5A26" w:rsidP="008C6FEE">
            <w:pPr>
              <w:pStyle w:val="StandardWeb"/>
              <w:spacing w:before="0" w:beforeAutospacing="0" w:after="0" w:afterAutospacing="0"/>
            </w:pPr>
            <w:r>
              <w:rPr>
                <w:rFonts w:ascii="Montserrat" w:hAnsi="Montserrat"/>
                <w:color w:val="000000"/>
                <w:sz w:val="20"/>
                <w:szCs w:val="20"/>
              </w:rPr>
              <w:t>Dokumentieren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7CE"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D6D4"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F574F"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558CE" w14:textId="77777777" w:rsidR="003B5A26" w:rsidRDefault="003B5A26" w:rsidP="008C6FEE"/>
        </w:tc>
      </w:tr>
    </w:tbl>
    <w:p w14:paraId="6886F4DF" w14:textId="77777777" w:rsidR="003B5A26" w:rsidRPr="00B503DB" w:rsidRDefault="003B5A26" w:rsidP="003B5A26">
      <w:pPr>
        <w:pStyle w:val="berschrift3"/>
      </w:pPr>
      <w:bookmarkStart w:id="216" w:name="_Toc40879680"/>
      <w:r w:rsidRPr="00B503DB">
        <w:t>09.03.2020</w:t>
      </w:r>
      <w:bookmarkEnd w:id="216"/>
    </w:p>
    <w:p w14:paraId="1C6CF930"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652"/>
        <w:gridCol w:w="3960"/>
        <w:gridCol w:w="2480"/>
        <w:gridCol w:w="2765"/>
        <w:gridCol w:w="2101"/>
      </w:tblGrid>
      <w:tr w:rsidR="003B5A26" w14:paraId="4D243AD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68AD"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7E3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640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8544"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6583E"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6C0CE4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2D8FA"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9422" w14:textId="77777777" w:rsidR="003B5A26" w:rsidRDefault="003B5A26" w:rsidP="008C6FEE">
            <w:pPr>
              <w:pStyle w:val="StandardWeb"/>
              <w:spacing w:before="0" w:beforeAutospacing="0" w:after="0" w:afterAutospacing="0"/>
            </w:pPr>
            <w:r>
              <w:rPr>
                <w:rFonts w:ascii="Montserrat" w:hAnsi="Montserrat"/>
                <w:b/>
                <w:bCs/>
                <w:color w:val="000000"/>
                <w:sz w:val="20"/>
                <w:szCs w:val="20"/>
              </w:rPr>
              <w:t>92% Abeeraam</w:t>
            </w:r>
          </w:p>
          <w:p w14:paraId="6591C7B9" w14:textId="77777777" w:rsidR="003B5A26" w:rsidRDefault="003B5A26" w:rsidP="008C6FEE">
            <w:pPr>
              <w:pStyle w:val="StandardWeb"/>
              <w:spacing w:before="0" w:beforeAutospacing="0" w:after="0" w:afterAutospacing="0"/>
            </w:pPr>
            <w:r>
              <w:rPr>
                <w:rFonts w:ascii="Montserrat" w:hAnsi="Montserrat"/>
                <w:b/>
                <w:bCs/>
                <w:color w:val="000000"/>
                <w:sz w:val="20"/>
                <w:szCs w:val="20"/>
              </w:rPr>
              <w:t>38% 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0037" w14:textId="77777777" w:rsidR="003B5A26" w:rsidRDefault="003B5A26" w:rsidP="008C6FEE">
            <w:pPr>
              <w:pStyle w:val="StandardWeb"/>
              <w:spacing w:before="0" w:beforeAutospacing="0" w:after="0" w:afterAutospacing="0"/>
            </w:pPr>
            <w:r>
              <w:rPr>
                <w:rFonts w:ascii="Montserrat" w:hAnsi="Montserrat"/>
                <w:b/>
                <w:bCs/>
                <w:color w:val="000000"/>
                <w:sz w:val="20"/>
                <w:szCs w:val="20"/>
              </w:rPr>
              <w:t>loops, 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D090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15E70"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4DB70AC2" w14:textId="77777777" w:rsidR="003B5A26" w:rsidRDefault="003B5A26" w:rsidP="003B5A26">
      <w:pPr>
        <w:rPr>
          <w:rFonts w:eastAsiaTheme="majorEastAsia" w:cstheme="majorBidi"/>
          <w:b/>
          <w:color w:val="000000" w:themeColor="text1"/>
          <w:szCs w:val="24"/>
        </w:rPr>
      </w:pPr>
      <w:r>
        <w:br w:type="page"/>
      </w:r>
    </w:p>
    <w:p w14:paraId="02248375" w14:textId="77777777" w:rsidR="003B5A26" w:rsidRPr="00B503DB" w:rsidRDefault="003B5A26" w:rsidP="003B5A26">
      <w:pPr>
        <w:pStyle w:val="berschrift3"/>
      </w:pPr>
      <w:bookmarkStart w:id="217" w:name="_Toc40879681"/>
      <w:r w:rsidRPr="00B503DB">
        <w:lastRenderedPageBreak/>
        <w:t>25.03.2020</w:t>
      </w:r>
      <w:bookmarkEnd w:id="217"/>
    </w:p>
    <w:p w14:paraId="4DD3BDD9"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842"/>
        <w:gridCol w:w="1713"/>
        <w:gridCol w:w="1398"/>
        <w:gridCol w:w="1628"/>
        <w:gridCol w:w="7377"/>
      </w:tblGrid>
      <w:tr w:rsidR="003B5A26" w14:paraId="5F5C2D7B"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71D5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CF4C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919E"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A48FE"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F1602"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B82BCC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9B0F5"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688B7" w14:textId="77777777" w:rsidR="003B5A26" w:rsidRDefault="003B5A26" w:rsidP="008C6FEE">
            <w:pPr>
              <w:pStyle w:val="StandardWeb"/>
              <w:spacing w:before="0" w:beforeAutospacing="0" w:after="0" w:afterAutospacing="0"/>
            </w:pPr>
            <w:r>
              <w:rPr>
                <w:rFonts w:ascii="Montserrat" w:hAnsi="Montserrat"/>
                <w:b/>
                <w:bCs/>
                <w:color w:val="000000"/>
                <w:sz w:val="20"/>
                <w:szCs w:val="20"/>
              </w:rPr>
              <w:t>Abeeraam/Ian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8290"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89CFD"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651D"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28FF6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E27" w14:textId="77777777" w:rsidR="003B5A26" w:rsidRDefault="003B5A26" w:rsidP="008C6FEE">
            <w:pPr>
              <w:pStyle w:val="StandardWeb"/>
              <w:spacing w:before="0" w:beforeAutospacing="0" w:after="0" w:afterAutospacing="0"/>
            </w:pPr>
            <w:r>
              <w:rPr>
                <w:rFonts w:ascii="Montserrat" w:hAnsi="Montserrat"/>
                <w:color w:val="000000"/>
                <w:sz w:val="20"/>
                <w:szCs w:val="20"/>
              </w:rPr>
              <w:t>Webserver + SQL-Server eingerichtet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FED8F"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eingerichtet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9540D" w14:textId="77777777" w:rsidR="003B5A26" w:rsidRDefault="003B5A26" w:rsidP="008C6FEE">
            <w:pPr>
              <w:pStyle w:val="StandardWeb"/>
              <w:spacing w:before="0" w:beforeAutospacing="0" w:after="0" w:afterAutospacing="0"/>
            </w:pPr>
            <w:r>
              <w:rPr>
                <w:rFonts w:ascii="Montserrat" w:hAnsi="Montserrat"/>
                <w:b/>
                <w:bCs/>
                <w:color w:val="000000"/>
                <w:sz w:val="20"/>
                <w:szCs w:val="20"/>
              </w:rPr>
              <w:t>Webserver + Datenbank erstellen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5882" w14:textId="2049BE4A"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-Code funktioniert noch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2847" w14:textId="4E972DFB" w:rsidR="003B5A26" w:rsidRDefault="00957582" w:rsidP="008C6FEE">
            <w:pPr>
              <w:pStyle w:val="StandardWeb"/>
              <w:spacing w:before="0" w:beforeAutospacing="0" w:after="0" w:afterAutospacing="0"/>
            </w:pPr>
            <w:hyperlink r:id="rId124" w:history="1">
              <w:r w:rsidR="003B5A26">
                <w:rPr>
                  <w:rStyle w:val="Hyperlink"/>
                  <w:rFonts w:ascii="Montserrat" w:hAnsi="Montserrat"/>
                  <w:b/>
                  <w:bCs/>
                  <w:color w:val="1155CC"/>
                  <w:sz w:val="20"/>
                  <w:szCs w:val="20"/>
                </w:rPr>
                <w:t>https://www.</w:t>
              </w:r>
              <w:r w:rsidR="00EB7882">
                <w:rPr>
                  <w:rStyle w:val="Hyperlink"/>
                  <w:rFonts w:ascii="Montserrat" w:hAnsi="Montserrat"/>
                  <w:b/>
                  <w:bCs/>
                  <w:color w:val="1155CC"/>
                  <w:sz w:val="20"/>
                  <w:szCs w:val="20"/>
                </w:rPr>
                <w:t>YouTube</w:t>
              </w:r>
              <w:r w:rsidR="003B5A26">
                <w:rPr>
                  <w:rStyle w:val="Hyperlink"/>
                  <w:rFonts w:ascii="Montserrat" w:hAnsi="Montserrat"/>
                  <w:b/>
                  <w:bCs/>
                  <w:color w:val="1155CC"/>
                  <w:sz w:val="20"/>
                  <w:szCs w:val="20"/>
                </w:rPr>
                <w:t>.com/watch?v=JQXfIidfFMo&amp;list=PLe60o7ed8E-TztoF2K3y4VdDgT6APZ0ka&amp;index=3</w:t>
              </w:r>
            </w:hyperlink>
          </w:p>
        </w:tc>
      </w:tr>
      <w:tr w:rsidR="003B5A26" w14:paraId="01181590" w14:textId="77777777" w:rsidTr="008C6FEE">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3E9"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33160" w14:textId="728B9575" w:rsidR="003B5A26" w:rsidRDefault="002E10FF" w:rsidP="008C6FE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9FE67" w14:textId="07589DAC" w:rsidR="003B5A26" w:rsidRDefault="002E10FF" w:rsidP="008C6FE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76AE" w14:textId="5E4435F2" w:rsidR="003B5A26" w:rsidRDefault="002E10FF" w:rsidP="008C6FE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D311" w14:textId="0AA07AA6" w:rsidR="003B5A26" w:rsidRDefault="002E10FF" w:rsidP="008C6FEE">
            <w:r>
              <w:t>-</w:t>
            </w:r>
          </w:p>
        </w:tc>
      </w:tr>
    </w:tbl>
    <w:p w14:paraId="13FFD563" w14:textId="77777777" w:rsidR="003B5A26" w:rsidRDefault="003B5A26" w:rsidP="003B5A26">
      <w:pPr>
        <w:pStyle w:val="berschrift3"/>
      </w:pPr>
      <w:bookmarkStart w:id="218" w:name="_Toc40879682"/>
      <w:r w:rsidRPr="00B503DB">
        <w:t>31.03.2020</w:t>
      </w:r>
      <w:bookmarkEnd w:id="218"/>
    </w:p>
    <w:p w14:paraId="58A9E08D"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537"/>
        <w:gridCol w:w="3767"/>
        <w:gridCol w:w="3304"/>
        <w:gridCol w:w="2129"/>
        <w:gridCol w:w="2221"/>
      </w:tblGrid>
      <w:tr w:rsidR="003B5A26" w14:paraId="2AE95B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5F4D"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CAF24"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7CB5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0016D"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37702"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07E12A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3415" w14:textId="77777777" w:rsidR="003B5A26" w:rsidRDefault="003B5A26" w:rsidP="008C6FEE">
            <w:pPr>
              <w:pStyle w:val="StandardWeb"/>
              <w:spacing w:before="0" w:beforeAutospacing="0" w:after="0" w:afterAutospacing="0"/>
            </w:pPr>
            <w:r>
              <w:rPr>
                <w:rFonts w:ascii="Montserrat" w:hAnsi="Montserrat"/>
                <w:color w:val="000000"/>
                <w:sz w:val="20"/>
                <w:szCs w:val="20"/>
              </w:rPr>
              <w:t>Lerndokumentation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4DFCC"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 fertig dokumentiert weitere Themen begonnen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A6A9B"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 wiederholt und besser eingeprägt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797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81303"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google.ch</w:t>
            </w:r>
          </w:p>
        </w:tc>
      </w:tr>
      <w:tr w:rsidR="003B5A26" w14:paraId="3D0035E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EBC8F" w14:textId="77777777" w:rsidR="003B5A26" w:rsidRDefault="003B5A26" w:rsidP="008C6FEE">
            <w:pPr>
              <w:pStyle w:val="StandardWeb"/>
              <w:spacing w:before="0" w:beforeAutospacing="0" w:after="0" w:afterAutospacing="0"/>
            </w:pPr>
            <w:r>
              <w:rPr>
                <w:rFonts w:ascii="Montserrat" w:hAnsi="Montserrat"/>
                <w:color w:val="000000"/>
                <w:sz w:val="20"/>
                <w:szCs w:val="20"/>
              </w:rPr>
              <w:t>Login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4614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korrekt eingebunden, Login funktioniert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51539" w14:textId="2A65BF6A" w:rsidR="003B5A26" w:rsidRDefault="00211287" w:rsidP="008C6FEE">
            <w:pPr>
              <w:pStyle w:val="StandardWeb"/>
              <w:spacing w:before="0" w:beforeAutospacing="0" w:after="0" w:afterAutospacing="0"/>
            </w:pPr>
            <w:r>
              <w:rPr>
                <w:rFonts w:ascii="Montserrat" w:hAnsi="Montserrat"/>
                <w:b/>
                <w:bCs/>
                <w:color w:val="000000"/>
                <w:sz w:val="20"/>
                <w:szCs w:val="20"/>
              </w:rPr>
              <w:t>PHP</w:t>
            </w:r>
            <w:r w:rsidR="00B22098">
              <w:rPr>
                <w:rFonts w:ascii="Montserrat" w:hAnsi="Montserrat"/>
                <w:b/>
                <w:bCs/>
                <w:color w:val="000000"/>
                <w:sz w:val="20"/>
                <w:szCs w:val="20"/>
              </w:rPr>
              <w:t>, JSON</w:t>
            </w:r>
            <w:r w:rsidR="003B5A26">
              <w:rPr>
                <w:rFonts w:ascii="Montserrat" w:hAnsi="Montserrat"/>
                <w:b/>
                <w:bCs/>
                <w:color w:val="000000"/>
                <w:sz w:val="20"/>
                <w:szCs w:val="20"/>
              </w:rPr>
              <w:t>,  Datenbank in App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EE2B"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C5E2" w14:textId="77777777" w:rsidR="003B5A26" w:rsidRDefault="003B5A26" w:rsidP="008C6FEE"/>
        </w:tc>
      </w:tr>
      <w:tr w:rsidR="003B5A26" w14:paraId="2EBC508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0F812" w14:textId="77777777" w:rsidR="003B5A26" w:rsidRDefault="003B5A26" w:rsidP="008C6FEE">
            <w:pPr>
              <w:pStyle w:val="StandardWeb"/>
              <w:spacing w:before="0" w:beforeAutospacing="0" w:after="0" w:afterAutospacing="0"/>
            </w:pPr>
            <w:r>
              <w:rPr>
                <w:rFonts w:ascii="Montserrat" w:hAnsi="Montserrat"/>
                <w:color w:val="000000"/>
                <w:sz w:val="20"/>
                <w:szCs w:val="20"/>
              </w:rPr>
              <w:t>Push Benachrichtigungen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9AEDF" w14:textId="77777777" w:rsidR="003B5A26" w:rsidRDefault="003B5A26" w:rsidP="008C6FEE">
            <w:pPr>
              <w:pStyle w:val="StandardWeb"/>
              <w:spacing w:before="0" w:beforeAutospacing="0" w:after="0" w:afterAutospacing="0"/>
            </w:pPr>
            <w:r>
              <w:rPr>
                <w:rFonts w:ascii="Montserrat" w:hAnsi="Montserrat"/>
                <w:b/>
                <w:bCs/>
                <w:color w:val="000000"/>
                <w:sz w:val="20"/>
                <w:szCs w:val="20"/>
              </w:rPr>
              <w:t>Firebase kennengelernt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65CCD" w14:textId="77777777" w:rsidR="003B5A26" w:rsidRDefault="003B5A26" w:rsidP="008C6FEE">
            <w:pPr>
              <w:pStyle w:val="StandardWeb"/>
              <w:spacing w:before="0" w:beforeAutospacing="0" w:after="0" w:afterAutospacing="0"/>
            </w:pPr>
            <w:r>
              <w:rPr>
                <w:rFonts w:ascii="Montserrat" w:hAnsi="Montserrat"/>
                <w:b/>
                <w:bCs/>
                <w:color w:val="000000"/>
                <w:sz w:val="20"/>
                <w:szCs w:val="20"/>
              </w:rPr>
              <w:t>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322B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815E1" w14:textId="60198AFE"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 Google.ch</w:t>
            </w:r>
          </w:p>
        </w:tc>
      </w:tr>
    </w:tbl>
    <w:p w14:paraId="096AF5C9" w14:textId="77777777" w:rsidR="003B5A26" w:rsidRPr="00B503DB" w:rsidRDefault="003B5A26" w:rsidP="003B5A26">
      <w:pPr>
        <w:pStyle w:val="berschrift3"/>
      </w:pPr>
      <w:bookmarkStart w:id="219" w:name="_Toc40879683"/>
      <w:r w:rsidRPr="00B503DB">
        <w:lastRenderedPageBreak/>
        <w:t>06.04.2020</w:t>
      </w:r>
      <w:bookmarkEnd w:id="219"/>
    </w:p>
    <w:p w14:paraId="6763DB36"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390"/>
        <w:gridCol w:w="4600"/>
        <w:gridCol w:w="2795"/>
        <w:gridCol w:w="2485"/>
        <w:gridCol w:w="1688"/>
      </w:tblGrid>
      <w:tr w:rsidR="003B5A26" w14:paraId="7AC3EF5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D937C"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F95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D9F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B96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F119"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5A5BA9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2FE8E" w14:textId="77777777" w:rsidR="003B5A26" w:rsidRDefault="003B5A26" w:rsidP="008C6FEE">
            <w:pPr>
              <w:pStyle w:val="StandardWeb"/>
              <w:spacing w:before="0" w:beforeAutospacing="0" w:after="0" w:afterAutospacing="0"/>
            </w:pPr>
            <w:r>
              <w:rPr>
                <w:rFonts w:ascii="Montserrat" w:hAnsi="Montserrat"/>
                <w:color w:val="000000"/>
                <w:sz w:val="20"/>
                <w:szCs w:val="20"/>
              </w:rPr>
              <w:t>Push Benachrichtigungen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6EEB" w14:textId="77777777" w:rsidR="003B5A26" w:rsidRDefault="003B5A26" w:rsidP="008C6FEE">
            <w:pPr>
              <w:pStyle w:val="StandardWeb"/>
              <w:spacing w:before="0" w:beforeAutospacing="0" w:after="0" w:afterAutospacing="0"/>
            </w:pPr>
            <w:r>
              <w:rPr>
                <w:rFonts w:ascii="Montserrat" w:hAnsi="Montserrat"/>
                <w:b/>
                <w:bCs/>
                <w:color w:val="000000"/>
                <w:sz w:val="20"/>
                <w:szCs w:val="20"/>
              </w:rPr>
              <w:t>Durch einen Knopfdruck erscheint eine Push Nachricht.  Ziel für Nächstes Mal: Push Nachrichten ohne Knopfruck mit Counter in App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80556"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man Push Nachrichten aktiviert und auslöst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9786" w14:textId="77777777" w:rsidR="003B5A26" w:rsidRDefault="003B5A26" w:rsidP="008C6FEE">
            <w:pPr>
              <w:pStyle w:val="StandardWeb"/>
              <w:spacing w:before="0" w:beforeAutospacing="0" w:after="0" w:afterAutospacing="0"/>
            </w:pPr>
            <w:r>
              <w:rPr>
                <w:rFonts w:ascii="Montserrat" w:hAnsi="Montserrat"/>
                <w:b/>
                <w:bCs/>
                <w:color w:val="000000"/>
                <w:sz w:val="20"/>
                <w:szCs w:val="20"/>
              </w:rPr>
              <w:t>Falscher Code, 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EBD01" w14:textId="51D0D3F9"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tc>
      </w:tr>
      <w:tr w:rsidR="003B5A26" w14:paraId="054CF22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E38F" w14:textId="4FEEA0D8" w:rsidR="003B5A26" w:rsidRDefault="00B22098" w:rsidP="008C6FEE">
            <w:pPr>
              <w:pStyle w:val="StandardWeb"/>
              <w:spacing w:before="0" w:beforeAutospacing="0" w:after="0" w:afterAutospacing="0"/>
            </w:pPr>
            <w:r>
              <w:rPr>
                <w:rFonts w:ascii="Montserrat" w:hAnsi="Montserrat"/>
                <w:color w:val="000000"/>
                <w:sz w:val="20"/>
                <w:szCs w:val="20"/>
              </w:rPr>
              <w:t>Checkbox Status speichern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DC157" w14:textId="77777777" w:rsidR="003B5A26" w:rsidRDefault="003B5A26" w:rsidP="008C6FEE">
            <w:pPr>
              <w:pStyle w:val="StandardWeb"/>
              <w:spacing w:before="0" w:beforeAutospacing="0" w:after="0" w:afterAutospacing="0"/>
            </w:pPr>
            <w:r>
              <w:rPr>
                <w:rFonts w:ascii="Montserrat" w:hAnsi="Montserrat"/>
                <w:b/>
                <w:bCs/>
                <w:color w:val="000000"/>
                <w:sz w:val="20"/>
                <w:szCs w:val="20"/>
              </w:rPr>
              <w:t>Checkbox State wird gespeichert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ED8A8"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man SharedPreferences verwendet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BC2" w14:textId="77777777" w:rsidR="003B5A26" w:rsidRDefault="003B5A26" w:rsidP="008C6FEE">
            <w:pPr>
              <w:pStyle w:val="StandardWeb"/>
              <w:spacing w:before="0" w:beforeAutospacing="0" w:after="0" w:afterAutospacing="0"/>
            </w:pPr>
            <w:r>
              <w:rPr>
                <w:rFonts w:ascii="Montserrat" w:hAnsi="Montserrat"/>
                <w:b/>
                <w:bCs/>
                <w:color w:val="000000"/>
                <w:sz w:val="20"/>
                <w:szCs w:val="20"/>
              </w:rPr>
              <w:t>Ganz viele: App stürzte ab, geht nicht in Fragment,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06C71" w14:textId="43614CC2"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tc>
      </w:tr>
    </w:tbl>
    <w:p w14:paraId="73F2D0D4" w14:textId="77777777" w:rsidR="003B5A26" w:rsidRPr="00B503DB" w:rsidRDefault="003B5A26" w:rsidP="003B5A26">
      <w:pPr>
        <w:pStyle w:val="berschrift3"/>
      </w:pPr>
      <w:bookmarkStart w:id="220" w:name="_Toc40879684"/>
      <w:r w:rsidRPr="00B503DB">
        <w:t>07.04.2020</w:t>
      </w:r>
      <w:bookmarkEnd w:id="220"/>
    </w:p>
    <w:p w14:paraId="45424F39"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260"/>
        <w:gridCol w:w="3111"/>
        <w:gridCol w:w="3322"/>
        <w:gridCol w:w="2218"/>
        <w:gridCol w:w="3047"/>
      </w:tblGrid>
      <w:tr w:rsidR="003B5A26" w14:paraId="0C8D114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62170"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D967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1FF5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E6C19"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5E8B4"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7E45C778"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294F" w14:textId="462AF403" w:rsidR="003B5A26" w:rsidRDefault="00B22098" w:rsidP="008C6FEE">
            <w:pPr>
              <w:pStyle w:val="StandardWeb"/>
              <w:spacing w:before="0" w:beforeAutospacing="0" w:after="0" w:afterAutospacing="0"/>
            </w:pPr>
            <w:r>
              <w:rPr>
                <w:rFonts w:ascii="Montserrat" w:hAnsi="Montserrat"/>
                <w:color w:val="000000"/>
                <w:sz w:val="20"/>
                <w:szCs w:val="20"/>
              </w:rPr>
              <w:t>Checkbox Status speichern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979BE" w14:textId="77777777" w:rsidR="003B5A26" w:rsidRDefault="003B5A26" w:rsidP="008C6FEE">
            <w:pPr>
              <w:pStyle w:val="StandardWeb"/>
              <w:spacing w:before="0" w:beforeAutospacing="0" w:after="0" w:afterAutospacing="0"/>
            </w:pPr>
            <w:r>
              <w:rPr>
                <w:rFonts w:ascii="Montserrat" w:hAnsi="Montserrat"/>
                <w:b/>
                <w:bCs/>
                <w:color w:val="000000"/>
                <w:sz w:val="20"/>
                <w:szCs w:val="20"/>
              </w:rPr>
              <w:t>Werte werden nach 12 Stunden gelöscht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30C9"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SharedPreferences funktionieren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C62CA"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BC11"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p w14:paraId="4399CC77" w14:textId="33A447C6" w:rsidR="003B5A26" w:rsidRDefault="003B5A26" w:rsidP="008C6FEE">
            <w:pPr>
              <w:pStyle w:val="StandardWeb"/>
              <w:spacing w:before="0" w:beforeAutospacing="0" w:after="0" w:afterAutospacing="0"/>
            </w:pPr>
            <w:r>
              <w:rPr>
                <w:rFonts w:ascii="Montserrat" w:hAnsi="Montserrat"/>
                <w:b/>
                <w:bCs/>
                <w:color w:val="000000"/>
                <w:sz w:val="20"/>
                <w:szCs w:val="20"/>
              </w:rPr>
              <w:t xml:space="preserve">Android Developer </w:t>
            </w:r>
            <w:r w:rsidR="00B22098">
              <w:rPr>
                <w:rFonts w:ascii="Montserrat" w:hAnsi="Montserrat"/>
                <w:b/>
                <w:bCs/>
                <w:color w:val="000000"/>
                <w:sz w:val="20"/>
                <w:szCs w:val="20"/>
              </w:rPr>
              <w:t>Dokumentation</w:t>
            </w:r>
          </w:p>
        </w:tc>
      </w:tr>
    </w:tbl>
    <w:p w14:paraId="5602496B" w14:textId="77777777" w:rsidR="003B5A26" w:rsidRDefault="003B5A26" w:rsidP="003B5A26">
      <w:pPr>
        <w:pStyle w:val="berschrift3"/>
      </w:pPr>
      <w:bookmarkStart w:id="221" w:name="_Toc40879685"/>
      <w:r w:rsidRPr="00870DAE">
        <w:t>08.04.2020</w:t>
      </w:r>
      <w:bookmarkEnd w:id="221"/>
    </w:p>
    <w:p w14:paraId="30C76D68" w14:textId="77777777" w:rsidR="003B5A26" w:rsidRPr="000A0E0F"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68"/>
        <w:gridCol w:w="3317"/>
        <w:gridCol w:w="4636"/>
        <w:gridCol w:w="2415"/>
        <w:gridCol w:w="1922"/>
      </w:tblGrid>
      <w:tr w:rsidR="003B5A26" w14:paraId="6A9364F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CF8F5"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7C877"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241A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D0434"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748"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7D9DF7A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506DD" w14:textId="77777777" w:rsidR="003B5A26" w:rsidRDefault="003B5A26" w:rsidP="008C6FEE">
            <w:pPr>
              <w:pStyle w:val="StandardWeb"/>
              <w:spacing w:before="0" w:beforeAutospacing="0" w:after="0" w:afterAutospacing="0"/>
            </w:pPr>
            <w:r>
              <w:rPr>
                <w:rFonts w:ascii="Montserrat" w:hAnsi="Montserrat"/>
                <w:color w:val="000000"/>
                <w:sz w:val="20"/>
                <w:szCs w:val="20"/>
              </w:rPr>
              <w:t>Login speichern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5096C" w14:textId="77777777" w:rsidR="003B5A26" w:rsidRDefault="003B5A26" w:rsidP="008C6FEE">
            <w:pPr>
              <w:pStyle w:val="StandardWeb"/>
              <w:spacing w:before="0" w:beforeAutospacing="0" w:after="0" w:afterAutospacing="0"/>
            </w:pPr>
            <w:r>
              <w:rPr>
                <w:rFonts w:ascii="Montserrat" w:hAnsi="Montserrat"/>
                <w:b/>
                <w:bCs/>
                <w:color w:val="000000"/>
                <w:sz w:val="20"/>
                <w:szCs w:val="20"/>
              </w:rPr>
              <w:t>Login Speicherung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77CD4" w14:textId="6AFD0AD8" w:rsidR="003B5A26" w:rsidRDefault="00B22098" w:rsidP="008C6FEE">
            <w:pPr>
              <w:pStyle w:val="StandardWeb"/>
              <w:spacing w:before="0" w:beforeAutospacing="0" w:after="0" w:afterAutospacing="0"/>
            </w:pPr>
            <w:r>
              <w:rPr>
                <w:rFonts w:ascii="Montserrat" w:hAnsi="Montserrat"/>
                <w:b/>
                <w:bCs/>
                <w:color w:val="000000"/>
                <w:sz w:val="20"/>
                <w:szCs w:val="20"/>
              </w:rPr>
              <w:t>SharedPreferences</w:t>
            </w:r>
            <w:r w:rsidR="003B5A26">
              <w:rPr>
                <w:rFonts w:ascii="Montserrat" w:hAnsi="Montserrat"/>
                <w:b/>
                <w:bCs/>
                <w:color w:val="000000"/>
                <w:sz w:val="20"/>
                <w:szCs w:val="20"/>
              </w:rPr>
              <w:t xml:space="preserve"> in anderen Activities aufrufen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CAFF3"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6DC70"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p w14:paraId="2CB38264" w14:textId="77777777" w:rsidR="003B5A26" w:rsidRDefault="003B5A26" w:rsidP="008C6FEE">
            <w:pPr>
              <w:pStyle w:val="StandardWeb"/>
              <w:spacing w:before="0" w:beforeAutospacing="0" w:after="0" w:afterAutospacing="0"/>
            </w:pPr>
          </w:p>
        </w:tc>
      </w:tr>
    </w:tbl>
    <w:p w14:paraId="30331D95" w14:textId="77777777" w:rsidR="003B5A26" w:rsidRDefault="003B5A26" w:rsidP="003B5A26">
      <w:pPr>
        <w:pStyle w:val="berschrift3"/>
      </w:pPr>
      <w:bookmarkStart w:id="222" w:name="_Toc40879686"/>
      <w:r w:rsidRPr="00870DAE">
        <w:lastRenderedPageBreak/>
        <w:t>14.04.2020</w:t>
      </w:r>
      <w:bookmarkEnd w:id="222"/>
    </w:p>
    <w:p w14:paraId="3402BB77"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185"/>
        <w:gridCol w:w="3797"/>
        <w:gridCol w:w="2621"/>
        <w:gridCol w:w="3648"/>
        <w:gridCol w:w="1707"/>
      </w:tblGrid>
      <w:tr w:rsidR="003B5A26" w14:paraId="7C756FB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9201"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41F0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5A9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F14E"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526FC"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BAD7DD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3F23" w14:textId="77777777" w:rsidR="003B5A26" w:rsidRDefault="003B5A26" w:rsidP="008C6FEE">
            <w:pPr>
              <w:pStyle w:val="StandardWeb"/>
              <w:spacing w:before="0" w:beforeAutospacing="0" w:after="0" w:afterAutospacing="0"/>
            </w:pPr>
            <w:r>
              <w:rPr>
                <w:rFonts w:ascii="Montserrat" w:hAnsi="Montserrat"/>
                <w:color w:val="000000"/>
                <w:sz w:val="20"/>
                <w:szCs w:val="20"/>
              </w:rPr>
              <w:t>Neues Icon bei Actionbarmenu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F243" w14:textId="77777777" w:rsidR="003B5A26" w:rsidRDefault="003B5A26" w:rsidP="008C6FEE">
            <w:pPr>
              <w:pStyle w:val="StandardWeb"/>
              <w:spacing w:before="0" w:beforeAutospacing="0" w:after="0" w:afterAutospacing="0"/>
            </w:pPr>
            <w:r>
              <w:rPr>
                <w:rFonts w:ascii="Montserrat" w:hAnsi="Montserrat"/>
                <w:b/>
                <w:bCs/>
                <w:color w:val="000000"/>
                <w:sz w:val="20"/>
                <w:szCs w:val="20"/>
              </w:rPr>
              <w:t>Neues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D84B" w14:textId="64C209EB" w:rsidR="003B5A26" w:rsidRDefault="00B22098" w:rsidP="008C6FEE">
            <w:pPr>
              <w:pStyle w:val="StandardWeb"/>
              <w:spacing w:before="0" w:beforeAutospacing="0" w:after="0" w:afterAutospacing="0"/>
            </w:pPr>
            <w:r>
              <w:rPr>
                <w:rFonts w:ascii="Montserrat" w:hAnsi="Montserrat"/>
                <w:b/>
                <w:bCs/>
                <w:color w:val="000000"/>
                <w:sz w:val="20"/>
                <w:szCs w:val="20"/>
              </w:rPr>
              <w:t>Drawable</w:t>
            </w:r>
            <w:r w:rsidR="003B5A26">
              <w:rPr>
                <w:rFonts w:ascii="Montserrat" w:hAnsi="Montserrat"/>
                <w:b/>
                <w:bCs/>
                <w:color w:val="000000"/>
                <w:sz w:val="20"/>
                <w:szCs w:val="20"/>
              </w:rPr>
              <w:t xml:space="preserve"> in Java aufrufen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69AEC"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23C3B" w14:textId="77777777" w:rsidR="003B5A26" w:rsidRDefault="003B5A26" w:rsidP="008C6FEE"/>
        </w:tc>
      </w:tr>
      <w:tr w:rsidR="003B5A26" w14:paraId="58B30B29" w14:textId="77777777" w:rsidTr="008C6FEE">
        <w:trPr>
          <w:trHeight w:val="1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B711" w14:textId="77777777" w:rsidR="003B5A26" w:rsidRDefault="003B5A26" w:rsidP="008C6FEE">
            <w:pPr>
              <w:pStyle w:val="StandardWeb"/>
              <w:spacing w:before="0" w:beforeAutospacing="0" w:after="0" w:afterAutospacing="0"/>
            </w:pPr>
            <w:r>
              <w:rPr>
                <w:rFonts w:ascii="Montserrat" w:hAnsi="Montserrat"/>
                <w:color w:val="000000"/>
                <w:sz w:val="20"/>
                <w:szCs w:val="20"/>
              </w:rPr>
              <w:t>Reminder programmiert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5E5F6"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Einen Reminder programmiert wo man sagen kann wann man Benachrichtigt werden soll.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3DF96" w14:textId="77777777" w:rsidR="003B5A26" w:rsidRDefault="003B5A26" w:rsidP="008C6FEE">
            <w:pPr>
              <w:pStyle w:val="StandardWeb"/>
              <w:spacing w:before="0" w:beforeAutospacing="0" w:after="0" w:afterAutospacing="0"/>
            </w:pPr>
            <w:r>
              <w:rPr>
                <w:rFonts w:ascii="Montserrat" w:hAnsi="Montserrat"/>
                <w:b/>
                <w:bCs/>
                <w:color w:val="000000"/>
                <w:sz w:val="20"/>
                <w:szCs w:val="20"/>
              </w:rPr>
              <w:t>Nachricht konfigurieren.</w:t>
            </w:r>
          </w:p>
          <w:p w14:paraId="472579CC" w14:textId="77777777" w:rsidR="003B5A26" w:rsidRDefault="003B5A26" w:rsidP="008C6FEE">
            <w:pPr>
              <w:pStyle w:val="StandardWeb"/>
              <w:spacing w:before="0" w:beforeAutospacing="0" w:after="0" w:afterAutospacing="0"/>
            </w:pPr>
            <w:r>
              <w:rPr>
                <w:rFonts w:ascii="Montserrat" w:hAnsi="Montserrat"/>
                <w:b/>
                <w:bCs/>
                <w:color w:val="000000"/>
                <w:sz w:val="20"/>
                <w:szCs w:val="20"/>
              </w:rPr>
              <w:t>An einen Button und einer Uhr Funktionen geben.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E6E24" w14:textId="77777777" w:rsidR="003B5A26" w:rsidRDefault="003B5A26" w:rsidP="008C6FEE">
            <w:pPr>
              <w:pStyle w:val="StandardWeb"/>
              <w:spacing w:before="0" w:beforeAutospacing="0" w:after="0" w:afterAutospacing="0"/>
            </w:pPr>
            <w:r>
              <w:rPr>
                <w:rFonts w:ascii="Montserrat" w:hAnsi="Montserrat"/>
                <w:b/>
                <w:bCs/>
                <w:color w:val="000000"/>
                <w:sz w:val="20"/>
                <w:szCs w:val="20"/>
              </w:rPr>
              <w:t>- Die Benachrichtigung kann nur angezeigt werden, wenn man in der App ist.</w:t>
            </w:r>
          </w:p>
          <w:p w14:paraId="3B940530" w14:textId="77777777" w:rsidR="003B5A26" w:rsidRDefault="003B5A26" w:rsidP="008C6FEE"/>
          <w:p w14:paraId="3897DF6D" w14:textId="77777777" w:rsidR="003B5A26" w:rsidRDefault="003B5A26" w:rsidP="008C6FEE">
            <w:pPr>
              <w:pStyle w:val="StandardWeb"/>
              <w:spacing w:before="0" w:beforeAutospacing="0" w:after="0" w:afterAutospacing="0"/>
            </w:pPr>
            <w:r>
              <w:rPr>
                <w:rFonts w:ascii="Montserrat" w:hAnsi="Montserrat"/>
                <w:b/>
                <w:bCs/>
                <w:color w:val="000000"/>
                <w:sz w:val="20"/>
                <w:szCs w:val="20"/>
              </w:rPr>
              <w:t>-Man kann noch kein Datum auswählen.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31C09"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p w14:paraId="36374B07" w14:textId="77777777" w:rsidR="003B5A26" w:rsidRDefault="003B5A26" w:rsidP="008C6FEE"/>
          <w:p w14:paraId="02462982" w14:textId="211351AA"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tc>
      </w:tr>
      <w:tr w:rsidR="003B5A26" w14:paraId="257AE98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00CE" w14:textId="77777777" w:rsidR="003B5A26" w:rsidRDefault="003B5A26" w:rsidP="008C6FEE">
            <w:pPr>
              <w:pStyle w:val="StandardWeb"/>
              <w:spacing w:before="0" w:beforeAutospacing="0" w:after="0" w:afterAutospacing="0"/>
            </w:pPr>
            <w:r>
              <w:rPr>
                <w:rFonts w:ascii="Montserrat" w:hAnsi="Montserrat"/>
                <w:color w:val="000000"/>
                <w:sz w:val="20"/>
                <w:szCs w:val="20"/>
              </w:rPr>
              <w:t>Remindin10sec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BD8AB" w14:textId="77777777" w:rsidR="003B5A26" w:rsidRDefault="003B5A26" w:rsidP="008C6FEE">
            <w:pPr>
              <w:pStyle w:val="StandardWeb"/>
              <w:spacing w:before="0" w:beforeAutospacing="0" w:after="0" w:afterAutospacing="0"/>
            </w:pPr>
            <w:r>
              <w:rPr>
                <w:rFonts w:ascii="Montserrat" w:hAnsi="Montserrat"/>
                <w:b/>
                <w:bCs/>
                <w:color w:val="000000"/>
                <w:sz w:val="20"/>
                <w:szCs w:val="20"/>
              </w:rPr>
              <w:t>Durch ein Knopfdruck wird eine Nachricht nach 10 Sekunden ausgegeben.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3FF4C"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Einfacher Reminder erstellen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5E50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FC58F" w14:textId="77777777" w:rsidR="003B5A26" w:rsidRDefault="003B5A26" w:rsidP="008C6FEE">
            <w:pPr>
              <w:pStyle w:val="StandardWeb"/>
              <w:spacing w:before="0" w:beforeAutospacing="0" w:after="0" w:afterAutospacing="0"/>
            </w:pPr>
            <w:r>
              <w:rPr>
                <w:rFonts w:ascii="Montserrat" w:hAnsi="Montserrat"/>
                <w:b/>
                <w:bCs/>
                <w:color w:val="000000"/>
                <w:sz w:val="20"/>
                <w:szCs w:val="20"/>
              </w:rPr>
              <w:t>Youtibe.com</w:t>
            </w:r>
          </w:p>
        </w:tc>
      </w:tr>
    </w:tbl>
    <w:p w14:paraId="775C9236" w14:textId="77777777" w:rsidR="003B5A26" w:rsidRDefault="003B5A26" w:rsidP="003B5A26">
      <w:pPr>
        <w:rPr>
          <w:rFonts w:eastAsiaTheme="majorEastAsia" w:cstheme="majorBidi"/>
          <w:b/>
          <w:color w:val="000000" w:themeColor="text1"/>
          <w:szCs w:val="24"/>
        </w:rPr>
      </w:pPr>
      <w:r>
        <w:br w:type="page"/>
      </w:r>
    </w:p>
    <w:p w14:paraId="35622318" w14:textId="77777777" w:rsidR="003B5A26" w:rsidRDefault="003B5A26" w:rsidP="003B5A26">
      <w:pPr>
        <w:pStyle w:val="berschrift3"/>
      </w:pPr>
      <w:bookmarkStart w:id="223" w:name="_Toc40879687"/>
      <w:r w:rsidRPr="00870DAE">
        <w:lastRenderedPageBreak/>
        <w:t>15.04.2020</w:t>
      </w:r>
      <w:bookmarkEnd w:id="223"/>
    </w:p>
    <w:p w14:paraId="10E924C4" w14:textId="77777777" w:rsidR="003B5A26" w:rsidRPr="00870DAE" w:rsidRDefault="003B5A26" w:rsidP="003B5A26"/>
    <w:tbl>
      <w:tblPr>
        <w:tblW w:w="0" w:type="auto"/>
        <w:tblCellMar>
          <w:top w:w="15" w:type="dxa"/>
          <w:left w:w="15" w:type="dxa"/>
          <w:bottom w:w="15" w:type="dxa"/>
          <w:right w:w="15" w:type="dxa"/>
        </w:tblCellMar>
        <w:tblLook w:val="04A0" w:firstRow="1" w:lastRow="0" w:firstColumn="1" w:lastColumn="0" w:noHBand="0" w:noVBand="1"/>
      </w:tblPr>
      <w:tblGrid>
        <w:gridCol w:w="1746"/>
        <w:gridCol w:w="1900"/>
        <w:gridCol w:w="1960"/>
        <w:gridCol w:w="1889"/>
        <w:gridCol w:w="5421"/>
      </w:tblGrid>
      <w:tr w:rsidR="003B5A26" w14:paraId="0A7A1D4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2CE6"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B482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BB66A"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1EDD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DB87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6E36087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1C5D3" w14:textId="77777777" w:rsidR="003B5A26" w:rsidRDefault="003B5A26" w:rsidP="008C6FEE">
            <w:pPr>
              <w:pStyle w:val="StandardWeb"/>
              <w:spacing w:before="0" w:beforeAutospacing="0" w:after="0" w:afterAutospacing="0"/>
            </w:pPr>
            <w:r>
              <w:rPr>
                <w:rFonts w:ascii="Montserrat" w:hAnsi="Montserrat"/>
                <w:color w:val="000000"/>
                <w:sz w:val="20"/>
                <w:szCs w:val="20"/>
              </w:rPr>
              <w:t>Informiert und dokumentiert über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ED663"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Informationen über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90A5" w14:textId="77777777" w:rsidR="003B5A26" w:rsidRDefault="003B5A26" w:rsidP="008C6FEE">
            <w:pPr>
              <w:pStyle w:val="StandardWeb"/>
              <w:spacing w:before="0" w:beforeAutospacing="0" w:after="0" w:afterAutospacing="0"/>
            </w:pPr>
            <w:r>
              <w:rPr>
                <w:rFonts w:ascii="Montserrat" w:hAnsi="Montserrat"/>
                <w:b/>
                <w:bCs/>
                <w:color w:val="000000"/>
                <w:sz w:val="20"/>
                <w:szCs w:val="20"/>
              </w:rPr>
              <w:t>Was ist Firebase?</w:t>
            </w:r>
          </w:p>
          <w:p w14:paraId="06D0ED60" w14:textId="77777777" w:rsidR="003B5A26" w:rsidRDefault="003B5A26" w:rsidP="008C6FEE">
            <w:pPr>
              <w:pStyle w:val="StandardWeb"/>
              <w:spacing w:before="0" w:beforeAutospacing="0" w:after="0" w:afterAutospacing="0"/>
            </w:pPr>
            <w:r>
              <w:rPr>
                <w:rFonts w:ascii="Montserrat" w:hAnsi="Montserrat"/>
                <w:b/>
                <w:bCs/>
                <w:color w:val="000000"/>
                <w:sz w:val="20"/>
                <w:szCs w:val="20"/>
              </w:rPr>
              <w:t>Für was braucht man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F30C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FEE8"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tc>
      </w:tr>
      <w:tr w:rsidR="003B5A26" w14:paraId="03F02F5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6C36" w14:textId="77777777" w:rsidR="003B5A26" w:rsidRDefault="003B5A26" w:rsidP="008C6FEE">
            <w:pPr>
              <w:pStyle w:val="StandardWeb"/>
              <w:spacing w:before="0" w:beforeAutospacing="0" w:after="0" w:afterAutospacing="0"/>
            </w:pPr>
            <w:r>
              <w:rPr>
                <w:rFonts w:ascii="Montserrat" w:hAnsi="Montserrat"/>
                <w:color w:val="000000"/>
                <w:sz w:val="20"/>
                <w:szCs w:val="20"/>
              </w:rPr>
              <w:t>Reminder programmiert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72942"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Einen Reminder programmiert wo man sagen kann wann man Benachrichtigt werden soll.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6BA6B" w14:textId="77777777" w:rsidR="003B5A26" w:rsidRDefault="003B5A26" w:rsidP="008C6FEE">
            <w:pPr>
              <w:pStyle w:val="StandardWeb"/>
              <w:spacing w:before="0" w:beforeAutospacing="0" w:after="0" w:afterAutospacing="0"/>
            </w:pPr>
            <w:r>
              <w:rPr>
                <w:rFonts w:ascii="Montserrat" w:hAnsi="Montserrat"/>
                <w:b/>
                <w:bCs/>
                <w:color w:val="000000"/>
                <w:sz w:val="20"/>
                <w:szCs w:val="20"/>
              </w:rPr>
              <w:t>Nachricht konfigurieren.</w:t>
            </w:r>
          </w:p>
          <w:p w14:paraId="417A74DC" w14:textId="77777777" w:rsidR="003B5A26" w:rsidRDefault="003B5A26" w:rsidP="008C6FEE">
            <w:pPr>
              <w:pStyle w:val="StandardWeb"/>
              <w:spacing w:before="0" w:beforeAutospacing="0" w:after="0" w:afterAutospacing="0"/>
            </w:pPr>
            <w:r>
              <w:rPr>
                <w:rFonts w:ascii="Montserrat" w:hAnsi="Montserrat"/>
                <w:b/>
                <w:bCs/>
                <w:color w:val="000000"/>
                <w:sz w:val="20"/>
                <w:szCs w:val="20"/>
              </w:rPr>
              <w:t>An einen Button und einer Uhr Funktionen geben.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1FB89" w14:textId="77777777" w:rsidR="003B5A26" w:rsidRDefault="003B5A26" w:rsidP="008C6FEE">
            <w:pPr>
              <w:pStyle w:val="StandardWeb"/>
              <w:spacing w:before="0" w:beforeAutospacing="0" w:after="0" w:afterAutospacing="0"/>
            </w:pPr>
            <w:r>
              <w:rPr>
                <w:rFonts w:ascii="Montserrat" w:hAnsi="Montserrat"/>
                <w:b/>
                <w:bCs/>
                <w:color w:val="000000"/>
                <w:sz w:val="20"/>
                <w:szCs w:val="20"/>
              </w:rPr>
              <w:t>Funktionierte zu Beginn ganz gut allerdings funktionierte der ganze Zyklus ein Tag nachher nicht mehr. Auch wenn ich nicht geändert habe.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B618E" w14:textId="4CFE5CF1"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p w14:paraId="095A5390"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p w14:paraId="69448005" w14:textId="77777777" w:rsidR="003B5A26" w:rsidRDefault="003B5A26" w:rsidP="008C6FEE">
            <w:pPr>
              <w:spacing w:after="240"/>
            </w:pPr>
          </w:p>
        </w:tc>
      </w:tr>
      <w:tr w:rsidR="003B5A26" w14:paraId="49D2F64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3CE54" w14:textId="77777777" w:rsidR="003B5A26" w:rsidRDefault="003B5A26" w:rsidP="008C6FEE">
            <w:pPr>
              <w:pStyle w:val="StandardWeb"/>
              <w:spacing w:before="0" w:beforeAutospacing="0" w:after="0" w:afterAutospacing="0"/>
            </w:pPr>
            <w:r>
              <w:rPr>
                <w:rFonts w:ascii="Montserrat" w:hAnsi="Montserrat"/>
                <w:color w:val="000000"/>
                <w:sz w:val="20"/>
                <w:szCs w:val="20"/>
              </w:rPr>
              <w:t>Layout von 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442F" w14:textId="77777777" w:rsidR="003B5A26" w:rsidRDefault="003B5A26" w:rsidP="008C6FEE">
            <w:pPr>
              <w:pStyle w:val="StandardWeb"/>
              <w:spacing w:before="0" w:beforeAutospacing="0" w:after="0" w:afterAutospacing="0"/>
            </w:pPr>
            <w:r>
              <w:rPr>
                <w:rFonts w:ascii="Montserrat" w:hAnsi="Montserrat"/>
                <w:b/>
                <w:bCs/>
                <w:color w:val="000000"/>
                <w:sz w:val="20"/>
                <w:szCs w:val="20"/>
              </w:rPr>
              <w:t>Layout fertiggestellt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7867B" w14:textId="0E13ADC3" w:rsidR="003B5A26" w:rsidRDefault="003B5A26" w:rsidP="008C6FEE">
            <w:pPr>
              <w:pStyle w:val="StandardWeb"/>
              <w:spacing w:before="0" w:beforeAutospacing="0" w:after="0" w:afterAutospacing="0"/>
            </w:pPr>
            <w:r>
              <w:rPr>
                <w:rFonts w:ascii="Montserrat" w:hAnsi="Montserrat"/>
                <w:b/>
                <w:bCs/>
                <w:color w:val="000000"/>
                <w:sz w:val="20"/>
                <w:szCs w:val="20"/>
              </w:rPr>
              <w:t xml:space="preserve">Dropdownmenü erstellen + </w:t>
            </w:r>
            <w:r w:rsidR="00B22098">
              <w:rPr>
                <w:rFonts w:ascii="Montserrat" w:hAnsi="Montserrat"/>
                <w:b/>
                <w:bCs/>
                <w:color w:val="000000"/>
                <w:sz w:val="20"/>
                <w:szCs w:val="20"/>
              </w:rPr>
              <w:t>Radio</w:t>
            </w:r>
            <w:r>
              <w:rPr>
                <w:rFonts w:ascii="Montserrat" w:hAnsi="Montserrat"/>
                <w:b/>
                <w:bCs/>
                <w:color w:val="000000"/>
                <w:sz w:val="20"/>
                <w:szCs w:val="20"/>
              </w:rPr>
              <w:t xml:space="preserve"> Buttons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EFA7F"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9D80" w14:textId="18CBE767" w:rsidR="003B5A26" w:rsidRDefault="00957582" w:rsidP="008C6FEE">
            <w:pPr>
              <w:pStyle w:val="StandardWeb"/>
              <w:spacing w:before="0" w:beforeAutospacing="0" w:after="0" w:afterAutospacing="0"/>
            </w:pPr>
            <w:hyperlink r:id="rId125" w:history="1">
              <w:r w:rsidR="003B5A26">
                <w:rPr>
                  <w:rStyle w:val="Hyperlink"/>
                  <w:rFonts w:ascii="Montserrat" w:hAnsi="Montserrat"/>
                  <w:b/>
                  <w:bCs/>
                  <w:color w:val="1155CC"/>
                  <w:sz w:val="20"/>
                  <w:szCs w:val="20"/>
                </w:rPr>
                <w:t>https://www.</w:t>
              </w:r>
              <w:r w:rsidR="00EB7882">
                <w:rPr>
                  <w:rStyle w:val="Hyperlink"/>
                  <w:rFonts w:ascii="Montserrat" w:hAnsi="Montserrat"/>
                  <w:b/>
                  <w:bCs/>
                  <w:color w:val="1155CC"/>
                  <w:sz w:val="20"/>
                  <w:szCs w:val="20"/>
                </w:rPr>
                <w:t>YouTube</w:t>
              </w:r>
              <w:r w:rsidR="003B5A26">
                <w:rPr>
                  <w:rStyle w:val="Hyperlink"/>
                  <w:rFonts w:ascii="Montserrat" w:hAnsi="Montserrat"/>
                  <w:b/>
                  <w:bCs/>
                  <w:color w:val="1155CC"/>
                  <w:sz w:val="20"/>
                  <w:szCs w:val="20"/>
                </w:rPr>
                <w:t>.com/watch?v=on_OrrX7Nw4</w:t>
              </w:r>
            </w:hyperlink>
          </w:p>
        </w:tc>
      </w:tr>
    </w:tbl>
    <w:p w14:paraId="3D3F56F7" w14:textId="77777777" w:rsidR="003B5A26" w:rsidRPr="00870DAE" w:rsidRDefault="003B5A26" w:rsidP="003B5A26"/>
    <w:p w14:paraId="41F812A7" w14:textId="77777777" w:rsidR="003B5A26" w:rsidRDefault="003B5A26" w:rsidP="003B5A26">
      <w:pPr>
        <w:rPr>
          <w:rFonts w:eastAsiaTheme="majorEastAsia" w:cstheme="majorBidi"/>
          <w:b/>
          <w:color w:val="000000" w:themeColor="text1"/>
          <w:szCs w:val="24"/>
        </w:rPr>
      </w:pPr>
      <w:r>
        <w:br w:type="page"/>
      </w:r>
    </w:p>
    <w:p w14:paraId="64F07119" w14:textId="77777777" w:rsidR="003B5A26" w:rsidRDefault="003B5A26" w:rsidP="003B5A26">
      <w:pPr>
        <w:pStyle w:val="berschrift3"/>
      </w:pPr>
      <w:bookmarkStart w:id="224" w:name="_Toc40879688"/>
      <w:r w:rsidRPr="00870DAE">
        <w:lastRenderedPageBreak/>
        <w:t>16.04.2020</w:t>
      </w:r>
      <w:bookmarkEnd w:id="224"/>
    </w:p>
    <w:p w14:paraId="772FC384"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82"/>
        <w:gridCol w:w="3408"/>
        <w:gridCol w:w="4257"/>
        <w:gridCol w:w="2464"/>
        <w:gridCol w:w="2147"/>
      </w:tblGrid>
      <w:tr w:rsidR="003B5A26" w14:paraId="3CD7A0E0" w14:textId="77777777" w:rsidTr="008C6FEE">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C8D5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6720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793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50E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5D6A1"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9ED581B"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388AB"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ED30D" w14:textId="77777777" w:rsidR="003B5A26" w:rsidRDefault="003B5A26" w:rsidP="008C6FEE">
            <w:pPr>
              <w:pStyle w:val="StandardWeb"/>
              <w:spacing w:before="0" w:beforeAutospacing="0" w:after="0" w:afterAutospacing="0"/>
            </w:pPr>
            <w:r>
              <w:rPr>
                <w:rFonts w:ascii="Montserrat" w:hAnsi="Montserrat"/>
                <w:b/>
                <w:bCs/>
                <w:color w:val="000000"/>
                <w:sz w:val="20"/>
                <w:szCs w:val="20"/>
              </w:rPr>
              <w:t>Validierung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65C6" w14:textId="77777777" w:rsidR="003B5A26" w:rsidRDefault="003B5A26" w:rsidP="008C6FEE">
            <w:pPr>
              <w:pStyle w:val="StandardWeb"/>
              <w:spacing w:before="0" w:beforeAutospacing="0" w:after="0" w:afterAutospacing="0"/>
            </w:pPr>
            <w:r>
              <w:rPr>
                <w:rFonts w:ascii="Montserrat" w:hAnsi="Montserrat"/>
                <w:b/>
                <w:bCs/>
                <w:color w:val="000000"/>
                <w:sz w:val="20"/>
                <w:szCs w:val="20"/>
              </w:rPr>
              <w:t>Verschiedene Möglichkeiten für Validierung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44C9" w14:textId="77777777" w:rsidR="003B5A26" w:rsidRDefault="003B5A26" w:rsidP="008C6FEE">
            <w:pPr>
              <w:pStyle w:val="StandardWeb"/>
              <w:spacing w:before="0" w:beforeAutospacing="0" w:after="0" w:afterAutospacing="0"/>
            </w:pPr>
            <w:r>
              <w:rPr>
                <w:rFonts w:ascii="Montserrat" w:hAnsi="Montserrat"/>
                <w:b/>
                <w:bCs/>
                <w:color w:val="000000"/>
                <w:sz w:val="20"/>
                <w:szCs w:val="20"/>
              </w:rPr>
              <w:t>Absturz der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F7D0E"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stackoverflow.com</w:t>
            </w:r>
          </w:p>
        </w:tc>
      </w:tr>
    </w:tbl>
    <w:p w14:paraId="4159CB5E" w14:textId="77777777" w:rsidR="003B5A26" w:rsidRPr="00870DAE" w:rsidRDefault="003B5A26" w:rsidP="003B5A26">
      <w:pPr>
        <w:pStyle w:val="berschrift3"/>
      </w:pPr>
      <w:bookmarkStart w:id="225" w:name="_Toc40879689"/>
      <w:r w:rsidRPr="00870DAE">
        <w:t>17.04.2020</w:t>
      </w:r>
      <w:bookmarkEnd w:id="225"/>
    </w:p>
    <w:p w14:paraId="2CDB9A89"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82"/>
        <w:gridCol w:w="3509"/>
        <w:gridCol w:w="4357"/>
        <w:gridCol w:w="2509"/>
        <w:gridCol w:w="1901"/>
      </w:tblGrid>
      <w:tr w:rsidR="003B5A26" w14:paraId="4FC4C4C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434E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CE5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C72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4A84"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767C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1B96AB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E3327"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D3ABA" w14:textId="77777777" w:rsidR="003B5A26" w:rsidRDefault="003B5A26" w:rsidP="008C6FEE">
            <w:pPr>
              <w:pStyle w:val="StandardWeb"/>
              <w:spacing w:before="0" w:beforeAutospacing="0" w:after="0" w:afterAutospacing="0"/>
            </w:pPr>
            <w:r>
              <w:rPr>
                <w:rFonts w:ascii="Montserrat" w:hAnsi="Montserrat"/>
                <w:b/>
                <w:bCs/>
                <w:color w:val="000000"/>
                <w:sz w:val="20"/>
                <w:szCs w:val="20"/>
              </w:rPr>
              <w:t>Validierung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F06C"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Formulare auf Android validiert werden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4D01"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CFD2C" w14:textId="77777777" w:rsidR="003B5A26" w:rsidRDefault="003B5A26" w:rsidP="008C6FEE"/>
        </w:tc>
      </w:tr>
    </w:tbl>
    <w:p w14:paraId="013F86FC" w14:textId="77777777" w:rsidR="003B5A26" w:rsidRDefault="003B5A26" w:rsidP="003B5A26">
      <w:pPr>
        <w:rPr>
          <w:rFonts w:eastAsiaTheme="majorEastAsia" w:cstheme="majorBidi"/>
          <w:b/>
          <w:color w:val="000000" w:themeColor="text1"/>
          <w:szCs w:val="24"/>
        </w:rPr>
      </w:pPr>
    </w:p>
    <w:p w14:paraId="7D2A343B" w14:textId="77777777" w:rsidR="003B5A26" w:rsidRPr="00870DAE" w:rsidRDefault="003B5A26" w:rsidP="003B5A26">
      <w:pPr>
        <w:pStyle w:val="berschrift3"/>
      </w:pPr>
      <w:bookmarkStart w:id="226" w:name="_Toc40879690"/>
      <w:r w:rsidRPr="00870DAE">
        <w:t>27.04.2020</w:t>
      </w:r>
      <w:bookmarkEnd w:id="226"/>
    </w:p>
    <w:tbl>
      <w:tblPr>
        <w:tblW w:w="13958" w:type="dxa"/>
        <w:tblCellMar>
          <w:top w:w="15" w:type="dxa"/>
          <w:left w:w="15" w:type="dxa"/>
          <w:bottom w:w="15" w:type="dxa"/>
          <w:right w:w="15" w:type="dxa"/>
        </w:tblCellMar>
        <w:tblLook w:val="04A0" w:firstRow="1" w:lastRow="0" w:firstColumn="1" w:lastColumn="0" w:noHBand="0" w:noVBand="1"/>
      </w:tblPr>
      <w:tblGrid>
        <w:gridCol w:w="1682"/>
        <w:gridCol w:w="3073"/>
        <w:gridCol w:w="1947"/>
        <w:gridCol w:w="4484"/>
        <w:gridCol w:w="2772"/>
      </w:tblGrid>
      <w:tr w:rsidR="003B5A26" w14:paraId="43FA4B6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2AE99"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1100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FC9D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ED78D"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040FF"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9C5562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AB2C9"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AE1A" w14:textId="77777777" w:rsidR="003B5A26" w:rsidRDefault="003B5A26" w:rsidP="008C6FEE">
            <w:pPr>
              <w:pStyle w:val="StandardWeb"/>
              <w:spacing w:before="0" w:beforeAutospacing="0" w:after="0" w:afterAutospacing="0"/>
            </w:pPr>
            <w:r>
              <w:rPr>
                <w:rFonts w:ascii="Montserrat" w:hAnsi="Montserrat"/>
                <w:b/>
                <w:bCs/>
                <w:color w:val="000000"/>
                <w:sz w:val="20"/>
                <w:szCs w:val="20"/>
              </w:rPr>
              <w:t>Notentabelle in App integriert.</w:t>
            </w:r>
          </w:p>
          <w:p w14:paraId="6538D045" w14:textId="77777777" w:rsidR="003B5A26" w:rsidRDefault="003B5A26" w:rsidP="008C6FEE">
            <w:pPr>
              <w:pStyle w:val="StandardWeb"/>
              <w:spacing w:before="0" w:beforeAutospacing="0" w:after="0" w:afterAutospacing="0"/>
            </w:pPr>
            <w:r>
              <w:rPr>
                <w:rFonts w:ascii="Montserrat" w:hAnsi="Montserrat"/>
                <w:b/>
                <w:bCs/>
                <w:color w:val="000000"/>
                <w:sz w:val="20"/>
                <w:szCs w:val="20"/>
              </w:rPr>
              <w:t>Zugriff auf Notenformular für nicht-autorisierte Personen verweigert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C314"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aus Datenbank entnehmen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B233" w14:textId="5DAF7586" w:rsidR="003B5A26" w:rsidRDefault="003B5A26" w:rsidP="008C6FEE">
            <w:pPr>
              <w:pStyle w:val="StandardWeb"/>
              <w:spacing w:before="0" w:beforeAutospacing="0" w:after="0" w:afterAutospacing="0"/>
            </w:pPr>
            <w:r>
              <w:rPr>
                <w:rFonts w:ascii="Montserrat" w:hAnsi="Montserrat"/>
                <w:b/>
                <w:bCs/>
                <w:color w:val="000000"/>
                <w:sz w:val="20"/>
                <w:szCs w:val="20"/>
              </w:rPr>
              <w:t xml:space="preserve">NullPointerException (Links der Tabellen konnten nicht empfangen werden wegen Fehler in </w:t>
            </w:r>
            <w:r w:rsidR="00211287">
              <w:rPr>
                <w:rFonts w:ascii="Montserrat" w:hAnsi="Montserrat"/>
                <w:b/>
                <w:bCs/>
                <w:color w:val="000000"/>
                <w:sz w:val="20"/>
                <w:szCs w:val="20"/>
              </w:rPr>
              <w:t>PHP</w:t>
            </w:r>
            <w:r>
              <w:rPr>
                <w:rFonts w:ascii="Montserrat" w:hAnsi="Montserrat"/>
                <w:b/>
                <w:bCs/>
                <w:color w:val="000000"/>
                <w:sz w:val="20"/>
                <w:szCs w:val="20"/>
              </w:rPr>
              <w:t>-Skript)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49DD" w14:textId="77777777" w:rsidR="003B5A26" w:rsidRDefault="003B5A26" w:rsidP="008C6FEE">
            <w:pPr>
              <w:pStyle w:val="StandardWeb"/>
              <w:spacing w:before="0" w:beforeAutospacing="0" w:after="0" w:afterAutospacing="0"/>
            </w:pPr>
            <w:r>
              <w:rPr>
                <w:rFonts w:ascii="Montserrat" w:hAnsi="Montserrat"/>
                <w:b/>
                <w:bCs/>
                <w:color w:val="000000"/>
                <w:sz w:val="20"/>
                <w:szCs w:val="20"/>
              </w:rPr>
              <w:t>Login Register Dokumentation (Erfahrung von vorher)</w:t>
            </w:r>
          </w:p>
        </w:tc>
      </w:tr>
    </w:tbl>
    <w:p w14:paraId="7287498B" w14:textId="77777777" w:rsidR="003B5A26" w:rsidRDefault="003B5A26" w:rsidP="003B5A26">
      <w:pPr>
        <w:rPr>
          <w:rFonts w:eastAsiaTheme="majorEastAsia" w:cstheme="majorBidi"/>
          <w:b/>
          <w:color w:val="000000" w:themeColor="text1"/>
          <w:szCs w:val="24"/>
        </w:rPr>
      </w:pPr>
      <w:r>
        <w:br w:type="page"/>
      </w:r>
    </w:p>
    <w:p w14:paraId="4B1D53DB" w14:textId="77777777" w:rsidR="003B5A26" w:rsidRDefault="003B5A26" w:rsidP="003B5A26">
      <w:pPr>
        <w:pStyle w:val="berschrift3"/>
      </w:pPr>
      <w:bookmarkStart w:id="227" w:name="_Toc40879691"/>
      <w:r w:rsidRPr="00870DAE">
        <w:lastRenderedPageBreak/>
        <w:t>28.04.2020</w:t>
      </w:r>
      <w:bookmarkEnd w:id="227"/>
    </w:p>
    <w:p w14:paraId="3F26C3DD"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4832"/>
        <w:gridCol w:w="2092"/>
        <w:gridCol w:w="3354"/>
        <w:gridCol w:w="1897"/>
      </w:tblGrid>
      <w:tr w:rsidR="003B5A26" w14:paraId="0F61AA0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4BDD1"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2CE2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404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9E889"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B15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C22B91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7F19"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CB087" w14:textId="77777777" w:rsidR="003B5A26" w:rsidRDefault="003B5A26" w:rsidP="008C6FEE">
            <w:pPr>
              <w:pStyle w:val="StandardWeb"/>
              <w:spacing w:before="0" w:beforeAutospacing="0" w:after="0" w:afterAutospacing="0"/>
            </w:pPr>
            <w:r>
              <w:rPr>
                <w:rFonts w:ascii="Montserrat" w:hAnsi="Montserrat"/>
                <w:b/>
                <w:bCs/>
                <w:color w:val="000000"/>
                <w:sz w:val="20"/>
                <w:szCs w:val="20"/>
              </w:rPr>
              <w:t>Bilder beschriftet, Tabellen beschriftet, Index, Fehlende Themen ergänzt(Notifications)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D3211"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675F1"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76822" w14:textId="77777777" w:rsidR="003B5A26" w:rsidRDefault="003B5A26" w:rsidP="008C6FEE">
            <w:pPr>
              <w:pStyle w:val="StandardWeb"/>
              <w:spacing w:before="0" w:beforeAutospacing="0" w:after="0" w:afterAutospacing="0"/>
            </w:pPr>
            <w:r>
              <w:rPr>
                <w:rFonts w:ascii="Montserrat" w:hAnsi="Montserrat"/>
                <w:b/>
                <w:bCs/>
                <w:color w:val="000000"/>
                <w:sz w:val="20"/>
                <w:szCs w:val="20"/>
              </w:rPr>
              <w:t>Internet</w:t>
            </w:r>
          </w:p>
        </w:tc>
      </w:tr>
      <w:tr w:rsidR="003B5A26" w14:paraId="6A55651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29D69" w14:textId="77777777" w:rsidR="003B5A26" w:rsidRDefault="003B5A26" w:rsidP="008C6FEE">
            <w:pPr>
              <w:pStyle w:val="StandardWeb"/>
              <w:spacing w:before="0" w:beforeAutospacing="0" w:after="0" w:afterAutospacing="0"/>
            </w:pPr>
            <w:r>
              <w:rPr>
                <w:rFonts w:ascii="Montserrat" w:hAnsi="Montserrat"/>
                <w:color w:val="000000"/>
                <w:sz w:val="20"/>
                <w:szCs w:val="20"/>
              </w:rPr>
              <w:t>Wp-Rest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DB5FD"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Informiert über WP Rest API. Tutorial begonnen wie man Inhalte von Wordpressseiten auf eine App bringt.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3AB" w14:textId="77777777" w:rsidR="003B5A26" w:rsidRDefault="003B5A26" w:rsidP="008C6FEE">
            <w:pPr>
              <w:pStyle w:val="StandardWeb"/>
              <w:spacing w:before="0" w:beforeAutospacing="0" w:after="0" w:afterAutospacing="0"/>
            </w:pPr>
            <w:r>
              <w:rPr>
                <w:rFonts w:ascii="Montserrat" w:hAnsi="Montserrat"/>
                <w:b/>
                <w:bCs/>
                <w:color w:val="000000"/>
                <w:sz w:val="20"/>
                <w:szCs w:val="20"/>
              </w:rPr>
              <w:t>Wp Rest API Informationen.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128E8"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B388D" w14:textId="6EAE447A"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 Internet</w:t>
            </w:r>
          </w:p>
        </w:tc>
      </w:tr>
      <w:tr w:rsidR="003B5A26" w14:paraId="2956980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51F51"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4415" w14:textId="77777777" w:rsidR="003B5A26" w:rsidRDefault="003B5A26" w:rsidP="008C6FEE">
            <w:pPr>
              <w:pStyle w:val="StandardWeb"/>
              <w:spacing w:before="0" w:beforeAutospacing="0" w:after="0" w:afterAutospacing="0"/>
            </w:pPr>
            <w:r>
              <w:rPr>
                <w:rFonts w:ascii="Montserrat" w:hAnsi="Montserrat"/>
                <w:b/>
                <w:bCs/>
                <w:color w:val="000000"/>
                <w:sz w:val="20"/>
                <w:szCs w:val="20"/>
              </w:rPr>
              <w:t>Code zum Abschicken in der App geschrieben</w:t>
            </w:r>
          </w:p>
          <w:p w14:paraId="63C3DBC7" w14:textId="77777777" w:rsidR="003B5A26" w:rsidRDefault="003B5A26" w:rsidP="008C6FEE">
            <w:pPr>
              <w:pStyle w:val="StandardWeb"/>
              <w:spacing w:before="0" w:beforeAutospacing="0" w:after="0" w:afterAutospacing="0"/>
            </w:pPr>
            <w:r>
              <w:rPr>
                <w:rFonts w:ascii="Montserrat" w:hAnsi="Montserrat"/>
                <w:b/>
                <w:bCs/>
                <w:color w:val="000000"/>
                <w:sz w:val="20"/>
                <w:szCs w:val="20"/>
              </w:rPr>
              <w:t>Benutzerrechte für Notenformular extern verwaltbar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34EB0"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E9745" w14:textId="77777777" w:rsidR="003B5A26" w:rsidRDefault="003B5A26" w:rsidP="008C6FEE">
            <w:pPr>
              <w:pStyle w:val="StandardWeb"/>
              <w:spacing w:before="0" w:beforeAutospacing="0" w:after="0" w:afterAutospacing="0"/>
            </w:pPr>
            <w:r>
              <w:rPr>
                <w:rFonts w:ascii="Montserrat" w:hAnsi="Montserrat"/>
                <w:b/>
                <w:bCs/>
                <w:color w:val="000000"/>
                <w:sz w:val="20"/>
                <w:szCs w:val="20"/>
              </w:rPr>
              <w:t>Absenden Knopf funktioniert nicht richtig (Nach Validierung passiert nichts)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E0A1C" w14:textId="77777777" w:rsidR="003B5A26" w:rsidRDefault="003B5A26" w:rsidP="008C6FEE"/>
        </w:tc>
      </w:tr>
    </w:tbl>
    <w:p w14:paraId="7A1440A7" w14:textId="77777777" w:rsidR="003B5A26" w:rsidRDefault="003B5A26" w:rsidP="003B5A26">
      <w:pPr>
        <w:pStyle w:val="berschrift3"/>
      </w:pPr>
      <w:bookmarkStart w:id="228" w:name="_Toc40879692"/>
      <w:r w:rsidRPr="00870DAE">
        <w:t>29.04.2020</w:t>
      </w:r>
      <w:bookmarkEnd w:id="228"/>
    </w:p>
    <w:p w14:paraId="76013243"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83"/>
        <w:gridCol w:w="2726"/>
        <w:gridCol w:w="2108"/>
        <w:gridCol w:w="5213"/>
        <w:gridCol w:w="2228"/>
      </w:tblGrid>
      <w:tr w:rsidR="003B5A26" w14:paraId="10BC70DD" w14:textId="77777777" w:rsidTr="008C6FEE">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22E40"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5151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8E1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1F32B"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C677"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66423D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29984" w14:textId="77777777" w:rsidR="003B5A26" w:rsidRDefault="003B5A26" w:rsidP="008C6FEE">
            <w:pPr>
              <w:pStyle w:val="StandardWeb"/>
              <w:spacing w:before="0" w:beforeAutospacing="0" w:after="0" w:afterAutospacing="0"/>
            </w:pPr>
            <w:r>
              <w:rPr>
                <w:rFonts w:ascii="Montserrat" w:hAnsi="Montserrat"/>
                <w:color w:val="000000"/>
                <w:sz w:val="20"/>
                <w:szCs w:val="20"/>
              </w:rPr>
              <w:t>WP Rest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1E85" w14:textId="77777777" w:rsidR="003B5A26" w:rsidRDefault="003B5A26" w:rsidP="008C6FEE">
            <w:pPr>
              <w:pStyle w:val="StandardWeb"/>
              <w:spacing w:before="0" w:beforeAutospacing="0" w:after="0" w:afterAutospacing="0"/>
            </w:pPr>
            <w:r>
              <w:rPr>
                <w:rFonts w:ascii="Montserrat" w:hAnsi="Montserrat"/>
                <w:b/>
                <w:bCs/>
                <w:color w:val="000000"/>
                <w:sz w:val="20"/>
                <w:szCs w:val="20"/>
              </w:rPr>
              <w:t>Tutorial beendet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78552" w14:textId="77777777" w:rsidR="003B5A26" w:rsidRDefault="003B5A26" w:rsidP="008C6FEE">
            <w:pPr>
              <w:pStyle w:val="StandardWeb"/>
              <w:spacing w:before="0" w:beforeAutospacing="0" w:after="0" w:afterAutospacing="0"/>
            </w:pPr>
            <w:r>
              <w:rPr>
                <w:rFonts w:ascii="Montserrat" w:hAnsi="Montserrat"/>
                <w:b/>
                <w:bCs/>
                <w:color w:val="000000"/>
                <w:sz w:val="20"/>
                <w:szCs w:val="20"/>
              </w:rPr>
              <w:t>Wp Rest API in 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26CB0" w14:textId="77777777" w:rsidR="003B5A26" w:rsidRDefault="003B5A26" w:rsidP="008C6FEE">
            <w:pPr>
              <w:pStyle w:val="StandardWeb"/>
              <w:spacing w:before="0" w:beforeAutospacing="0" w:after="0" w:afterAutospacing="0"/>
            </w:pPr>
            <w:r>
              <w:rPr>
                <w:rFonts w:ascii="Montserrat" w:hAnsi="Montserrat"/>
                <w:b/>
                <w:bCs/>
                <w:color w:val="000000"/>
                <w:sz w:val="20"/>
                <w:szCs w:val="20"/>
              </w:rPr>
              <w:t>Build-Fehler. App stürzt ab wenn man sie aufmachen will. Fehler im Code die noch nicht behandelt wurden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063DE" w14:textId="64103F9E"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 Internet</w:t>
            </w:r>
          </w:p>
        </w:tc>
      </w:tr>
      <w:tr w:rsidR="003B5A26" w14:paraId="028FCF1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11540"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92007" w14:textId="77777777" w:rsidR="003B5A26" w:rsidRDefault="003B5A26" w:rsidP="008C6FEE">
            <w:pPr>
              <w:pStyle w:val="StandardWeb"/>
              <w:spacing w:before="0" w:beforeAutospacing="0" w:after="0" w:afterAutospacing="0"/>
            </w:pPr>
            <w:r>
              <w:rPr>
                <w:rFonts w:ascii="Montserrat" w:hAnsi="Montserrat"/>
                <w:b/>
                <w:bCs/>
                <w:color w:val="000000"/>
                <w:sz w:val="20"/>
                <w:szCs w:val="20"/>
              </w:rPr>
              <w:t>Absenden-Knopf funktioniert wie gewünscht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E75F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Dateien über POST abschicken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0AB9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werden nicht in Spreadsheets gespeichert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3D3C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Erfahrung von Login Register</w:t>
            </w:r>
          </w:p>
        </w:tc>
      </w:tr>
    </w:tbl>
    <w:p w14:paraId="620934F8" w14:textId="77777777" w:rsidR="003B5A26" w:rsidRDefault="003B5A26" w:rsidP="003B5A26">
      <w:pPr>
        <w:pStyle w:val="berschrift3"/>
      </w:pPr>
      <w:bookmarkStart w:id="229" w:name="_Toc40879693"/>
      <w:r w:rsidRPr="00870DAE">
        <w:lastRenderedPageBreak/>
        <w:t>04.05.2020</w:t>
      </w:r>
      <w:bookmarkEnd w:id="229"/>
    </w:p>
    <w:p w14:paraId="1641F919"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2"/>
        <w:gridCol w:w="2658"/>
        <w:gridCol w:w="2611"/>
        <w:gridCol w:w="1919"/>
        <w:gridCol w:w="4988"/>
      </w:tblGrid>
      <w:tr w:rsidR="003B5A26" w14:paraId="475E4E7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6E1"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4BC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B363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B8771"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BB0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063A8B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EB31"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7BBC"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werden in Spreadsheets eingetragen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1B956"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über POST zu Spreadsheets schicken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CA2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C63C" w14:textId="77777777" w:rsidR="003B5A26" w:rsidRDefault="003B5A26" w:rsidP="008C6FEE">
            <w:pPr>
              <w:pStyle w:val="StandardWeb"/>
              <w:spacing w:before="0" w:beforeAutospacing="0" w:after="0" w:afterAutospacing="0"/>
            </w:pPr>
            <w:r>
              <w:rPr>
                <w:rFonts w:ascii="Montserrat" w:hAnsi="Montserrat"/>
                <w:b/>
                <w:bCs/>
                <w:color w:val="000000"/>
                <w:sz w:val="20"/>
                <w:szCs w:val="20"/>
              </w:rPr>
              <w:t>https://github.com/dwyl/learn-to-send-email-via-google-script-html-no-server</w:t>
            </w:r>
          </w:p>
        </w:tc>
      </w:tr>
      <w:tr w:rsidR="003B5A26" w14:paraId="028B098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41CE" w14:textId="77777777" w:rsidR="003B5A26" w:rsidRDefault="003B5A26" w:rsidP="008C6FEE">
            <w:pPr>
              <w:pStyle w:val="StandardWeb"/>
              <w:spacing w:before="0" w:beforeAutospacing="0" w:after="0" w:afterAutospacing="0"/>
            </w:pPr>
            <w:r>
              <w:rPr>
                <w:rFonts w:ascii="Montserrat" w:hAnsi="Montserrat"/>
                <w:color w:val="000000"/>
                <w:sz w:val="20"/>
                <w:szCs w:val="20"/>
              </w:rPr>
              <w:t>Push Nachrichten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5670E" w14:textId="77777777" w:rsidR="003B5A26" w:rsidRDefault="003B5A26" w:rsidP="008C6FEE">
            <w:pPr>
              <w:pStyle w:val="StandardWeb"/>
              <w:spacing w:before="0" w:beforeAutospacing="0" w:after="0" w:afterAutospacing="0"/>
            </w:pPr>
            <w:r>
              <w:rPr>
                <w:rFonts w:ascii="Montserrat" w:hAnsi="Montserrat"/>
                <w:b/>
                <w:bCs/>
                <w:color w:val="000000"/>
                <w:sz w:val="20"/>
                <w:szCs w:val="20"/>
              </w:rPr>
              <w:t>Übrige Ämtlis &amp; usw. in Firebase eingetragen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818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8815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6BF0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2AF9F476" w14:textId="77777777" w:rsidR="003B5A26" w:rsidRPr="00870DAE" w:rsidRDefault="003B5A26" w:rsidP="003B5A26">
      <w:pPr>
        <w:pStyle w:val="berschrift3"/>
      </w:pPr>
      <w:bookmarkStart w:id="230" w:name="_Toc40879694"/>
      <w:r w:rsidRPr="00870DAE">
        <w:t>05.05.2020</w:t>
      </w:r>
      <w:bookmarkEnd w:id="230"/>
    </w:p>
    <w:p w14:paraId="522419FA"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316"/>
        <w:gridCol w:w="4891"/>
        <w:gridCol w:w="2446"/>
        <w:gridCol w:w="3618"/>
        <w:gridCol w:w="1687"/>
      </w:tblGrid>
      <w:tr w:rsidR="003B5A26" w14:paraId="2C160B9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564C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7579E"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92CE1"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7D7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43F"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1E4183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743E5" w14:textId="77777777" w:rsidR="003B5A26" w:rsidRDefault="003B5A26" w:rsidP="008C6FEE">
            <w:pPr>
              <w:pStyle w:val="StandardWeb"/>
              <w:spacing w:before="0" w:beforeAutospacing="0" w:after="0" w:afterAutospacing="0"/>
            </w:pPr>
            <w:r>
              <w:rPr>
                <w:rFonts w:ascii="Montserrat" w:hAnsi="Montserrat"/>
                <w:color w:val="000000"/>
                <w:sz w:val="20"/>
                <w:szCs w:val="20"/>
              </w:rPr>
              <w:t>WP REST API fixen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9031" w14:textId="77777777" w:rsidR="003B5A26" w:rsidRDefault="003B5A26" w:rsidP="008C6FEE">
            <w:pPr>
              <w:pStyle w:val="StandardWeb"/>
              <w:spacing w:before="0" w:beforeAutospacing="0" w:after="0" w:afterAutospacing="0"/>
            </w:pPr>
            <w:r>
              <w:rPr>
                <w:rFonts w:ascii="Montserrat" w:hAnsi="Montserrat"/>
                <w:b/>
                <w:bCs/>
                <w:color w:val="000000"/>
                <w:sz w:val="20"/>
                <w:szCs w:val="20"/>
              </w:rPr>
              <w:t>Habe nochmal alle * Varianten angeschaut und probiert die App zum Laufen zu bringen allerdings klappte kein Versuch. Habe die Logcats gegoogelt es funktioniert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8623"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2BA7E" w14:textId="3ABA5C27" w:rsidR="003B5A26" w:rsidRDefault="00B22098" w:rsidP="008C6FEE">
            <w:pPr>
              <w:pStyle w:val="StandardWeb"/>
              <w:spacing w:before="0" w:beforeAutospacing="0" w:after="0" w:afterAutospacing="0"/>
            </w:pPr>
            <w:r>
              <w:rPr>
                <w:rFonts w:ascii="Montserrat" w:hAnsi="Montserrat"/>
                <w:b/>
                <w:bCs/>
                <w:color w:val="000000"/>
                <w:sz w:val="20"/>
                <w:szCs w:val="20"/>
              </w:rPr>
              <w:t>App konnte nicht gebaut</w:t>
            </w:r>
            <w:r w:rsidR="003B5A26">
              <w:rPr>
                <w:rFonts w:ascii="Montserrat" w:hAnsi="Montserrat"/>
                <w:b/>
                <w:bCs/>
                <w:color w:val="000000"/>
                <w:sz w:val="20"/>
                <w:szCs w:val="20"/>
              </w:rPr>
              <w:t xml:space="preserve"> werden. Habe den Code nochmal verglichen und angepasst allerdings half nichts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3C14" w14:textId="74644F6C"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p w14:paraId="0192AFF9" w14:textId="77777777" w:rsidR="003B5A26" w:rsidRDefault="003B5A26" w:rsidP="008C6FEE"/>
          <w:p w14:paraId="73759BBA" w14:textId="77777777" w:rsidR="003B5A26" w:rsidRDefault="003B5A26" w:rsidP="008C6FEE">
            <w:pPr>
              <w:pStyle w:val="StandardWeb"/>
              <w:spacing w:before="0" w:beforeAutospacing="0" w:after="0" w:afterAutospacing="0"/>
            </w:pPr>
            <w:r>
              <w:rPr>
                <w:rFonts w:ascii="Montserrat" w:hAnsi="Montserrat"/>
                <w:b/>
                <w:bCs/>
                <w:color w:val="000000"/>
                <w:sz w:val="20"/>
                <w:szCs w:val="20"/>
              </w:rPr>
              <w:t>Internet</w:t>
            </w:r>
          </w:p>
        </w:tc>
      </w:tr>
      <w:tr w:rsidR="003B5A26" w14:paraId="209FD8E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20612" w14:textId="77777777" w:rsidR="003B5A26" w:rsidRDefault="003B5A26" w:rsidP="008C6FEE">
            <w:pPr>
              <w:pStyle w:val="StandardWeb"/>
              <w:spacing w:before="0" w:beforeAutospacing="0" w:after="0" w:afterAutospacing="0"/>
            </w:pPr>
            <w:r>
              <w:rPr>
                <w:rFonts w:ascii="Montserrat" w:hAnsi="Montserrat"/>
                <w:color w:val="000000"/>
                <w:sz w:val="20"/>
                <w:szCs w:val="20"/>
              </w:rPr>
              <w:t>Server zügeln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9F54" w14:textId="77777777" w:rsidR="003B5A26" w:rsidRDefault="003B5A26" w:rsidP="008C6FEE">
            <w:pPr>
              <w:pStyle w:val="StandardWeb"/>
              <w:spacing w:before="0" w:beforeAutospacing="0" w:after="0" w:afterAutospacing="0"/>
            </w:pPr>
            <w:r>
              <w:rPr>
                <w:rFonts w:ascii="Montserrat" w:hAnsi="Montserrat"/>
                <w:b/>
                <w:bCs/>
                <w:color w:val="000000"/>
                <w:sz w:val="20"/>
                <w:szCs w:val="20"/>
              </w:rPr>
              <w:t>Server mit Datenbank und Skripts vom Freehoster zu Hostpoint gezügelt.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05299" w14:textId="33099144" w:rsidR="003B5A26" w:rsidRDefault="003B5A26" w:rsidP="008C6FEE">
            <w:pPr>
              <w:pStyle w:val="StandardWeb"/>
              <w:spacing w:before="0" w:beforeAutospacing="0" w:after="0" w:afterAutospacing="0"/>
            </w:pPr>
            <w:r>
              <w:rPr>
                <w:rFonts w:ascii="Montserrat" w:hAnsi="Montserrat"/>
                <w:b/>
                <w:bCs/>
                <w:color w:val="000000"/>
                <w:sz w:val="20"/>
                <w:szCs w:val="20"/>
              </w:rPr>
              <w:t xml:space="preserve">Lokales </w:t>
            </w:r>
            <w:r w:rsidR="00B22098">
              <w:rPr>
                <w:rFonts w:ascii="Montserrat" w:hAnsi="Montserrat"/>
                <w:b/>
                <w:bCs/>
                <w:color w:val="000000"/>
                <w:sz w:val="20"/>
                <w:szCs w:val="20"/>
              </w:rPr>
              <w:t>PhpMyAdmin</w:t>
            </w:r>
            <w:r>
              <w:rPr>
                <w:rFonts w:ascii="Montserrat" w:hAnsi="Montserrat"/>
                <w:b/>
                <w:bCs/>
                <w:color w:val="000000"/>
                <w:sz w:val="20"/>
                <w:szCs w:val="20"/>
              </w:rPr>
              <w:t xml:space="preserve"> für externe Server verwenden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A5CC" w14:textId="77777777" w:rsidR="003B5A26" w:rsidRDefault="003B5A26" w:rsidP="008C6FEE">
            <w:pPr>
              <w:pStyle w:val="StandardWeb"/>
              <w:spacing w:before="0" w:beforeAutospacing="0" w:after="0" w:afterAutospacing="0"/>
            </w:pPr>
            <w:r>
              <w:rPr>
                <w:rFonts w:ascii="Montserrat" w:hAnsi="Montserrat"/>
                <w:b/>
                <w:bCs/>
                <w:color w:val="000000"/>
                <w:sz w:val="20"/>
                <w:szCs w:val="20"/>
              </w:rPr>
              <w:t>Seite war nicht im DNS des blnet Netzwerks eingetragen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E8AC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2F4FF3A0" w14:textId="77777777" w:rsidR="003B5A26" w:rsidRDefault="003B5A26" w:rsidP="003B5A26">
      <w:pPr>
        <w:rPr>
          <w:rFonts w:eastAsiaTheme="majorEastAsia" w:cstheme="majorBidi"/>
          <w:b/>
          <w:color w:val="000000" w:themeColor="text1"/>
          <w:szCs w:val="24"/>
        </w:rPr>
      </w:pPr>
      <w:r>
        <w:br w:type="page"/>
      </w:r>
    </w:p>
    <w:p w14:paraId="29420A55" w14:textId="77777777" w:rsidR="003B5A26" w:rsidRDefault="003B5A26" w:rsidP="003B5A26">
      <w:pPr>
        <w:pStyle w:val="berschrift3"/>
      </w:pPr>
      <w:bookmarkStart w:id="231" w:name="_Toc40879695"/>
      <w:r w:rsidRPr="00870DAE">
        <w:lastRenderedPageBreak/>
        <w:t>06.05.2020</w:t>
      </w:r>
      <w:bookmarkEnd w:id="231"/>
    </w:p>
    <w:p w14:paraId="6593241C"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002"/>
        <w:gridCol w:w="3654"/>
        <w:gridCol w:w="2735"/>
        <w:gridCol w:w="4058"/>
        <w:gridCol w:w="1509"/>
      </w:tblGrid>
      <w:tr w:rsidR="003B5A26" w14:paraId="1596A7B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D401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2D6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EF6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04A71"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4B81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5557094"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DDAA5"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D5BD" w14:textId="77777777" w:rsidR="003B5A26" w:rsidRDefault="003B5A26" w:rsidP="008C6FEE">
            <w:pPr>
              <w:pStyle w:val="StandardWeb"/>
              <w:spacing w:before="0" w:beforeAutospacing="0" w:after="0" w:afterAutospacing="0"/>
            </w:pPr>
            <w:r>
              <w:rPr>
                <w:rFonts w:ascii="Montserrat" w:hAnsi="Montserrat"/>
                <w:b/>
                <w:bCs/>
                <w:color w:val="000000"/>
                <w:sz w:val="20"/>
                <w:szCs w:val="20"/>
              </w:rPr>
              <w:t>Webinterface für Notenformular Linkzuweisung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9FC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von Website aus manageable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3999D" w14:textId="4D500ACD"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-Fehler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13B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07B502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C9A3B"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B9AE" w14:textId="77777777" w:rsidR="003B5A26" w:rsidRDefault="003B5A26" w:rsidP="008C6FEE">
            <w:pPr>
              <w:pStyle w:val="StandardWeb"/>
              <w:spacing w:before="0" w:beforeAutospacing="0" w:after="0" w:afterAutospacing="0"/>
            </w:pPr>
            <w:r>
              <w:rPr>
                <w:rFonts w:ascii="Montserrat" w:hAnsi="Montserrat"/>
                <w:b/>
                <w:bCs/>
                <w:color w:val="000000"/>
                <w:sz w:val="20"/>
                <w:szCs w:val="20"/>
              </w:rPr>
              <w:t>Kleine Website zum Vorstellen der blnet-App eingerichtet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FF6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41A2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BC89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9842F3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FA9FC" w14:textId="77777777" w:rsidR="003B5A26" w:rsidRDefault="003B5A26" w:rsidP="008C6FEE">
            <w:pPr>
              <w:pStyle w:val="StandardWeb"/>
              <w:spacing w:before="0" w:beforeAutospacing="0" w:after="0" w:afterAutospacing="0"/>
            </w:pPr>
            <w:r>
              <w:rPr>
                <w:rFonts w:ascii="Montserrat" w:hAnsi="Montserrat"/>
                <w:color w:val="000000"/>
                <w:sz w:val="20"/>
                <w:szCs w:val="20"/>
              </w:rPr>
              <w:t>Wichtige Infos erstellt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90802" w14:textId="77777777" w:rsidR="003B5A26" w:rsidRDefault="003B5A26" w:rsidP="008C6FEE">
            <w:pPr>
              <w:pStyle w:val="StandardWeb"/>
              <w:spacing w:before="0" w:beforeAutospacing="0" w:after="0" w:afterAutospacing="0"/>
            </w:pPr>
            <w:r>
              <w:rPr>
                <w:rFonts w:ascii="Montserrat" w:hAnsi="Montserrat"/>
                <w:b/>
                <w:bCs/>
                <w:color w:val="000000"/>
                <w:sz w:val="20"/>
                <w:szCs w:val="20"/>
              </w:rPr>
              <w:t>Wichtige Infos-Seite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F7F0" w14:textId="2C67BB1C" w:rsidR="003B5A26" w:rsidRDefault="003D49D1" w:rsidP="008C6FEE">
            <w:pPr>
              <w:pStyle w:val="StandardWeb"/>
              <w:spacing w:before="0" w:beforeAutospacing="0" w:after="0" w:afterAutospacing="0"/>
            </w:pPr>
            <w:r>
              <w:rPr>
                <w:rFonts w:ascii="Montserrat" w:hAnsi="Montserrat"/>
                <w:b/>
                <w:bCs/>
                <w:color w:val="000000"/>
                <w:sz w:val="20"/>
                <w:szCs w:val="20"/>
              </w:rPr>
              <w:t>XML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88967" w14:textId="77777777" w:rsidR="003B5A26" w:rsidRDefault="003B5A26" w:rsidP="008C6FEE">
            <w:pPr>
              <w:pStyle w:val="StandardWeb"/>
              <w:spacing w:before="0" w:beforeAutospacing="0" w:after="0" w:afterAutospacing="0"/>
            </w:pPr>
            <w:r>
              <w:rPr>
                <w:rFonts w:ascii="Montserrat" w:hAnsi="Montserrat"/>
                <w:b/>
                <w:bCs/>
                <w:color w:val="000000"/>
                <w:sz w:val="20"/>
                <w:szCs w:val="20"/>
              </w:rPr>
              <w:t>Ämtli-Tabelle hat ein paar Probleme verursacht. Jedoch nichts wildes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1EBD" w14:textId="77777777" w:rsidR="003B5A26" w:rsidRDefault="003B5A26" w:rsidP="008C6FEE"/>
        </w:tc>
      </w:tr>
    </w:tbl>
    <w:p w14:paraId="4F1378A4" w14:textId="77777777" w:rsidR="003B5A26" w:rsidRDefault="003B5A26" w:rsidP="003B5A26">
      <w:pPr>
        <w:pStyle w:val="berschrift3"/>
      </w:pPr>
      <w:bookmarkStart w:id="232" w:name="_Toc40879696"/>
      <w:r w:rsidRPr="00870DAE">
        <w:t>11.05.2020</w:t>
      </w:r>
      <w:bookmarkEnd w:id="232"/>
    </w:p>
    <w:p w14:paraId="3907FF80"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889"/>
        <w:gridCol w:w="4402"/>
        <w:gridCol w:w="4136"/>
        <w:gridCol w:w="1797"/>
        <w:gridCol w:w="1734"/>
      </w:tblGrid>
      <w:tr w:rsidR="003B5A26" w14:paraId="19A32FE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C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B1F8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2EA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C68E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15FC1"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9BCB47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27582"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D0F8" w14:textId="77777777" w:rsidR="003B5A26" w:rsidRDefault="003B5A26" w:rsidP="008C6FEE">
            <w:pPr>
              <w:pStyle w:val="StandardWeb"/>
              <w:spacing w:before="0" w:beforeAutospacing="0" w:after="0" w:afterAutospacing="0"/>
            </w:pPr>
            <w:r>
              <w:rPr>
                <w:rFonts w:ascii="Montserrat" w:hAnsi="Montserrat"/>
                <w:b/>
                <w:bCs/>
                <w:color w:val="000000"/>
                <w:sz w:val="20"/>
                <w:szCs w:val="20"/>
              </w:rPr>
              <w:t>Usertabelle wird in Interface angezeigt + Formularfelder für Management einfügt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A4A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40CA9" w14:textId="67FF279E"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-Fehler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6642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5496507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4D91A" w14:textId="77777777" w:rsidR="003B5A26" w:rsidRDefault="003B5A26" w:rsidP="008C6FEE">
            <w:pPr>
              <w:pStyle w:val="StandardWeb"/>
              <w:spacing w:before="0" w:beforeAutospacing="0" w:after="0" w:afterAutospacing="0"/>
            </w:pPr>
            <w:r>
              <w:rPr>
                <w:rFonts w:ascii="Montserrat" w:hAnsi="Montserrat"/>
                <w:color w:val="000000"/>
                <w:sz w:val="20"/>
                <w:szCs w:val="20"/>
              </w:rPr>
              <w:t>Links (Wichtige Infos)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9B566" w14:textId="77777777" w:rsidR="003B5A26" w:rsidRDefault="003B5A26" w:rsidP="008C6FEE">
            <w:pPr>
              <w:pStyle w:val="StandardWeb"/>
              <w:spacing w:before="0" w:beforeAutospacing="0" w:after="0" w:afterAutospacing="0"/>
            </w:pPr>
            <w:r>
              <w:rPr>
                <w:rFonts w:ascii="Montserrat" w:hAnsi="Montserrat"/>
                <w:b/>
                <w:bCs/>
                <w:color w:val="000000"/>
                <w:sz w:val="20"/>
                <w:szCs w:val="20"/>
              </w:rPr>
              <w:t>Links funktionieren jetzt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10D1C"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 Links funktionieren jetzt. Nachdem ich Probleme hatte mit den Link sah ich den Fehler und er konnte relativ schnell behoben werden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092CE"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CEC69"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168D784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A84CF" w14:textId="77777777" w:rsidR="003B5A26" w:rsidRDefault="003B5A26" w:rsidP="008C6FEE">
            <w:pPr>
              <w:pStyle w:val="StandardWeb"/>
              <w:spacing w:before="0" w:beforeAutospacing="0" w:after="0" w:afterAutospacing="0"/>
            </w:pPr>
            <w:r>
              <w:rPr>
                <w:rFonts w:ascii="Montserrat" w:hAnsi="Montserrat"/>
                <w:color w:val="000000"/>
                <w:sz w:val="20"/>
                <w:szCs w:val="20"/>
              </w:rPr>
              <w:t>Kalender (Portrait --&gt;Landscape)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5B1EC" w14:textId="77777777" w:rsidR="003B5A26" w:rsidRDefault="003B5A26" w:rsidP="008C6FEE">
            <w:pPr>
              <w:pStyle w:val="StandardWeb"/>
              <w:spacing w:before="0" w:beforeAutospacing="0" w:after="0" w:afterAutospacing="0"/>
            </w:pPr>
            <w:r>
              <w:rPr>
                <w:rFonts w:ascii="Montserrat" w:hAnsi="Montserrat"/>
                <w:b/>
                <w:bCs/>
                <w:color w:val="000000"/>
                <w:sz w:val="20"/>
                <w:szCs w:val="20"/>
              </w:rPr>
              <w:t>Wenn man jetzt auf den Kalender geht dann kommt eine Informations-Meldung die besagt dass man das Handy umdrehen muss um den Kalender zu sehen.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7178" w14:textId="77777777" w:rsidR="003B5A26" w:rsidRDefault="003B5A26" w:rsidP="008C6FEE">
            <w:pPr>
              <w:pStyle w:val="StandardWeb"/>
              <w:spacing w:before="0" w:beforeAutospacing="0" w:after="0" w:afterAutospacing="0"/>
            </w:pPr>
            <w:r>
              <w:rPr>
                <w:rFonts w:ascii="Montserrat" w:hAnsi="Montserrat"/>
                <w:b/>
                <w:bCs/>
                <w:color w:val="000000"/>
                <w:sz w:val="20"/>
                <w:szCs w:val="20"/>
              </w:rPr>
              <w:t>If und else bei einem WebView,</w:t>
            </w:r>
          </w:p>
          <w:p w14:paraId="02F8CE0E"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Info-Meldung programmieren,</w:t>
            </w:r>
          </w:p>
          <w:p w14:paraId="1E05B12D"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AC6C4" w14:textId="77777777" w:rsidR="003B5A26" w:rsidRDefault="003B5A26" w:rsidP="008C6FEE">
            <w:pPr>
              <w:pStyle w:val="StandardWeb"/>
              <w:spacing w:before="0" w:beforeAutospacing="0" w:after="0" w:afterAutospacing="0"/>
            </w:pPr>
            <w:r>
              <w:rPr>
                <w:rFonts w:ascii="Montserrat" w:hAnsi="Montserrat"/>
                <w:b/>
                <w:bCs/>
                <w:color w:val="000000"/>
                <w:sz w:val="20"/>
                <w:szCs w:val="20"/>
              </w:rPr>
              <w:t>Viele Fehlversuche,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3F9F"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tc>
      </w:tr>
    </w:tbl>
    <w:p w14:paraId="4C4AFFA6" w14:textId="77777777" w:rsidR="003B5A26" w:rsidRPr="00870DAE" w:rsidRDefault="003B5A26" w:rsidP="003B5A26">
      <w:pPr>
        <w:pStyle w:val="berschrift3"/>
      </w:pPr>
      <w:bookmarkStart w:id="233" w:name="_Toc40879697"/>
      <w:r w:rsidRPr="00870DAE">
        <w:lastRenderedPageBreak/>
        <w:t>12.05.2020</w:t>
      </w:r>
      <w:bookmarkEnd w:id="233"/>
    </w:p>
    <w:tbl>
      <w:tblPr>
        <w:tblW w:w="13958" w:type="dxa"/>
        <w:tblCellMar>
          <w:top w:w="15" w:type="dxa"/>
          <w:left w:w="15" w:type="dxa"/>
          <w:bottom w:w="15" w:type="dxa"/>
          <w:right w:w="15" w:type="dxa"/>
        </w:tblCellMar>
        <w:tblLook w:val="04A0" w:firstRow="1" w:lastRow="0" w:firstColumn="1" w:lastColumn="0" w:noHBand="0" w:noVBand="1"/>
      </w:tblPr>
      <w:tblGrid>
        <w:gridCol w:w="1940"/>
        <w:gridCol w:w="4331"/>
        <w:gridCol w:w="2334"/>
        <w:gridCol w:w="3447"/>
        <w:gridCol w:w="1906"/>
      </w:tblGrid>
      <w:tr w:rsidR="003B5A26" w14:paraId="1292583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595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8CB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E79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DADB"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3BEF9"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B4DFBE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FC05B"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30C44" w14:textId="77777777" w:rsidR="003B5A26" w:rsidRDefault="003B5A26" w:rsidP="008C6FEE">
            <w:pPr>
              <w:pStyle w:val="StandardWeb"/>
              <w:spacing w:before="0" w:beforeAutospacing="0" w:after="0" w:afterAutospacing="0"/>
            </w:pPr>
            <w:r>
              <w:rPr>
                <w:rFonts w:ascii="Montserrat" w:hAnsi="Montserrat"/>
                <w:b/>
                <w:bCs/>
                <w:color w:val="000000"/>
                <w:sz w:val="20"/>
                <w:szCs w:val="20"/>
              </w:rPr>
              <w:t>Webinterface für Usertabelle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892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von Website aus manageable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B87F" w14:textId="08BB63D4"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-Fehler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EA85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295D7F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4EFDC" w14:textId="77777777" w:rsidR="003B5A26" w:rsidRDefault="003B5A26" w:rsidP="008C6FEE">
            <w:pPr>
              <w:pStyle w:val="StandardWeb"/>
              <w:spacing w:before="0" w:beforeAutospacing="0" w:after="0" w:afterAutospacing="0"/>
            </w:pPr>
            <w:r>
              <w:rPr>
                <w:rFonts w:ascii="Montserrat" w:hAnsi="Montserrat"/>
                <w:color w:val="000000"/>
                <w:sz w:val="20"/>
                <w:szCs w:val="20"/>
              </w:rPr>
              <w:t>blnet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8DD5" w14:textId="77777777" w:rsidR="003B5A26" w:rsidRDefault="003B5A26" w:rsidP="008C6FEE">
            <w:pPr>
              <w:pStyle w:val="StandardWeb"/>
              <w:spacing w:before="0" w:beforeAutospacing="0" w:after="0" w:afterAutospacing="0"/>
            </w:pPr>
            <w:r>
              <w:rPr>
                <w:rFonts w:ascii="Montserrat" w:hAnsi="Montserrat"/>
                <w:b/>
                <w:bCs/>
                <w:color w:val="000000"/>
                <w:sz w:val="20"/>
                <w:szCs w:val="20"/>
              </w:rPr>
              <w:t>Unterseite (Passwort zurücksetzen) erstellt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8061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4E6F" w14:textId="77777777" w:rsidR="003B5A26" w:rsidRDefault="003B5A26" w:rsidP="008C6FEE">
            <w:pPr>
              <w:pStyle w:val="StandardWeb"/>
              <w:spacing w:before="0" w:beforeAutospacing="0" w:after="0" w:afterAutospacing="0"/>
            </w:pPr>
            <w:r>
              <w:rPr>
                <w:rFonts w:ascii="Montserrat" w:hAnsi="Montserrat"/>
                <w:b/>
                <w:bCs/>
                <w:color w:val="000000"/>
                <w:sz w:val="20"/>
                <w:szCs w:val="20"/>
              </w:rPr>
              <w:t>Code für die Aktion fehlt noch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3ED5C"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4BA0B3A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BB829" w14:textId="77777777" w:rsidR="003B5A26" w:rsidRDefault="003B5A26" w:rsidP="008C6FEE">
            <w:pPr>
              <w:pStyle w:val="StandardWeb"/>
              <w:spacing w:before="0" w:beforeAutospacing="0" w:after="0" w:afterAutospacing="0"/>
            </w:pPr>
            <w:r>
              <w:rPr>
                <w:rFonts w:ascii="Montserrat" w:hAnsi="Montserrat"/>
                <w:color w:val="000000"/>
                <w:sz w:val="20"/>
                <w:szCs w:val="20"/>
              </w:rPr>
              <w:t>Kalender (Portrait --&gt;Landscape)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4E007" w14:textId="77777777" w:rsidR="003B5A26" w:rsidRDefault="003B5A26" w:rsidP="008C6FEE">
            <w:pPr>
              <w:pStyle w:val="StandardWeb"/>
              <w:spacing w:before="0" w:beforeAutospacing="0" w:after="0" w:afterAutospacing="0"/>
            </w:pPr>
            <w:r>
              <w:rPr>
                <w:rFonts w:ascii="Montserrat" w:hAnsi="Montserrat"/>
                <w:b/>
                <w:bCs/>
                <w:color w:val="000000"/>
                <w:sz w:val="20"/>
                <w:szCs w:val="20"/>
              </w:rPr>
              <w:t>Wenn man jetzt auf den Kalender geht dann kommt eine Informations-Meldung die besagt dass man das Handy umdrehen muss um den Kalender zu sehen.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2BEF" w14:textId="77777777" w:rsidR="003B5A26" w:rsidRDefault="003B5A26" w:rsidP="008C6FEE">
            <w:pPr>
              <w:pStyle w:val="StandardWeb"/>
              <w:spacing w:before="0" w:beforeAutospacing="0" w:after="0" w:afterAutospacing="0"/>
            </w:pPr>
            <w:r>
              <w:rPr>
                <w:rFonts w:ascii="Montserrat" w:hAnsi="Montserrat"/>
                <w:b/>
                <w:bCs/>
                <w:color w:val="000000"/>
                <w:sz w:val="20"/>
                <w:szCs w:val="20"/>
              </w:rPr>
              <w:t>If und else bei einem WebView,</w:t>
            </w:r>
          </w:p>
          <w:p w14:paraId="21A93CED"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Info-Meldung programmieren,</w:t>
            </w:r>
          </w:p>
          <w:p w14:paraId="7493266A"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593F0" w14:textId="77777777" w:rsidR="003B5A26" w:rsidRDefault="003B5A26" w:rsidP="008C6FEE">
            <w:pPr>
              <w:pStyle w:val="StandardWeb"/>
              <w:spacing w:before="0" w:beforeAutospacing="0" w:after="0" w:afterAutospacing="0"/>
            </w:pPr>
            <w:r>
              <w:rPr>
                <w:rFonts w:ascii="Montserrat" w:hAnsi="Montserrat"/>
                <w:b/>
                <w:bCs/>
                <w:color w:val="000000"/>
                <w:sz w:val="20"/>
                <w:szCs w:val="20"/>
              </w:rPr>
              <w:t>Viele Fehlversuche,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93987"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tc>
      </w:tr>
      <w:tr w:rsidR="003B5A26" w14:paraId="61E5717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7FB2E" w14:textId="77777777" w:rsidR="003B5A26" w:rsidRDefault="003B5A26" w:rsidP="008C6FEE">
            <w:pPr>
              <w:pStyle w:val="StandardWeb"/>
              <w:spacing w:before="0" w:beforeAutospacing="0" w:after="0" w:afterAutospacing="0"/>
            </w:pPr>
            <w:r>
              <w:rPr>
                <w:rFonts w:ascii="Montserrat" w:hAnsi="Montserrat"/>
                <w:color w:val="000000"/>
                <w:sz w:val="20"/>
                <w:szCs w:val="20"/>
              </w:rPr>
              <w:t>Dokumentiert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C0FCC"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 Erfolge und Misserfolge der letzten Tage dokumentiert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6B0CC"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319D"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13406"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tc>
      </w:tr>
      <w:tr w:rsidR="003B5A26" w14:paraId="27DB8A0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DDCC9" w14:textId="77777777" w:rsidR="003B5A26" w:rsidRDefault="003B5A26" w:rsidP="008C6FEE">
            <w:pPr>
              <w:pStyle w:val="StandardWeb"/>
              <w:spacing w:before="0" w:beforeAutospacing="0" w:after="0" w:afterAutospacing="0"/>
            </w:pPr>
            <w:r>
              <w:rPr>
                <w:rFonts w:ascii="Montserrat" w:hAnsi="Montserrat"/>
                <w:color w:val="000000"/>
                <w:sz w:val="20"/>
                <w:szCs w:val="20"/>
              </w:rPr>
              <w:t>Beginn Putztag-Checkliste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BD199" w14:textId="77777777" w:rsidR="003B5A26" w:rsidRDefault="003B5A26" w:rsidP="008C6FEE">
            <w:pPr>
              <w:pStyle w:val="StandardWeb"/>
              <w:spacing w:before="0" w:beforeAutospacing="0" w:after="0" w:afterAutospacing="0"/>
            </w:pPr>
            <w:r>
              <w:rPr>
                <w:rFonts w:ascii="Montserrat" w:hAnsi="Montserrat"/>
                <w:b/>
                <w:bCs/>
                <w:color w:val="000000"/>
                <w:sz w:val="20"/>
                <w:szCs w:val="20"/>
              </w:rPr>
              <w:t>Beginn und der Versuch mit TabLayout verschieden Register auf eine Seite zu bringen</w:t>
            </w:r>
          </w:p>
          <w:p w14:paraId="61B4DED4"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(Dies war nicht geplant und ein Wunsch unsere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5BC8" w14:textId="77777777" w:rsidR="003B5A26" w:rsidRDefault="003B5A26" w:rsidP="008C6FEE">
            <w:pPr>
              <w:pStyle w:val="StandardWeb"/>
              <w:spacing w:before="0" w:beforeAutospacing="0" w:after="0" w:afterAutospacing="0"/>
            </w:pPr>
            <w:r>
              <w:rPr>
                <w:rFonts w:ascii="Montserrat" w:hAnsi="Montserrat"/>
                <w:b/>
                <w:bCs/>
                <w:color w:val="000000"/>
                <w:sz w:val="20"/>
                <w:szCs w:val="20"/>
              </w:rPr>
              <w:t>Tab-Layout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EEFA7"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 Variante mit dem TabLayout funktioniert noch nicht. Werden versuchen es mit dem TabLayout zu schaffen.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CDE5D" w14:textId="2BCF541F" w:rsidR="003B5A26" w:rsidRDefault="003B5A26" w:rsidP="008C6FEE">
            <w:pPr>
              <w:pStyle w:val="StandardWeb"/>
              <w:spacing w:before="0" w:beforeAutospacing="0" w:after="0" w:afterAutospacing="0"/>
            </w:pPr>
            <w:r>
              <w:rPr>
                <w:rFonts w:ascii="Montserrat" w:hAnsi="Montserrat"/>
                <w:b/>
                <w:bCs/>
                <w:color w:val="000000"/>
                <w:sz w:val="20"/>
                <w:szCs w:val="20"/>
              </w:rPr>
              <w:t xml:space="preserve">Google.com, </w:t>
            </w:r>
            <w:r w:rsidR="00EB7882">
              <w:rPr>
                <w:rFonts w:ascii="Montserrat" w:hAnsi="Montserrat"/>
                <w:b/>
                <w:bCs/>
                <w:color w:val="000000"/>
                <w:sz w:val="20"/>
                <w:szCs w:val="20"/>
              </w:rPr>
              <w:t>YouTube</w:t>
            </w:r>
            <w:r>
              <w:rPr>
                <w:rFonts w:ascii="Montserrat" w:hAnsi="Montserrat"/>
                <w:b/>
                <w:bCs/>
                <w:color w:val="000000"/>
                <w:sz w:val="20"/>
                <w:szCs w:val="20"/>
              </w:rPr>
              <w:t>.com</w:t>
            </w:r>
          </w:p>
        </w:tc>
      </w:tr>
    </w:tbl>
    <w:p w14:paraId="2C49F147" w14:textId="77777777" w:rsidR="003B5A26" w:rsidRDefault="003B5A26" w:rsidP="003B5A26"/>
    <w:p w14:paraId="2BB9EB04" w14:textId="77777777" w:rsidR="003B5A26" w:rsidRDefault="003B5A26" w:rsidP="003B5A26">
      <w:r>
        <w:br w:type="page"/>
      </w:r>
    </w:p>
    <w:p w14:paraId="1679B11A" w14:textId="77777777" w:rsidR="003B5A26" w:rsidRPr="00870DAE" w:rsidRDefault="003B5A26" w:rsidP="003B5A26">
      <w:pPr>
        <w:pStyle w:val="berschrift3"/>
      </w:pPr>
      <w:bookmarkStart w:id="234" w:name="_Toc40879698"/>
      <w:r w:rsidRPr="00870DAE">
        <w:lastRenderedPageBreak/>
        <w:t>13.05.2020</w:t>
      </w:r>
      <w:bookmarkEnd w:id="234"/>
    </w:p>
    <w:tbl>
      <w:tblPr>
        <w:tblW w:w="13958" w:type="dxa"/>
        <w:tblCellMar>
          <w:top w:w="15" w:type="dxa"/>
          <w:left w:w="15" w:type="dxa"/>
          <w:bottom w:w="15" w:type="dxa"/>
          <w:right w:w="15" w:type="dxa"/>
        </w:tblCellMar>
        <w:tblLook w:val="04A0" w:firstRow="1" w:lastRow="0" w:firstColumn="1" w:lastColumn="0" w:noHBand="0" w:noVBand="1"/>
      </w:tblPr>
      <w:tblGrid>
        <w:gridCol w:w="1515"/>
        <w:gridCol w:w="2418"/>
        <w:gridCol w:w="1218"/>
        <w:gridCol w:w="7500"/>
        <w:gridCol w:w="1307"/>
      </w:tblGrid>
      <w:tr w:rsidR="003B5A26" w14:paraId="4EEA670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235"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CB3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253E"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07A89"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9D0C1"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7CCAD04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FA5D4" w14:textId="77777777" w:rsidR="003B5A26" w:rsidRDefault="003B5A26" w:rsidP="008C6FEE">
            <w:pPr>
              <w:pStyle w:val="StandardWeb"/>
              <w:spacing w:before="0" w:beforeAutospacing="0" w:after="0" w:afterAutospacing="0"/>
            </w:pPr>
            <w:r>
              <w:rPr>
                <w:rFonts w:ascii="Montserrat" w:hAnsi="Montserrat"/>
                <w:color w:val="000000"/>
                <w:sz w:val="20"/>
                <w:szCs w:val="20"/>
              </w:rPr>
              <w:t>Putztag-Checkliste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7C85" w14:textId="77777777" w:rsidR="003B5A26" w:rsidRDefault="003B5A26" w:rsidP="008C6FEE">
            <w:pPr>
              <w:pStyle w:val="StandardWeb"/>
              <w:spacing w:before="0" w:beforeAutospacing="0" w:after="0" w:afterAutospacing="0"/>
            </w:pPr>
            <w:r>
              <w:rPr>
                <w:rFonts w:ascii="Montserrat" w:hAnsi="Montserrat"/>
                <w:b/>
                <w:bCs/>
                <w:color w:val="000000"/>
                <w:sz w:val="20"/>
                <w:szCs w:val="20"/>
              </w:rPr>
              <w:t>Putztag-Checkliste fertig programmiert und erstellt.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F799"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97708" w14:textId="77777777" w:rsidR="003B5A26" w:rsidRDefault="003B5A26" w:rsidP="008C6FEE">
            <w:pPr>
              <w:pStyle w:val="StandardWeb"/>
              <w:spacing w:before="0" w:beforeAutospacing="0" w:after="0" w:afterAutospacing="0"/>
            </w:pPr>
            <w:r>
              <w:rPr>
                <w:rFonts w:ascii="Montserrat" w:hAnsi="Montserrat"/>
                <w:b/>
                <w:bCs/>
                <w:color w:val="000000"/>
                <w:sz w:val="20"/>
                <w:szCs w:val="20"/>
              </w:rPr>
              <w:t>Wir haben es nach mehreren erfolglosen beschlossen es ohne TabLayout zu machen. Die Endlösung besteht nun aus zwei Buttons die man betätigen kann um zwischen Ämtli und Putztag-Checkliste hin und her zu wechseln. Zudem wird der Button nach dem Click enabled das man weiss auf welcher Liste man sich befindet.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84E90" w14:textId="77777777" w:rsidR="003B5A26" w:rsidRDefault="003B5A26" w:rsidP="008C6FEE">
            <w:pPr>
              <w:pStyle w:val="StandardWeb"/>
              <w:spacing w:before="0" w:beforeAutospacing="0" w:after="0" w:afterAutospacing="0"/>
            </w:pPr>
            <w:r>
              <w:rPr>
                <w:rFonts w:ascii="Montserrat" w:hAnsi="Montserrat"/>
                <w:b/>
                <w:bCs/>
                <w:color w:val="000000"/>
                <w:sz w:val="20"/>
                <w:szCs w:val="20"/>
              </w:rPr>
              <w:t> </w:t>
            </w:r>
          </w:p>
        </w:tc>
      </w:tr>
    </w:tbl>
    <w:p w14:paraId="0BA588E4" w14:textId="77777777" w:rsidR="003B5A26" w:rsidRPr="00870DAE" w:rsidRDefault="003B5A26" w:rsidP="003B5A26">
      <w:pPr>
        <w:pStyle w:val="berschrift3"/>
      </w:pPr>
      <w:bookmarkStart w:id="235" w:name="_Toc40879699"/>
      <w:r w:rsidRPr="00870DAE">
        <w:t>18.05.2020</w:t>
      </w:r>
      <w:bookmarkEnd w:id="235"/>
    </w:p>
    <w:p w14:paraId="68815CC8"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6500"/>
        <w:gridCol w:w="1804"/>
        <w:gridCol w:w="2211"/>
        <w:gridCol w:w="1660"/>
      </w:tblGrid>
      <w:tr w:rsidR="003B5A26" w14:paraId="546974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14936"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26D5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887F4"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791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5BB2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3DAEE8C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1688D"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4CA7C" w14:textId="77777777" w:rsidR="003B5A26" w:rsidRDefault="003B5A26" w:rsidP="008C6FEE">
            <w:pPr>
              <w:pStyle w:val="StandardWeb"/>
              <w:spacing w:before="0" w:beforeAutospacing="0" w:after="0" w:afterAutospacing="0"/>
            </w:pPr>
            <w:r>
              <w:rPr>
                <w:rFonts w:ascii="Montserrat" w:hAnsi="Montserrat"/>
                <w:b/>
                <w:bCs/>
                <w:color w:val="000000"/>
                <w:sz w:val="20"/>
                <w:szCs w:val="20"/>
              </w:rPr>
              <w:t>Dokumentation: erweitert, angepasst, überarbeitet, geändert, ersetzt, korrigiert.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A1D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5375A"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962C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0529FB3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B929" w14:textId="77777777" w:rsidR="003B5A26" w:rsidRDefault="003B5A26" w:rsidP="008C6FEE">
            <w:pPr>
              <w:pStyle w:val="StandardWeb"/>
              <w:spacing w:before="0" w:beforeAutospacing="0" w:after="0" w:afterAutospacing="0"/>
            </w:pPr>
            <w:r>
              <w:rPr>
                <w:rFonts w:ascii="Montserrat" w:hAnsi="Montserrat"/>
                <w:color w:val="000000"/>
                <w:sz w:val="20"/>
                <w:szCs w:val="20"/>
              </w:rPr>
              <w:t>Zeitplan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53CD" w14:textId="77777777" w:rsidR="003B5A26" w:rsidRDefault="003B5A26" w:rsidP="008C6FEE">
            <w:pPr>
              <w:pStyle w:val="StandardWeb"/>
              <w:spacing w:before="0" w:beforeAutospacing="0" w:after="0" w:afterAutospacing="0"/>
            </w:pPr>
            <w:r>
              <w:rPr>
                <w:rFonts w:ascii="Montserrat" w:hAnsi="Montserrat"/>
                <w:b/>
                <w:bCs/>
                <w:color w:val="000000"/>
                <w:sz w:val="20"/>
                <w:szCs w:val="20"/>
              </w:rPr>
              <w:t>Zeitplan: erweitert, angepasst, überarbeitet, geändert, ersetzt, korrigiert und komprimiert.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BCDB1"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EE0A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7ED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3696ED95" w14:textId="77777777" w:rsidR="003B5A26" w:rsidRDefault="003B5A26" w:rsidP="003B5A26"/>
    <w:p w14:paraId="572531FD" w14:textId="77777777" w:rsidR="003B5A26" w:rsidRDefault="003B5A26" w:rsidP="003B5A26">
      <w:pPr>
        <w:rPr>
          <w:rFonts w:eastAsiaTheme="majorEastAsia" w:cstheme="majorBidi"/>
          <w:b/>
          <w:color w:val="000000" w:themeColor="text1"/>
          <w:szCs w:val="24"/>
        </w:rPr>
      </w:pPr>
      <w:r>
        <w:br w:type="page"/>
      </w:r>
    </w:p>
    <w:p w14:paraId="48FB8DFA" w14:textId="77777777" w:rsidR="003B5A26" w:rsidRDefault="003B5A26" w:rsidP="003B5A26">
      <w:pPr>
        <w:pStyle w:val="berschrift3"/>
      </w:pPr>
      <w:bookmarkStart w:id="236" w:name="_Toc40879700"/>
      <w:r w:rsidRPr="00870DAE">
        <w:lastRenderedPageBreak/>
        <w:t>19.05.2020</w:t>
      </w:r>
      <w:bookmarkEnd w:id="236"/>
    </w:p>
    <w:p w14:paraId="75828C34"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6500"/>
        <w:gridCol w:w="1804"/>
        <w:gridCol w:w="2211"/>
        <w:gridCol w:w="1660"/>
      </w:tblGrid>
      <w:tr w:rsidR="003B5A26" w14:paraId="3EFD2ED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A5AC"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577DA"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9AC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4B37"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0655C"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686325B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08C"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C50B" w14:textId="77777777" w:rsidR="003B5A26" w:rsidRDefault="003B5A26" w:rsidP="008C6FEE">
            <w:pPr>
              <w:pStyle w:val="StandardWeb"/>
              <w:spacing w:before="0" w:beforeAutospacing="0" w:after="0" w:afterAutospacing="0"/>
            </w:pPr>
            <w:r>
              <w:rPr>
                <w:rFonts w:ascii="Montserrat" w:hAnsi="Montserrat"/>
                <w:b/>
                <w:bCs/>
                <w:color w:val="000000"/>
                <w:sz w:val="20"/>
                <w:szCs w:val="20"/>
              </w:rPr>
              <w:t>Dokumentation: erweitert, angepasst, überarbeitet, geändert, ersetzt, korrigiert.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E3B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9414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C0B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32E3F502"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AC1A9" w14:textId="77777777" w:rsidR="003B5A26" w:rsidRDefault="003B5A26" w:rsidP="008C6FEE">
            <w:pPr>
              <w:pStyle w:val="StandardWeb"/>
              <w:spacing w:before="0" w:beforeAutospacing="0" w:after="0" w:afterAutospacing="0"/>
            </w:pPr>
            <w:r>
              <w:rPr>
                <w:rFonts w:ascii="Montserrat" w:hAnsi="Montserrat"/>
                <w:color w:val="000000"/>
                <w:sz w:val="20"/>
                <w:szCs w:val="20"/>
              </w:rPr>
              <w:t>Zeitplan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4449D" w14:textId="77777777" w:rsidR="003B5A26" w:rsidRDefault="003B5A26" w:rsidP="008C6FEE">
            <w:pPr>
              <w:pStyle w:val="StandardWeb"/>
              <w:spacing w:before="0" w:beforeAutospacing="0" w:after="0" w:afterAutospacing="0"/>
            </w:pPr>
            <w:r>
              <w:rPr>
                <w:rFonts w:ascii="Montserrat" w:hAnsi="Montserrat"/>
                <w:b/>
                <w:bCs/>
                <w:color w:val="000000"/>
                <w:sz w:val="20"/>
                <w:szCs w:val="20"/>
              </w:rPr>
              <w:t>Zeitplan: erweitert, angepasst, überarbeitet, geändert, ersetzt, korrigiert und komprimiert.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1B2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41C2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A0F90"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6E3B2491" w14:textId="77777777" w:rsidR="003B5A26" w:rsidRDefault="003B5A26" w:rsidP="003B5A26"/>
    <w:p w14:paraId="6DF6BC85" w14:textId="77777777" w:rsidR="003B5A26" w:rsidRDefault="003B5A26" w:rsidP="003B5A26">
      <w:pPr>
        <w:pStyle w:val="berschrift3"/>
      </w:pPr>
      <w:bookmarkStart w:id="237" w:name="_Toc40879701"/>
      <w:r>
        <w:t>20.05.2020</w:t>
      </w:r>
      <w:bookmarkEnd w:id="237"/>
    </w:p>
    <w:p w14:paraId="2DAB1F3F"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6500"/>
        <w:gridCol w:w="1804"/>
        <w:gridCol w:w="2211"/>
        <w:gridCol w:w="1660"/>
      </w:tblGrid>
      <w:tr w:rsidR="003B5A26" w14:paraId="6B15D9F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812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8FFF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0A84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AE2A"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8390"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64FD8ED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8C555"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22A0" w14:textId="77777777" w:rsidR="003B5A26" w:rsidRDefault="003B5A26" w:rsidP="008C6FEE">
            <w:pPr>
              <w:pStyle w:val="StandardWeb"/>
              <w:spacing w:before="0" w:beforeAutospacing="0" w:after="0" w:afterAutospacing="0"/>
            </w:pPr>
            <w:r>
              <w:rPr>
                <w:rFonts w:ascii="Montserrat" w:hAnsi="Montserrat"/>
                <w:b/>
                <w:bCs/>
                <w:color w:val="000000"/>
                <w:sz w:val="20"/>
                <w:szCs w:val="20"/>
              </w:rPr>
              <w:t>Dokumentation: erweitert, angepasst, überarbeitet, geändert, ersetzt, korrigiert.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8184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973C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B746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343EE91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D14B5" w14:textId="77777777" w:rsidR="003B5A26" w:rsidRDefault="003B5A26" w:rsidP="008C6FEE">
            <w:pPr>
              <w:pStyle w:val="StandardWeb"/>
              <w:spacing w:before="0" w:beforeAutospacing="0" w:after="0" w:afterAutospacing="0"/>
            </w:pPr>
            <w:r>
              <w:rPr>
                <w:rFonts w:ascii="Montserrat" w:hAnsi="Montserrat"/>
                <w:color w:val="000000"/>
                <w:sz w:val="20"/>
                <w:szCs w:val="20"/>
              </w:rPr>
              <w:t>Zeitplan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05EB7" w14:textId="77777777" w:rsidR="003B5A26" w:rsidRDefault="003B5A26" w:rsidP="008C6FEE">
            <w:pPr>
              <w:pStyle w:val="StandardWeb"/>
              <w:spacing w:before="0" w:beforeAutospacing="0" w:after="0" w:afterAutospacing="0"/>
            </w:pPr>
            <w:r>
              <w:rPr>
                <w:rFonts w:ascii="Montserrat" w:hAnsi="Montserrat"/>
                <w:b/>
                <w:bCs/>
                <w:color w:val="000000"/>
                <w:sz w:val="20"/>
                <w:szCs w:val="20"/>
              </w:rPr>
              <w:t>Zeitplan: erweitert, angepasst, überarbeitet, geändert, ersetzt, korrigiert und komprimiert.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E48C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D4C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E131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36DFAAC0" w14:textId="77777777" w:rsidR="003F6BF7" w:rsidRDefault="003F6BF7" w:rsidP="009D78C3">
      <w:pPr>
        <w:rPr>
          <w:lang w:bidi="he-IL"/>
        </w:rPr>
        <w:sectPr w:rsidR="003F6BF7" w:rsidSect="003F6BF7">
          <w:headerReference w:type="default" r:id="rId126"/>
          <w:type w:val="continuous"/>
          <w:pgSz w:w="16838" w:h="11906" w:orient="landscape"/>
          <w:pgMar w:top="1701" w:right="2201" w:bottom="1701" w:left="1701" w:header="907" w:footer="794" w:gutter="0"/>
          <w:cols w:space="708"/>
          <w:titlePg/>
          <w:docGrid w:linePitch="360"/>
        </w:sectPr>
      </w:pPr>
    </w:p>
    <w:p w14:paraId="6F7D0465" w14:textId="073BAF01" w:rsidR="00B70AFD" w:rsidRPr="00AF707A" w:rsidRDefault="00B70AFD" w:rsidP="00B70AFD">
      <w:pPr>
        <w:pStyle w:val="berschrift1"/>
        <w:rPr>
          <w:lang w:val="en-GB"/>
        </w:rPr>
      </w:pPr>
      <w:bookmarkStart w:id="238" w:name="_Toc40879702"/>
      <w:r w:rsidRPr="00AF707A">
        <w:rPr>
          <w:lang w:val="en-GB"/>
        </w:rPr>
        <w:lastRenderedPageBreak/>
        <w:t>Testprotokoll</w:t>
      </w:r>
      <w:r>
        <w:rPr>
          <w:lang w:val="en-GB"/>
        </w:rPr>
        <w:t xml:space="preserve"> blnet App</w:t>
      </w:r>
      <w:bookmarkEnd w:id="238"/>
    </w:p>
    <w:p w14:paraId="7064D9F8" w14:textId="77777777" w:rsidR="00B70AFD" w:rsidRPr="00AF707A" w:rsidRDefault="00B70AFD" w:rsidP="00B70AFD">
      <w:pPr>
        <w:rPr>
          <w:b/>
          <w:bCs/>
          <w:lang w:val="en-GB"/>
        </w:rPr>
      </w:pPr>
    </w:p>
    <w:p w14:paraId="51231D04" w14:textId="77777777" w:rsidR="00B70AFD" w:rsidRPr="00AF707A" w:rsidRDefault="00B70AFD" w:rsidP="00B70AFD">
      <w:pPr>
        <w:rPr>
          <w:b/>
          <w:bCs/>
          <w:lang w:val="en-GB"/>
        </w:rPr>
      </w:pPr>
    </w:p>
    <w:p w14:paraId="4B1D0A14" w14:textId="77777777" w:rsidR="00B70AFD" w:rsidRPr="00623793" w:rsidRDefault="00B70AFD" w:rsidP="00B70AFD">
      <w:pPr>
        <w:rPr>
          <w:b/>
          <w:sz w:val="26"/>
          <w:szCs w:val="26"/>
        </w:rPr>
      </w:pPr>
      <w:r w:rsidRPr="00623793">
        <w:rPr>
          <w:b/>
          <w:sz w:val="26"/>
          <w:szCs w:val="26"/>
        </w:rPr>
        <w:t>Release-Management</w:t>
      </w:r>
    </w:p>
    <w:tbl>
      <w:tblPr>
        <w:tblStyle w:val="Tabellenraster"/>
        <w:tblpPr w:leftFromText="141" w:rightFromText="141" w:vertAnchor="text" w:horzAnchor="margin" w:tblpY="189"/>
        <w:tblW w:w="9180" w:type="dxa"/>
        <w:tblLayout w:type="fixed"/>
        <w:tblLook w:val="01E0" w:firstRow="1" w:lastRow="1" w:firstColumn="1" w:lastColumn="1" w:noHBand="0" w:noVBand="0"/>
      </w:tblPr>
      <w:tblGrid>
        <w:gridCol w:w="1080"/>
        <w:gridCol w:w="1368"/>
        <w:gridCol w:w="2854"/>
        <w:gridCol w:w="3878"/>
      </w:tblGrid>
      <w:tr w:rsidR="00A34226" w:rsidRPr="00396531" w14:paraId="5E7F85A7" w14:textId="77777777" w:rsidTr="00A34226">
        <w:tc>
          <w:tcPr>
            <w:tcW w:w="1080" w:type="dxa"/>
            <w:shd w:val="clear" w:color="auto" w:fill="CCCCCC"/>
          </w:tcPr>
          <w:p w14:paraId="08EAAB25" w14:textId="77777777" w:rsidR="00A34226" w:rsidRPr="00396531" w:rsidRDefault="00A34226" w:rsidP="00A34226">
            <w:pPr>
              <w:rPr>
                <w:b/>
              </w:rPr>
            </w:pPr>
            <w:r w:rsidRPr="00396531">
              <w:rPr>
                <w:b/>
              </w:rPr>
              <w:t>Version</w:t>
            </w:r>
          </w:p>
        </w:tc>
        <w:tc>
          <w:tcPr>
            <w:tcW w:w="1368" w:type="dxa"/>
            <w:shd w:val="clear" w:color="auto" w:fill="CCCCCC"/>
          </w:tcPr>
          <w:p w14:paraId="2DB46869" w14:textId="77777777" w:rsidR="00A34226" w:rsidRPr="00396531" w:rsidRDefault="00A34226" w:rsidP="00A34226">
            <w:pPr>
              <w:rPr>
                <w:b/>
              </w:rPr>
            </w:pPr>
            <w:r>
              <w:rPr>
                <w:b/>
              </w:rPr>
              <w:t>Datum</w:t>
            </w:r>
          </w:p>
        </w:tc>
        <w:tc>
          <w:tcPr>
            <w:tcW w:w="2854" w:type="dxa"/>
            <w:shd w:val="clear" w:color="auto" w:fill="CCCCCC"/>
          </w:tcPr>
          <w:p w14:paraId="7D163FEF" w14:textId="77777777" w:rsidR="00A34226" w:rsidRPr="00396531" w:rsidRDefault="00A34226" w:rsidP="00A34226">
            <w:pPr>
              <w:rPr>
                <w:b/>
              </w:rPr>
            </w:pPr>
            <w:r w:rsidRPr="00396531">
              <w:rPr>
                <w:b/>
              </w:rPr>
              <w:t>Autor</w:t>
            </w:r>
          </w:p>
        </w:tc>
        <w:tc>
          <w:tcPr>
            <w:tcW w:w="3878" w:type="dxa"/>
            <w:shd w:val="clear" w:color="auto" w:fill="CCCCCC"/>
          </w:tcPr>
          <w:p w14:paraId="599FB214" w14:textId="77777777" w:rsidR="00A34226" w:rsidRPr="00396531" w:rsidRDefault="00A34226" w:rsidP="00A34226">
            <w:pPr>
              <w:rPr>
                <w:b/>
              </w:rPr>
            </w:pPr>
            <w:r w:rsidRPr="00396531">
              <w:rPr>
                <w:b/>
              </w:rPr>
              <w:t>Kommentar</w:t>
            </w:r>
          </w:p>
        </w:tc>
      </w:tr>
      <w:tr w:rsidR="00A34226" w14:paraId="129F0BD3" w14:textId="77777777" w:rsidTr="00A34226">
        <w:tc>
          <w:tcPr>
            <w:tcW w:w="1080" w:type="dxa"/>
          </w:tcPr>
          <w:p w14:paraId="5D373015" w14:textId="77777777" w:rsidR="00A34226" w:rsidRDefault="00A34226" w:rsidP="00A34226">
            <w:r>
              <w:t>1.0</w:t>
            </w:r>
          </w:p>
        </w:tc>
        <w:tc>
          <w:tcPr>
            <w:tcW w:w="1368" w:type="dxa"/>
          </w:tcPr>
          <w:p w14:paraId="293C7C5B" w14:textId="0D276907" w:rsidR="00A34226" w:rsidRDefault="00A34226" w:rsidP="00A34226">
            <w:r>
              <w:fldChar w:fldCharType="begin"/>
            </w:r>
            <w:r>
              <w:instrText xml:space="preserve"> CREATEDATE  \@ "dd.MM.yyyy"  \* MERGEFORMAT </w:instrText>
            </w:r>
            <w:r>
              <w:fldChar w:fldCharType="separate"/>
            </w:r>
            <w:r w:rsidR="00923D53">
              <w:rPr>
                <w:noProof/>
              </w:rPr>
              <w:t>28.04.2020</w:t>
            </w:r>
            <w:r>
              <w:fldChar w:fldCharType="end"/>
            </w:r>
          </w:p>
        </w:tc>
        <w:tc>
          <w:tcPr>
            <w:tcW w:w="2854" w:type="dxa"/>
          </w:tcPr>
          <w:p w14:paraId="107B8A06" w14:textId="77777777" w:rsidR="00A34226" w:rsidRDefault="00A34226" w:rsidP="00A34226">
            <w:r>
              <w:t>Abeeraam Rahunenthiran Ian Hild</w:t>
            </w:r>
          </w:p>
        </w:tc>
        <w:tc>
          <w:tcPr>
            <w:tcW w:w="3878" w:type="dxa"/>
          </w:tcPr>
          <w:p w14:paraId="6E6ACF49" w14:textId="77777777" w:rsidR="00A34226" w:rsidRDefault="00A34226" w:rsidP="00A34226">
            <w:r>
              <w:t>Erstellung Testprotokoll</w:t>
            </w:r>
          </w:p>
        </w:tc>
      </w:tr>
      <w:tr w:rsidR="00A34226" w14:paraId="5EC957E6" w14:textId="77777777" w:rsidTr="00A34226">
        <w:tc>
          <w:tcPr>
            <w:tcW w:w="1080" w:type="dxa"/>
          </w:tcPr>
          <w:p w14:paraId="7A954B21" w14:textId="77777777" w:rsidR="00A34226" w:rsidRDefault="00A34226" w:rsidP="00A34226"/>
        </w:tc>
        <w:tc>
          <w:tcPr>
            <w:tcW w:w="1368" w:type="dxa"/>
          </w:tcPr>
          <w:p w14:paraId="4C703B01" w14:textId="77777777" w:rsidR="00A34226" w:rsidRDefault="00A34226" w:rsidP="00A34226"/>
        </w:tc>
        <w:tc>
          <w:tcPr>
            <w:tcW w:w="2854" w:type="dxa"/>
          </w:tcPr>
          <w:p w14:paraId="089485AF" w14:textId="77777777" w:rsidR="00A34226" w:rsidRDefault="00A34226" w:rsidP="00A34226"/>
        </w:tc>
        <w:tc>
          <w:tcPr>
            <w:tcW w:w="3878" w:type="dxa"/>
          </w:tcPr>
          <w:p w14:paraId="44D948C4" w14:textId="77777777" w:rsidR="00A34226" w:rsidRDefault="00A34226" w:rsidP="00A34226"/>
        </w:tc>
      </w:tr>
      <w:tr w:rsidR="00A34226" w14:paraId="2F164771" w14:textId="77777777" w:rsidTr="00A34226">
        <w:tc>
          <w:tcPr>
            <w:tcW w:w="1080" w:type="dxa"/>
          </w:tcPr>
          <w:p w14:paraId="6D3E0471" w14:textId="77777777" w:rsidR="00A34226" w:rsidRDefault="00A34226" w:rsidP="00A34226"/>
        </w:tc>
        <w:tc>
          <w:tcPr>
            <w:tcW w:w="1368" w:type="dxa"/>
          </w:tcPr>
          <w:p w14:paraId="7F3D66D9" w14:textId="77777777" w:rsidR="00A34226" w:rsidRDefault="00A34226" w:rsidP="00A34226"/>
        </w:tc>
        <w:tc>
          <w:tcPr>
            <w:tcW w:w="2854" w:type="dxa"/>
          </w:tcPr>
          <w:p w14:paraId="719F8026" w14:textId="77777777" w:rsidR="00A34226" w:rsidRDefault="00A34226" w:rsidP="00A34226"/>
        </w:tc>
        <w:tc>
          <w:tcPr>
            <w:tcW w:w="3878" w:type="dxa"/>
          </w:tcPr>
          <w:p w14:paraId="0F04329C" w14:textId="77777777" w:rsidR="00A34226" w:rsidRDefault="00A34226" w:rsidP="00A34226">
            <w:pPr>
              <w:keepNext/>
            </w:pPr>
          </w:p>
        </w:tc>
      </w:tr>
    </w:tbl>
    <w:p w14:paraId="732A443C" w14:textId="40A5A944" w:rsidR="00A34226" w:rsidRDefault="00A34226" w:rsidP="00A34226">
      <w:pPr>
        <w:pStyle w:val="Beschriftung"/>
        <w:framePr w:hSpace="141" w:wrap="around" w:vAnchor="text" w:hAnchor="page" w:x="1665" w:y="1715"/>
      </w:pPr>
      <w:bookmarkStart w:id="239" w:name="_Toc40879830"/>
      <w:r>
        <w:t xml:space="preserve">Tabelle </w:t>
      </w:r>
      <w:fldSimple w:instr=" SEQ Tabelle \* ARABIC ">
        <w:r w:rsidR="002B7CD3">
          <w:rPr>
            <w:noProof/>
          </w:rPr>
          <w:t>20</w:t>
        </w:r>
      </w:fldSimple>
      <w:r>
        <w:t xml:space="preserve"> Release Management</w:t>
      </w:r>
      <w:bookmarkEnd w:id="239"/>
    </w:p>
    <w:p w14:paraId="3418831F" w14:textId="77777777" w:rsidR="00B70AFD" w:rsidRDefault="00B70AFD" w:rsidP="00B70AFD"/>
    <w:p w14:paraId="2A738AD3" w14:textId="17501510" w:rsidR="00B70AFD" w:rsidRDefault="00B70AFD" w:rsidP="00B70AFD"/>
    <w:p w14:paraId="00010F73" w14:textId="12720B4E" w:rsidR="00B70AFD" w:rsidRDefault="00B70AFD" w:rsidP="00B70AFD">
      <w:pPr>
        <w:pStyle w:val="berschrift1"/>
        <w:keepLines w:val="0"/>
        <w:suppressAutoHyphens w:val="0"/>
        <w:autoSpaceDN/>
        <w:spacing w:after="60"/>
        <w:ind w:left="431" w:hanging="431"/>
        <w:textAlignment w:val="auto"/>
      </w:pPr>
      <w:bookmarkStart w:id="240" w:name="_Toc40865417"/>
      <w:bookmarkStart w:id="241" w:name="_Toc40879703"/>
      <w:r>
        <w:lastRenderedPageBreak/>
        <w:t>Ausgangslage</w:t>
      </w:r>
      <w:bookmarkEnd w:id="240"/>
      <w:bookmarkEnd w:id="241"/>
    </w:p>
    <w:p w14:paraId="43BA6972" w14:textId="77777777" w:rsidR="00B70AFD" w:rsidRPr="005140D7" w:rsidRDefault="00B70AFD" w:rsidP="00B70A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6548"/>
      </w:tblGrid>
      <w:tr w:rsidR="00B70AFD" w:rsidRPr="000174F1" w14:paraId="0BD8CA6A" w14:textId="77777777" w:rsidTr="00A34226">
        <w:trPr>
          <w:trHeight w:val="337"/>
          <w:tblHeader/>
        </w:trPr>
        <w:tc>
          <w:tcPr>
            <w:tcW w:w="1951" w:type="dxa"/>
            <w:shd w:val="clear" w:color="auto" w:fill="auto"/>
          </w:tcPr>
          <w:p w14:paraId="616C1CDF" w14:textId="77777777" w:rsidR="00B70AFD" w:rsidRPr="000174F1" w:rsidRDefault="00B70AFD" w:rsidP="00A34226">
            <w:r w:rsidRPr="000174F1">
              <w:t>Auftraggeber</w:t>
            </w:r>
          </w:p>
        </w:tc>
        <w:tc>
          <w:tcPr>
            <w:tcW w:w="6662" w:type="dxa"/>
            <w:shd w:val="clear" w:color="auto" w:fill="auto"/>
          </w:tcPr>
          <w:p w14:paraId="0B9C7247" w14:textId="77777777" w:rsidR="00B70AFD" w:rsidRPr="000174F1" w:rsidRDefault="00B70AFD" w:rsidP="00A34226">
            <w:r>
              <w:t>Wibilea AG, Abeeraam Rahunenthiran, Ian Hild, Industrieplatz 8212 Neuhausen</w:t>
            </w:r>
          </w:p>
        </w:tc>
      </w:tr>
      <w:tr w:rsidR="00B70AFD" w:rsidRPr="000174F1" w14:paraId="02A422B0" w14:textId="77777777" w:rsidTr="00A34226">
        <w:tc>
          <w:tcPr>
            <w:tcW w:w="1951" w:type="dxa"/>
            <w:shd w:val="clear" w:color="auto" w:fill="auto"/>
          </w:tcPr>
          <w:p w14:paraId="16D9F5F7" w14:textId="77777777" w:rsidR="00B70AFD" w:rsidRPr="000174F1" w:rsidRDefault="00B70AFD" w:rsidP="00A34226">
            <w:r>
              <w:t>Auftragnehmer</w:t>
            </w:r>
          </w:p>
        </w:tc>
        <w:tc>
          <w:tcPr>
            <w:tcW w:w="6662" w:type="dxa"/>
            <w:shd w:val="clear" w:color="auto" w:fill="auto"/>
          </w:tcPr>
          <w:p w14:paraId="42BDB3B6" w14:textId="77777777" w:rsidR="00B70AFD" w:rsidRPr="000174F1" w:rsidRDefault="00B70AFD" w:rsidP="00A34226">
            <w:r>
              <w:t>Herr Abeeraam Rahunenthiran &amp; Herr Ian Hild</w:t>
            </w:r>
          </w:p>
        </w:tc>
      </w:tr>
      <w:tr w:rsidR="00B70AFD" w:rsidRPr="000174F1" w14:paraId="7DC2A1E7" w14:textId="77777777" w:rsidTr="00A34226">
        <w:tc>
          <w:tcPr>
            <w:tcW w:w="1951" w:type="dxa"/>
            <w:shd w:val="clear" w:color="auto" w:fill="auto"/>
          </w:tcPr>
          <w:p w14:paraId="6DD37E0B" w14:textId="77777777" w:rsidR="00B70AFD" w:rsidRPr="000174F1" w:rsidRDefault="00B70AFD" w:rsidP="00A34226">
            <w:r w:rsidRPr="000174F1">
              <w:t>Autor</w:t>
            </w:r>
          </w:p>
        </w:tc>
        <w:tc>
          <w:tcPr>
            <w:tcW w:w="6662" w:type="dxa"/>
            <w:shd w:val="clear" w:color="auto" w:fill="auto"/>
          </w:tcPr>
          <w:p w14:paraId="65977078" w14:textId="77777777" w:rsidR="00B70AFD" w:rsidRPr="000174F1" w:rsidRDefault="00B70AFD" w:rsidP="00A34226">
            <w:pPr>
              <w:keepNext/>
            </w:pPr>
            <w:r>
              <w:t>Herr Abeeraam Rahunenthiran &amp; Herr Ian Hild</w:t>
            </w:r>
          </w:p>
        </w:tc>
      </w:tr>
    </w:tbl>
    <w:p w14:paraId="5965CC21" w14:textId="1B62C5CE" w:rsidR="00A34226" w:rsidRDefault="00A34226">
      <w:pPr>
        <w:pStyle w:val="Beschriftung"/>
      </w:pPr>
      <w:bookmarkStart w:id="242" w:name="_Toc40865418"/>
      <w:bookmarkStart w:id="243" w:name="_Toc40879831"/>
      <w:r>
        <w:t xml:space="preserve">Tabelle </w:t>
      </w:r>
      <w:fldSimple w:instr=" SEQ Tabelle \* ARABIC ">
        <w:r w:rsidR="002B7CD3">
          <w:rPr>
            <w:noProof/>
          </w:rPr>
          <w:t>21</w:t>
        </w:r>
      </w:fldSimple>
      <w:r>
        <w:t xml:space="preserve"> Ausgangslage</w:t>
      </w:r>
      <w:bookmarkEnd w:id="243"/>
    </w:p>
    <w:p w14:paraId="2ECA13DB" w14:textId="58F70460" w:rsidR="00B70AFD" w:rsidRDefault="00B70AFD" w:rsidP="00B70AFD">
      <w:pPr>
        <w:pStyle w:val="berschrift2"/>
        <w:keepLines w:val="0"/>
        <w:suppressAutoHyphens w:val="0"/>
        <w:autoSpaceDN/>
        <w:spacing w:before="240" w:after="60" w:line="240" w:lineRule="auto"/>
        <w:textAlignment w:val="auto"/>
      </w:pPr>
      <w:r>
        <w:t xml:space="preserve"> </w:t>
      </w:r>
      <w:bookmarkStart w:id="244" w:name="_Toc40879704"/>
      <w:r>
        <w:t>Testgegenstand</w:t>
      </w:r>
      <w:bookmarkEnd w:id="242"/>
      <w:bookmarkEnd w:id="244"/>
    </w:p>
    <w:p w14:paraId="196872A1" w14:textId="77777777" w:rsidR="00B70AFD" w:rsidRPr="00AD3262" w:rsidRDefault="00B70AFD" w:rsidP="00B70AFD"/>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386"/>
      </w:tblGrid>
      <w:tr w:rsidR="00B70AFD" w:rsidRPr="00AD3262" w14:paraId="0344F1A0" w14:textId="77777777" w:rsidTr="00A34226">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cPr>
          <w:p w14:paraId="57025B8F" w14:textId="77777777" w:rsidR="00B70AFD" w:rsidRPr="00AD3262" w:rsidRDefault="00B70AFD" w:rsidP="00A34226">
            <w:pPr>
              <w:rPr>
                <w:b/>
              </w:rPr>
            </w:pPr>
            <w:r>
              <w:rPr>
                <w:b/>
              </w:rPr>
              <w:t>Test</w:t>
            </w:r>
            <w:r w:rsidRPr="00AD3262">
              <w:rPr>
                <w:b/>
              </w:rPr>
              <w:t>gegenstand</w:t>
            </w:r>
          </w:p>
        </w:tc>
        <w:tc>
          <w:tcPr>
            <w:tcW w:w="5386" w:type="dxa"/>
            <w:tcBorders>
              <w:top w:val="single" w:sz="4" w:space="0" w:color="auto"/>
              <w:left w:val="single" w:sz="4" w:space="0" w:color="auto"/>
              <w:bottom w:val="single" w:sz="4" w:space="0" w:color="auto"/>
              <w:right w:val="single" w:sz="4" w:space="0" w:color="auto"/>
            </w:tcBorders>
            <w:shd w:val="clear" w:color="auto" w:fill="D9D9D9"/>
          </w:tcPr>
          <w:p w14:paraId="107F6B52" w14:textId="77777777" w:rsidR="00B70AFD" w:rsidRPr="00AD3262" w:rsidRDefault="00B70AFD" w:rsidP="00A34226">
            <w:pPr>
              <w:rPr>
                <w:b/>
              </w:rPr>
            </w:pPr>
            <w:r w:rsidRPr="00AD3262">
              <w:rPr>
                <w:b/>
              </w:rPr>
              <w:t>Beschreibung</w:t>
            </w:r>
          </w:p>
        </w:tc>
      </w:tr>
      <w:tr w:rsidR="00B70AFD" w:rsidRPr="00870293" w14:paraId="1A9C09B7" w14:textId="77777777" w:rsidTr="00A34226">
        <w:trPr>
          <w:trHeight w:val="341"/>
        </w:trPr>
        <w:tc>
          <w:tcPr>
            <w:tcW w:w="3227" w:type="dxa"/>
            <w:tcBorders>
              <w:top w:val="single" w:sz="4" w:space="0" w:color="auto"/>
              <w:bottom w:val="single" w:sz="4" w:space="0" w:color="auto"/>
            </w:tcBorders>
            <w:shd w:val="clear" w:color="auto" w:fill="auto"/>
          </w:tcPr>
          <w:p w14:paraId="06F62985" w14:textId="77777777" w:rsidR="00B70AFD" w:rsidRPr="001D0C37" w:rsidRDefault="00B70AFD" w:rsidP="00A34226">
            <w:pPr>
              <w:rPr>
                <w:i/>
              </w:rPr>
            </w:pPr>
            <w:r>
              <w:rPr>
                <w:i/>
              </w:rPr>
              <w:t>blnet App Version 1.0.X</w:t>
            </w:r>
          </w:p>
        </w:tc>
        <w:tc>
          <w:tcPr>
            <w:tcW w:w="5386" w:type="dxa"/>
            <w:tcBorders>
              <w:top w:val="single" w:sz="4" w:space="0" w:color="auto"/>
              <w:bottom w:val="single" w:sz="4" w:space="0" w:color="auto"/>
            </w:tcBorders>
            <w:shd w:val="clear" w:color="auto" w:fill="auto"/>
          </w:tcPr>
          <w:p w14:paraId="2CA3951B" w14:textId="77777777" w:rsidR="00B70AFD" w:rsidRPr="002F19FA" w:rsidRDefault="00B70AFD" w:rsidP="00A34226">
            <w:pPr>
              <w:keepNext/>
              <w:rPr>
                <w:i/>
                <w:iCs/>
              </w:rPr>
            </w:pPr>
          </w:p>
        </w:tc>
      </w:tr>
    </w:tbl>
    <w:p w14:paraId="75AFC88B" w14:textId="17B80EDE" w:rsidR="00A34226" w:rsidRDefault="00A34226">
      <w:pPr>
        <w:pStyle w:val="Beschriftung"/>
      </w:pPr>
      <w:bookmarkStart w:id="245" w:name="_Toc40865419"/>
      <w:bookmarkStart w:id="246" w:name="_Toc40879832"/>
      <w:r>
        <w:t xml:space="preserve">Tabelle </w:t>
      </w:r>
      <w:fldSimple w:instr=" SEQ Tabelle \* ARABIC ">
        <w:r w:rsidR="002B7CD3">
          <w:rPr>
            <w:noProof/>
          </w:rPr>
          <w:t>22</w:t>
        </w:r>
      </w:fldSimple>
      <w:r w:rsidR="004F6D5A">
        <w:t xml:space="preserve"> Testgegen</w:t>
      </w:r>
      <w:r>
        <w:t>stand</w:t>
      </w:r>
      <w:bookmarkEnd w:id="246"/>
    </w:p>
    <w:p w14:paraId="6F2D5EB2" w14:textId="77777777" w:rsidR="00B70AFD" w:rsidRDefault="00B70AFD" w:rsidP="00B70AFD">
      <w:pPr>
        <w:pStyle w:val="berschrift1"/>
        <w:keepLines w:val="0"/>
        <w:suppressAutoHyphens w:val="0"/>
        <w:autoSpaceDN/>
        <w:spacing w:after="60"/>
        <w:ind w:left="431" w:hanging="431"/>
        <w:textAlignment w:val="auto"/>
      </w:pPr>
      <w:bookmarkStart w:id="247" w:name="_Toc40879705"/>
      <w:r>
        <w:lastRenderedPageBreak/>
        <w:t>Testfälle</w:t>
      </w:r>
      <w:bookmarkEnd w:id="245"/>
      <w:bookmarkEnd w:id="247"/>
    </w:p>
    <w:p w14:paraId="3A96D77A" w14:textId="15F37E7F" w:rsidR="00B70AFD" w:rsidRPr="00DC4FD2" w:rsidRDefault="00B70AFD" w:rsidP="00B70AFD">
      <w:pPr>
        <w:pStyle w:val="berschrift2"/>
        <w:keepLines w:val="0"/>
        <w:suppressAutoHyphens w:val="0"/>
        <w:autoSpaceDN/>
        <w:spacing w:before="240" w:after="60" w:line="240" w:lineRule="auto"/>
        <w:textAlignment w:val="auto"/>
      </w:pPr>
      <w:bookmarkStart w:id="248" w:name="_Toc40865420"/>
      <w:r>
        <w:t xml:space="preserve"> </w:t>
      </w:r>
      <w:bookmarkStart w:id="249" w:name="_Toc40879706"/>
      <w:r>
        <w:t>Testfall</w:t>
      </w:r>
      <w:r w:rsidR="00A34226">
        <w:t xml:space="preserve"> 1</w:t>
      </w:r>
      <w:r>
        <w:t xml:space="preserve"> App installieren</w:t>
      </w:r>
      <w:bookmarkEnd w:id="248"/>
      <w:bookmarkEnd w:id="249"/>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515AD3E" w14:textId="77777777" w:rsidTr="00A34226">
        <w:trPr>
          <w:trHeight w:val="532"/>
        </w:trPr>
        <w:tc>
          <w:tcPr>
            <w:tcW w:w="3227" w:type="dxa"/>
            <w:tcBorders>
              <w:top w:val="single" w:sz="4" w:space="0" w:color="auto"/>
            </w:tcBorders>
            <w:shd w:val="clear" w:color="auto" w:fill="D9D9D9" w:themeFill="background1" w:themeFillShade="D9"/>
          </w:tcPr>
          <w:p w14:paraId="47D5287B"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577EC342" w14:textId="77777777" w:rsidR="00B70AFD" w:rsidRPr="008D4A86" w:rsidRDefault="00B70AFD" w:rsidP="00A34226">
            <w:r>
              <w:t>App installieren</w:t>
            </w:r>
          </w:p>
        </w:tc>
      </w:tr>
      <w:tr w:rsidR="00B70AFD" w:rsidRPr="008D4A86" w14:paraId="634D8DC8" w14:textId="77777777" w:rsidTr="00A34226">
        <w:trPr>
          <w:trHeight w:val="554"/>
        </w:trPr>
        <w:tc>
          <w:tcPr>
            <w:tcW w:w="3227" w:type="dxa"/>
            <w:tcBorders>
              <w:top w:val="single" w:sz="4" w:space="0" w:color="auto"/>
            </w:tcBorders>
            <w:shd w:val="clear" w:color="auto" w:fill="D9D9D9" w:themeFill="background1" w:themeFillShade="D9"/>
          </w:tcPr>
          <w:p w14:paraId="1BA3FD71" w14:textId="51E9FC97" w:rsidR="00B70AFD" w:rsidRPr="008D4A86" w:rsidRDefault="00B560DA" w:rsidP="00A34226">
            <w:r>
              <w:t>Mindestanforderungen</w:t>
            </w:r>
          </w:p>
        </w:tc>
        <w:tc>
          <w:tcPr>
            <w:tcW w:w="6095" w:type="dxa"/>
            <w:tcBorders>
              <w:top w:val="single" w:sz="4" w:space="0" w:color="auto"/>
            </w:tcBorders>
            <w:shd w:val="clear" w:color="auto" w:fill="auto"/>
          </w:tcPr>
          <w:p w14:paraId="7D3E8A53" w14:textId="77777777" w:rsidR="00B70AFD" w:rsidRPr="00CF6209" w:rsidRDefault="00B70AFD" w:rsidP="00A34226">
            <w:r w:rsidRPr="00CF6209">
              <w:rPr>
                <w:rFonts w:cs="Open Sans"/>
                <w:color w:val="000000"/>
              </w:rPr>
              <w:t>Internetverbindung, 10MB freier Speicher, Android 5.0</w:t>
            </w:r>
          </w:p>
        </w:tc>
      </w:tr>
      <w:tr w:rsidR="00B70AFD" w:rsidRPr="008D4A86" w14:paraId="3067E5B5" w14:textId="77777777" w:rsidTr="00A34226">
        <w:trPr>
          <w:trHeight w:val="2829"/>
        </w:trPr>
        <w:tc>
          <w:tcPr>
            <w:tcW w:w="3227" w:type="dxa"/>
            <w:shd w:val="clear" w:color="auto" w:fill="D9D9D9" w:themeFill="background1" w:themeFillShade="D9"/>
          </w:tcPr>
          <w:p w14:paraId="314526C5" w14:textId="77777777" w:rsidR="00B70AFD" w:rsidRPr="008D4A86" w:rsidRDefault="00B70AFD" w:rsidP="00A34226">
            <w:r w:rsidRPr="008D4A86">
              <w:t>Testschritte</w:t>
            </w:r>
          </w:p>
        </w:tc>
        <w:tc>
          <w:tcPr>
            <w:tcW w:w="6095" w:type="dxa"/>
            <w:shd w:val="clear" w:color="auto" w:fill="auto"/>
          </w:tcPr>
          <w:p w14:paraId="44ED29BC" w14:textId="3CE5F1D5" w:rsidR="00B70AFD" w:rsidRDefault="00B70AFD" w:rsidP="00B70AFD">
            <w:pPr>
              <w:pStyle w:val="Listenabsatz"/>
              <w:numPr>
                <w:ilvl w:val="0"/>
                <w:numId w:val="15"/>
              </w:numPr>
              <w:spacing w:after="0" w:line="240" w:lineRule="auto"/>
            </w:pPr>
            <w:r>
              <w:t xml:space="preserve">Öffnen die Seite </w:t>
            </w:r>
            <w:hyperlink r:id="rId127" w:history="1">
              <w:r w:rsidRPr="00CF6209">
                <w:rPr>
                  <w:rStyle w:val="Hyperlink"/>
                </w:rPr>
                <w:t>app.blnet.ch</w:t>
              </w:r>
            </w:hyperlink>
            <w:r w:rsidR="00B560DA">
              <w:t xml:space="preserve"> im Browser</w:t>
            </w:r>
          </w:p>
          <w:p w14:paraId="5966E6CA" w14:textId="77777777" w:rsidR="00B70AFD" w:rsidRDefault="00B70AFD" w:rsidP="00B70AFD">
            <w:pPr>
              <w:pStyle w:val="Listenabsatz"/>
              <w:numPr>
                <w:ilvl w:val="0"/>
                <w:numId w:val="15"/>
              </w:numPr>
              <w:spacing w:after="0" w:line="240" w:lineRule="auto"/>
            </w:pPr>
            <w:r>
              <w:t>Scrollen sie hinunter bis Sie den Abschnitt herunterladen sehen.</w:t>
            </w:r>
          </w:p>
          <w:p w14:paraId="5BB0B6E3" w14:textId="77777777" w:rsidR="00B70AFD" w:rsidRDefault="00B70AFD" w:rsidP="00B70AFD">
            <w:pPr>
              <w:pStyle w:val="Listenabsatz"/>
              <w:numPr>
                <w:ilvl w:val="0"/>
                <w:numId w:val="15"/>
              </w:numPr>
              <w:spacing w:after="0" w:line="240" w:lineRule="auto"/>
            </w:pPr>
            <w:r>
              <w:t>Drücken Sie auf die Taste «herunterladen»</w:t>
            </w:r>
          </w:p>
          <w:p w14:paraId="256504B3" w14:textId="77777777" w:rsidR="00B70AFD" w:rsidRDefault="00B70AFD" w:rsidP="00B70AFD">
            <w:pPr>
              <w:pStyle w:val="Listenabsatz"/>
              <w:numPr>
                <w:ilvl w:val="0"/>
                <w:numId w:val="15"/>
              </w:numPr>
              <w:spacing w:after="0" w:line="240" w:lineRule="auto"/>
            </w:pPr>
            <w:r>
              <w:t>Wählen Sie die neuste Version der App aus. (die oberste).</w:t>
            </w:r>
          </w:p>
          <w:p w14:paraId="2F71FF86" w14:textId="77777777" w:rsidR="00B70AFD" w:rsidRDefault="00B70AFD" w:rsidP="00B70AFD">
            <w:pPr>
              <w:pStyle w:val="Listenabsatz"/>
              <w:numPr>
                <w:ilvl w:val="0"/>
                <w:numId w:val="15"/>
              </w:numPr>
              <w:spacing w:after="0" w:line="240" w:lineRule="auto"/>
            </w:pPr>
            <w:r>
              <w:t>Drücken Sie auf Assets</w:t>
            </w:r>
          </w:p>
          <w:p w14:paraId="43648FDF" w14:textId="77777777" w:rsidR="00B70AFD" w:rsidRDefault="00B70AFD" w:rsidP="00B70AFD">
            <w:pPr>
              <w:pStyle w:val="Listenabsatz"/>
              <w:numPr>
                <w:ilvl w:val="0"/>
                <w:numId w:val="15"/>
              </w:numPr>
              <w:spacing w:after="0" w:line="240" w:lineRule="auto"/>
            </w:pPr>
            <w:r>
              <w:t xml:space="preserve">Drücken Sie auf die jetzt </w:t>
            </w:r>
            <w:proofErr w:type="gramStart"/>
            <w:r>
              <w:t>erschienene .apk</w:t>
            </w:r>
            <w:proofErr w:type="gramEnd"/>
            <w:r>
              <w:t xml:space="preserve"> Datei</w:t>
            </w:r>
          </w:p>
          <w:p w14:paraId="03F02FD6" w14:textId="77777777" w:rsidR="00B70AFD" w:rsidRPr="008D4A86" w:rsidRDefault="00B70AFD" w:rsidP="00B70AFD">
            <w:pPr>
              <w:pStyle w:val="Listenabsatz"/>
              <w:numPr>
                <w:ilvl w:val="0"/>
                <w:numId w:val="15"/>
              </w:numPr>
              <w:spacing w:after="0" w:line="240" w:lineRule="auto"/>
            </w:pPr>
            <w:r>
              <w:t>Installieren Sie die App «auf Öffnen klicken wenn Sie heruntergeladen wurde.»</w:t>
            </w:r>
          </w:p>
        </w:tc>
      </w:tr>
      <w:tr w:rsidR="00B70AFD" w:rsidRPr="008D4A86" w14:paraId="10F09932" w14:textId="77777777" w:rsidTr="00A34226">
        <w:trPr>
          <w:trHeight w:val="2246"/>
        </w:trPr>
        <w:tc>
          <w:tcPr>
            <w:tcW w:w="3227" w:type="dxa"/>
            <w:shd w:val="clear" w:color="auto" w:fill="D9D9D9" w:themeFill="background1" w:themeFillShade="D9"/>
          </w:tcPr>
          <w:p w14:paraId="1CE416BD" w14:textId="77777777" w:rsidR="00B70AFD" w:rsidRPr="008D4A86" w:rsidRDefault="00B70AFD" w:rsidP="00A34226">
            <w:r w:rsidRPr="008D4A86">
              <w:t>Erwartetes Ergebnis</w:t>
            </w:r>
          </w:p>
        </w:tc>
        <w:tc>
          <w:tcPr>
            <w:tcW w:w="6095" w:type="dxa"/>
            <w:shd w:val="clear" w:color="auto" w:fill="auto"/>
          </w:tcPr>
          <w:p w14:paraId="75491D29" w14:textId="77777777" w:rsidR="00B70AFD" w:rsidRPr="008D4A86" w:rsidRDefault="00B70AFD" w:rsidP="00A34226">
            <w:r>
              <w:t>Die App startet und Sie sehen die Startseite.</w:t>
            </w:r>
          </w:p>
        </w:tc>
      </w:tr>
      <w:tr w:rsidR="00B70AFD" w:rsidRPr="008D4A86" w14:paraId="4553C1AB" w14:textId="77777777" w:rsidTr="00A34226">
        <w:trPr>
          <w:trHeight w:val="2489"/>
        </w:trPr>
        <w:tc>
          <w:tcPr>
            <w:tcW w:w="3227" w:type="dxa"/>
            <w:shd w:val="clear" w:color="auto" w:fill="D9D9D9" w:themeFill="background1" w:themeFillShade="D9"/>
          </w:tcPr>
          <w:p w14:paraId="7931CAD5" w14:textId="77777777" w:rsidR="00B70AFD" w:rsidRPr="008D4A86" w:rsidRDefault="00B70AFD" w:rsidP="00A34226">
            <w:r>
              <w:t>Testresultat</w:t>
            </w:r>
          </w:p>
        </w:tc>
        <w:tc>
          <w:tcPr>
            <w:tcW w:w="6095" w:type="dxa"/>
            <w:shd w:val="clear" w:color="auto" w:fill="auto"/>
          </w:tcPr>
          <w:p w14:paraId="063F4C03" w14:textId="02AB9B09" w:rsidR="00B70AFD" w:rsidRPr="008D4A86" w:rsidRDefault="00B70AFD" w:rsidP="00A34226">
            <w:pPr>
              <w:keepNext/>
            </w:pPr>
          </w:p>
        </w:tc>
      </w:tr>
    </w:tbl>
    <w:p w14:paraId="5C170D30" w14:textId="03692669" w:rsidR="00A34226" w:rsidRDefault="00A34226">
      <w:pPr>
        <w:pStyle w:val="Beschriftung"/>
      </w:pPr>
      <w:bookmarkStart w:id="250" w:name="_Toc40879833"/>
      <w:r>
        <w:t xml:space="preserve">Tabelle </w:t>
      </w:r>
      <w:fldSimple w:instr=" SEQ Tabelle \* ARABIC ">
        <w:r w:rsidR="002B7CD3">
          <w:rPr>
            <w:noProof/>
          </w:rPr>
          <w:t>23</w:t>
        </w:r>
      </w:fldSimple>
      <w:r>
        <w:t xml:space="preserve"> Testfall 1 App installieren</w:t>
      </w:r>
      <w:bookmarkEnd w:id="250"/>
    </w:p>
    <w:p w14:paraId="393987E6" w14:textId="77777777" w:rsidR="00B70AFD" w:rsidRDefault="00B70AFD" w:rsidP="00B70AFD">
      <w:pPr>
        <w:rPr>
          <w:rFonts w:cs="Arial"/>
          <w:b/>
          <w:bCs/>
          <w:iCs/>
          <w:sz w:val="22"/>
          <w:szCs w:val="28"/>
        </w:rPr>
      </w:pPr>
      <w:r>
        <w:br w:type="page"/>
      </w:r>
    </w:p>
    <w:p w14:paraId="6F1F6708" w14:textId="41A6411F" w:rsidR="00B70AFD" w:rsidRPr="00DC4FD2" w:rsidRDefault="00B70AFD" w:rsidP="00B70AFD">
      <w:pPr>
        <w:pStyle w:val="berschrift2"/>
        <w:keepLines w:val="0"/>
        <w:suppressAutoHyphens w:val="0"/>
        <w:autoSpaceDN/>
        <w:spacing w:before="240" w:after="60" w:line="240" w:lineRule="auto"/>
        <w:textAlignment w:val="auto"/>
      </w:pPr>
      <w:bookmarkStart w:id="251" w:name="_Toc40865421"/>
      <w:r>
        <w:lastRenderedPageBreak/>
        <w:t xml:space="preserve"> </w:t>
      </w:r>
      <w:bookmarkStart w:id="252" w:name="_Toc40879707"/>
      <w:r>
        <w:t>Testfall 2 – Anmelden und Registrieren</w:t>
      </w:r>
      <w:bookmarkEnd w:id="251"/>
      <w:bookmarkEnd w:id="25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98C6E5E" w14:textId="77777777" w:rsidTr="00A34226">
        <w:trPr>
          <w:trHeight w:val="532"/>
        </w:trPr>
        <w:tc>
          <w:tcPr>
            <w:tcW w:w="3227" w:type="dxa"/>
            <w:tcBorders>
              <w:top w:val="single" w:sz="4" w:space="0" w:color="auto"/>
            </w:tcBorders>
            <w:shd w:val="clear" w:color="auto" w:fill="D9D9D9" w:themeFill="background1" w:themeFillShade="D9"/>
          </w:tcPr>
          <w:p w14:paraId="22C08E00"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501465A6" w14:textId="77777777" w:rsidR="00B70AFD" w:rsidRPr="008D4A86" w:rsidRDefault="00B70AFD" w:rsidP="00A34226">
            <w:r>
              <w:t>Anmelden und Registrieren</w:t>
            </w:r>
          </w:p>
        </w:tc>
      </w:tr>
      <w:tr w:rsidR="00B70AFD" w:rsidRPr="008D4A86" w14:paraId="42F0B40B" w14:textId="77777777" w:rsidTr="00A34226">
        <w:trPr>
          <w:trHeight w:val="554"/>
        </w:trPr>
        <w:tc>
          <w:tcPr>
            <w:tcW w:w="3227" w:type="dxa"/>
            <w:tcBorders>
              <w:top w:val="single" w:sz="4" w:space="0" w:color="auto"/>
            </w:tcBorders>
            <w:shd w:val="clear" w:color="auto" w:fill="D9D9D9" w:themeFill="background1" w:themeFillShade="D9"/>
          </w:tcPr>
          <w:p w14:paraId="5B72D68D" w14:textId="2E8B7BC0" w:rsidR="00B70AFD" w:rsidRPr="008D4A86" w:rsidRDefault="00B560DA" w:rsidP="00A34226">
            <w:r>
              <w:t>Mindestanforderungen</w:t>
            </w:r>
          </w:p>
        </w:tc>
        <w:tc>
          <w:tcPr>
            <w:tcW w:w="6095" w:type="dxa"/>
            <w:tcBorders>
              <w:top w:val="single" w:sz="4" w:space="0" w:color="auto"/>
            </w:tcBorders>
            <w:shd w:val="clear" w:color="auto" w:fill="auto"/>
          </w:tcPr>
          <w:p w14:paraId="5F9DC739" w14:textId="77777777" w:rsidR="00B70AFD" w:rsidRPr="00CF6209" w:rsidRDefault="00B70AFD" w:rsidP="00A34226">
            <w:r w:rsidRPr="00CF6209">
              <w:rPr>
                <w:rFonts w:cs="Open Sans"/>
                <w:color w:val="000000"/>
              </w:rPr>
              <w:t>Internetverbindung, 10MB freier Speicher, Android 5.0</w:t>
            </w:r>
          </w:p>
        </w:tc>
      </w:tr>
      <w:tr w:rsidR="00B70AFD" w:rsidRPr="008D4A86" w14:paraId="0C7B2BE8" w14:textId="77777777" w:rsidTr="00A34226">
        <w:trPr>
          <w:trHeight w:val="2829"/>
        </w:trPr>
        <w:tc>
          <w:tcPr>
            <w:tcW w:w="3227" w:type="dxa"/>
            <w:shd w:val="clear" w:color="auto" w:fill="D9D9D9" w:themeFill="background1" w:themeFillShade="D9"/>
          </w:tcPr>
          <w:p w14:paraId="2737D7C6" w14:textId="77777777" w:rsidR="00B70AFD" w:rsidRPr="008D4A86" w:rsidRDefault="00B70AFD" w:rsidP="00A34226">
            <w:r w:rsidRPr="008D4A86">
              <w:t>Testschritte</w:t>
            </w:r>
          </w:p>
        </w:tc>
        <w:tc>
          <w:tcPr>
            <w:tcW w:w="6095" w:type="dxa"/>
            <w:shd w:val="clear" w:color="auto" w:fill="auto"/>
          </w:tcPr>
          <w:p w14:paraId="245D8F3D" w14:textId="77777777" w:rsidR="00B70AFD" w:rsidRDefault="00B70AFD" w:rsidP="00B70AFD">
            <w:pPr>
              <w:pStyle w:val="Listenabsatz"/>
              <w:numPr>
                <w:ilvl w:val="0"/>
                <w:numId w:val="16"/>
              </w:numPr>
              <w:spacing w:after="0" w:line="240" w:lineRule="auto"/>
            </w:pPr>
            <w:r>
              <w:t>Die App starten</w:t>
            </w:r>
          </w:p>
          <w:p w14:paraId="344CD580" w14:textId="77777777" w:rsidR="00B70AFD" w:rsidRDefault="00B70AFD" w:rsidP="00B70AFD">
            <w:pPr>
              <w:pStyle w:val="Listenabsatz"/>
              <w:numPr>
                <w:ilvl w:val="0"/>
                <w:numId w:val="16"/>
              </w:numPr>
              <w:spacing w:after="0" w:line="240" w:lineRule="auto"/>
            </w:pPr>
            <w:r>
              <w:t>Oben rechts auf das Personenzeichen drücken</w:t>
            </w:r>
          </w:p>
          <w:p w14:paraId="02A76E23" w14:textId="77777777" w:rsidR="00B70AFD" w:rsidRDefault="00B70AFD" w:rsidP="00B70AFD">
            <w:pPr>
              <w:pStyle w:val="Listenabsatz"/>
              <w:numPr>
                <w:ilvl w:val="0"/>
                <w:numId w:val="16"/>
              </w:numPr>
              <w:spacing w:after="0" w:line="240" w:lineRule="auto"/>
            </w:pPr>
            <w:r>
              <w:t xml:space="preserve">Im Menü auf «Registrieren» drücken </w:t>
            </w:r>
          </w:p>
          <w:p w14:paraId="6C38F800" w14:textId="77777777" w:rsidR="00B70AFD" w:rsidRDefault="00B70AFD" w:rsidP="00B70AFD">
            <w:pPr>
              <w:pStyle w:val="Listenabsatz"/>
              <w:numPr>
                <w:ilvl w:val="0"/>
                <w:numId w:val="16"/>
              </w:numPr>
              <w:spacing w:after="0" w:line="240" w:lineRule="auto"/>
            </w:pPr>
            <w:r>
              <w:t>Folgende Daten eingeben und auf Registrieren klicken:</w:t>
            </w:r>
          </w:p>
          <w:p w14:paraId="608EF62F" w14:textId="77777777" w:rsidR="00B70AFD" w:rsidRDefault="00B70AFD" w:rsidP="00A34226">
            <w:pPr>
              <w:pStyle w:val="Listenabsatz"/>
            </w:pPr>
            <w:r>
              <w:t>Vorname: Sara</w:t>
            </w:r>
          </w:p>
          <w:p w14:paraId="67876647" w14:textId="77777777" w:rsidR="00B70AFD" w:rsidRDefault="00B70AFD" w:rsidP="00A34226">
            <w:pPr>
              <w:pStyle w:val="Listenabsatz"/>
            </w:pPr>
            <w:r>
              <w:t>Nachname: Stoob</w:t>
            </w:r>
          </w:p>
          <w:p w14:paraId="506B9FA3" w14:textId="61356B26" w:rsidR="00B70AFD" w:rsidRDefault="00B70AFD" w:rsidP="00A34226">
            <w:pPr>
              <w:pStyle w:val="Listenabsatz"/>
            </w:pPr>
            <w:r>
              <w:t xml:space="preserve">E-Mail: </w:t>
            </w:r>
            <w:hyperlink r:id="rId128" w:history="1">
              <w:r w:rsidRPr="00D536A8">
                <w:rPr>
                  <w:rStyle w:val="Hyperlink"/>
                </w:rPr>
                <w:t>sara.stoob@gmail.com</w:t>
              </w:r>
            </w:hyperlink>
          </w:p>
          <w:p w14:paraId="4BD814FE" w14:textId="77777777" w:rsidR="00B70AFD" w:rsidRDefault="00B70AFD" w:rsidP="00A34226">
            <w:pPr>
              <w:pStyle w:val="Listenabsatz"/>
            </w:pPr>
            <w:r>
              <w:t>Passwort: Bananen.123</w:t>
            </w:r>
          </w:p>
          <w:p w14:paraId="3BAA39E0" w14:textId="77777777" w:rsidR="00B70AFD" w:rsidRPr="008D4A86" w:rsidRDefault="00B70AFD" w:rsidP="00B70AFD">
            <w:pPr>
              <w:pStyle w:val="Listenabsatz"/>
              <w:numPr>
                <w:ilvl w:val="0"/>
                <w:numId w:val="16"/>
              </w:numPr>
              <w:spacing w:after="0" w:line="240" w:lineRule="auto"/>
            </w:pPr>
            <w:r>
              <w:t>Jetzt müssten Sie auf die Login-Seite weitergeleitet worden sein. Geben sie hier die E-Mail und das Passwort von oben ein und drücken Sie auf «Anmelden».</w:t>
            </w:r>
          </w:p>
        </w:tc>
      </w:tr>
      <w:tr w:rsidR="00B70AFD" w:rsidRPr="008D4A86" w14:paraId="6995B461" w14:textId="77777777" w:rsidTr="00A34226">
        <w:trPr>
          <w:trHeight w:val="2246"/>
        </w:trPr>
        <w:tc>
          <w:tcPr>
            <w:tcW w:w="3227" w:type="dxa"/>
            <w:shd w:val="clear" w:color="auto" w:fill="D9D9D9" w:themeFill="background1" w:themeFillShade="D9"/>
          </w:tcPr>
          <w:p w14:paraId="6C501B7A" w14:textId="77777777" w:rsidR="00B70AFD" w:rsidRPr="008D4A86" w:rsidRDefault="00B70AFD" w:rsidP="00A34226">
            <w:r w:rsidRPr="008D4A86">
              <w:t>Erwartetes Ergebnis</w:t>
            </w:r>
          </w:p>
        </w:tc>
        <w:tc>
          <w:tcPr>
            <w:tcW w:w="6095" w:type="dxa"/>
            <w:shd w:val="clear" w:color="auto" w:fill="auto"/>
          </w:tcPr>
          <w:p w14:paraId="583AFA00" w14:textId="77777777" w:rsidR="00B70AFD" w:rsidRPr="008D4A86" w:rsidRDefault="00B70AFD" w:rsidP="00A34226">
            <w:r>
              <w:t>Eine Toast-Meldung erscheint. Sie sieht etwa so aus: »Willkommen zurück, Sara Stoob»</w:t>
            </w:r>
          </w:p>
        </w:tc>
      </w:tr>
      <w:tr w:rsidR="00B70AFD" w:rsidRPr="008D4A86" w14:paraId="028A45EB" w14:textId="77777777" w:rsidTr="00A34226">
        <w:trPr>
          <w:trHeight w:val="2489"/>
        </w:trPr>
        <w:tc>
          <w:tcPr>
            <w:tcW w:w="3227" w:type="dxa"/>
            <w:shd w:val="clear" w:color="auto" w:fill="D9D9D9" w:themeFill="background1" w:themeFillShade="D9"/>
          </w:tcPr>
          <w:p w14:paraId="2F35DA09" w14:textId="77777777" w:rsidR="00B70AFD" w:rsidRPr="008D4A86" w:rsidRDefault="00B70AFD" w:rsidP="00A34226">
            <w:r>
              <w:t>Testresultat</w:t>
            </w:r>
          </w:p>
        </w:tc>
        <w:tc>
          <w:tcPr>
            <w:tcW w:w="6095" w:type="dxa"/>
            <w:shd w:val="clear" w:color="auto" w:fill="auto"/>
          </w:tcPr>
          <w:p w14:paraId="3FFA5B38" w14:textId="22AAD659" w:rsidR="00B70AFD" w:rsidRPr="008D4A86" w:rsidRDefault="00B70AFD" w:rsidP="00A34226">
            <w:pPr>
              <w:keepNext/>
            </w:pPr>
          </w:p>
        </w:tc>
      </w:tr>
    </w:tbl>
    <w:p w14:paraId="690F41EE" w14:textId="45DC42CB" w:rsidR="00A34226" w:rsidRDefault="00A34226">
      <w:pPr>
        <w:pStyle w:val="Beschriftung"/>
      </w:pPr>
      <w:bookmarkStart w:id="253" w:name="_Toc40879834"/>
      <w:r>
        <w:t xml:space="preserve">Tabelle </w:t>
      </w:r>
      <w:fldSimple w:instr=" SEQ Tabelle \* ARABIC ">
        <w:r w:rsidR="002B7CD3">
          <w:rPr>
            <w:noProof/>
          </w:rPr>
          <w:t>24</w:t>
        </w:r>
      </w:fldSimple>
      <w:r>
        <w:t xml:space="preserve"> Testfall 2 </w:t>
      </w:r>
      <w:r w:rsidRPr="00D31EC4">
        <w:t xml:space="preserve"> Anmelden und Registrieren</w:t>
      </w:r>
      <w:bookmarkEnd w:id="253"/>
    </w:p>
    <w:p w14:paraId="0DA9024B" w14:textId="77777777" w:rsidR="00B70AFD" w:rsidRDefault="00B70AFD" w:rsidP="00B70AFD">
      <w:pPr>
        <w:rPr>
          <w:rFonts w:cs="Arial"/>
          <w:b/>
          <w:bCs/>
          <w:iCs/>
          <w:sz w:val="22"/>
          <w:szCs w:val="28"/>
        </w:rPr>
      </w:pPr>
      <w:r>
        <w:br w:type="page"/>
      </w:r>
    </w:p>
    <w:p w14:paraId="27C9BA63" w14:textId="35E143B6" w:rsidR="00B70AFD" w:rsidRPr="00DC4FD2" w:rsidRDefault="00B70AFD" w:rsidP="00B70AFD">
      <w:pPr>
        <w:pStyle w:val="berschrift2"/>
        <w:keepLines w:val="0"/>
        <w:suppressAutoHyphens w:val="0"/>
        <w:autoSpaceDN/>
        <w:spacing w:before="240" w:after="60" w:line="240" w:lineRule="auto"/>
        <w:textAlignment w:val="auto"/>
      </w:pPr>
      <w:bookmarkStart w:id="254" w:name="_Toc40865422"/>
      <w:r>
        <w:lastRenderedPageBreak/>
        <w:t xml:space="preserve"> </w:t>
      </w:r>
      <w:bookmarkStart w:id="255" w:name="_Toc40879708"/>
      <w:r>
        <w:t>Testfall 3 Passwort zurücksetzen</w:t>
      </w:r>
      <w:bookmarkEnd w:id="254"/>
      <w:bookmarkEnd w:id="25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7CB79006" w14:textId="77777777" w:rsidTr="00A34226">
        <w:trPr>
          <w:trHeight w:val="532"/>
        </w:trPr>
        <w:tc>
          <w:tcPr>
            <w:tcW w:w="3227" w:type="dxa"/>
            <w:tcBorders>
              <w:top w:val="single" w:sz="4" w:space="0" w:color="auto"/>
            </w:tcBorders>
            <w:shd w:val="clear" w:color="auto" w:fill="D9D9D9" w:themeFill="background1" w:themeFillShade="D9"/>
          </w:tcPr>
          <w:p w14:paraId="010028DB"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7E2C1892" w14:textId="77777777" w:rsidR="00B70AFD" w:rsidRPr="008D4A86" w:rsidRDefault="00B70AFD" w:rsidP="00A34226">
            <w:r>
              <w:t>Passwort zurücksetzen</w:t>
            </w:r>
          </w:p>
        </w:tc>
      </w:tr>
      <w:tr w:rsidR="00B70AFD" w:rsidRPr="008D4A86" w14:paraId="2C49B3E8" w14:textId="77777777" w:rsidTr="00A34226">
        <w:trPr>
          <w:trHeight w:val="554"/>
        </w:trPr>
        <w:tc>
          <w:tcPr>
            <w:tcW w:w="3227" w:type="dxa"/>
            <w:tcBorders>
              <w:top w:val="single" w:sz="4" w:space="0" w:color="auto"/>
            </w:tcBorders>
            <w:shd w:val="clear" w:color="auto" w:fill="D9D9D9" w:themeFill="background1" w:themeFillShade="D9"/>
          </w:tcPr>
          <w:p w14:paraId="291D2CA5" w14:textId="7728CDEA" w:rsidR="00B70AFD" w:rsidRPr="008D4A86" w:rsidRDefault="00B560DA" w:rsidP="00A34226">
            <w:r>
              <w:t>Mindestanforderungen</w:t>
            </w:r>
          </w:p>
        </w:tc>
        <w:tc>
          <w:tcPr>
            <w:tcW w:w="6095" w:type="dxa"/>
            <w:tcBorders>
              <w:top w:val="single" w:sz="4" w:space="0" w:color="auto"/>
            </w:tcBorders>
            <w:shd w:val="clear" w:color="auto" w:fill="auto"/>
          </w:tcPr>
          <w:p w14:paraId="5F467029" w14:textId="77777777" w:rsidR="00B70AFD" w:rsidRPr="00CF6209" w:rsidRDefault="00B70AFD" w:rsidP="00A34226">
            <w:r w:rsidRPr="00CF6209">
              <w:rPr>
                <w:rFonts w:cs="Open Sans"/>
                <w:color w:val="000000"/>
              </w:rPr>
              <w:t>Internetverbindung, 10MB freier Speicher, Android 5.0</w:t>
            </w:r>
          </w:p>
        </w:tc>
      </w:tr>
      <w:tr w:rsidR="00B70AFD" w:rsidRPr="008D4A86" w14:paraId="1B6BF616" w14:textId="77777777" w:rsidTr="00A34226">
        <w:trPr>
          <w:trHeight w:val="2829"/>
        </w:trPr>
        <w:tc>
          <w:tcPr>
            <w:tcW w:w="3227" w:type="dxa"/>
            <w:shd w:val="clear" w:color="auto" w:fill="D9D9D9" w:themeFill="background1" w:themeFillShade="D9"/>
          </w:tcPr>
          <w:p w14:paraId="22878B0C" w14:textId="77777777" w:rsidR="00B70AFD" w:rsidRPr="008D4A86" w:rsidRDefault="00B70AFD" w:rsidP="00A34226">
            <w:r w:rsidRPr="008D4A86">
              <w:t>Testschritte</w:t>
            </w:r>
          </w:p>
        </w:tc>
        <w:tc>
          <w:tcPr>
            <w:tcW w:w="6095" w:type="dxa"/>
            <w:shd w:val="clear" w:color="auto" w:fill="auto"/>
          </w:tcPr>
          <w:p w14:paraId="44EE14F0" w14:textId="77777777" w:rsidR="00B70AFD" w:rsidRDefault="00B70AFD" w:rsidP="00B70AFD">
            <w:pPr>
              <w:pStyle w:val="Listenabsatz"/>
              <w:numPr>
                <w:ilvl w:val="0"/>
                <w:numId w:val="17"/>
              </w:numPr>
              <w:spacing w:after="0" w:line="240" w:lineRule="auto"/>
            </w:pPr>
            <w:r>
              <w:t>App starten</w:t>
            </w:r>
          </w:p>
          <w:p w14:paraId="7CA62342" w14:textId="77777777" w:rsidR="00B70AFD" w:rsidRDefault="00B70AFD" w:rsidP="00B70AFD">
            <w:pPr>
              <w:pStyle w:val="Listenabsatz"/>
              <w:numPr>
                <w:ilvl w:val="0"/>
                <w:numId w:val="17"/>
              </w:numPr>
              <w:spacing w:after="0" w:line="240" w:lineRule="auto"/>
            </w:pPr>
            <w:r>
              <w:t>Oben rechts auf das Personenzeichen drücken</w:t>
            </w:r>
          </w:p>
          <w:p w14:paraId="0CA3A6A5" w14:textId="77777777" w:rsidR="00B70AFD" w:rsidRDefault="00B70AFD" w:rsidP="00B70AFD">
            <w:pPr>
              <w:pStyle w:val="Listenabsatz"/>
              <w:numPr>
                <w:ilvl w:val="0"/>
                <w:numId w:val="17"/>
              </w:numPr>
              <w:spacing w:after="0" w:line="240" w:lineRule="auto"/>
            </w:pPr>
            <w:r>
              <w:t xml:space="preserve">Im Menü auf «Passwort zurücksetzen» drücken </w:t>
            </w:r>
          </w:p>
          <w:p w14:paraId="7D3CD198" w14:textId="77777777" w:rsidR="00B70AFD" w:rsidRDefault="00B70AFD" w:rsidP="00B70AFD">
            <w:pPr>
              <w:pStyle w:val="Listenabsatz"/>
              <w:numPr>
                <w:ilvl w:val="0"/>
                <w:numId w:val="17"/>
              </w:numPr>
              <w:spacing w:after="0" w:line="240" w:lineRule="auto"/>
            </w:pPr>
            <w:r>
              <w:t>Jetzt folgende Daten eingeben:</w:t>
            </w:r>
          </w:p>
          <w:p w14:paraId="2141A344" w14:textId="2C91D3EA" w:rsidR="00B70AFD" w:rsidRDefault="00B70AFD" w:rsidP="00A34226">
            <w:pPr>
              <w:pStyle w:val="Listenabsatz"/>
            </w:pPr>
            <w:r>
              <w:t xml:space="preserve">E-Mail: </w:t>
            </w:r>
            <w:r w:rsidR="00923D53" w:rsidRPr="00923D53">
              <w:t>sara.stoob@blnet</w:t>
            </w:r>
            <w:r w:rsidR="00923D53">
              <w:t>.ch</w:t>
            </w:r>
          </w:p>
          <w:p w14:paraId="6E2122AB" w14:textId="77777777" w:rsidR="00B70AFD" w:rsidRDefault="00B70AFD" w:rsidP="00A34226">
            <w:pPr>
              <w:pStyle w:val="Listenabsatz"/>
            </w:pPr>
            <w:r>
              <w:t>Altes Passwort: Bananen.123</w:t>
            </w:r>
          </w:p>
          <w:p w14:paraId="083BF874" w14:textId="77777777" w:rsidR="00B70AFD" w:rsidRDefault="00B70AFD" w:rsidP="00A34226">
            <w:pPr>
              <w:pStyle w:val="Listenabsatz"/>
            </w:pPr>
            <w:r>
              <w:t>Neues Passwort + bestätigen: Gurken.456</w:t>
            </w:r>
          </w:p>
          <w:p w14:paraId="7FB73734" w14:textId="77777777" w:rsidR="00B70AFD" w:rsidRDefault="00B70AFD" w:rsidP="00B70AFD">
            <w:pPr>
              <w:pStyle w:val="Listenabsatz"/>
              <w:numPr>
                <w:ilvl w:val="0"/>
                <w:numId w:val="17"/>
              </w:numPr>
              <w:spacing w:after="0" w:line="240" w:lineRule="auto"/>
            </w:pPr>
            <w:r>
              <w:t>Drücken Sie dann auf «Zurücksetzen»</w:t>
            </w:r>
          </w:p>
          <w:p w14:paraId="32CDC785" w14:textId="77777777" w:rsidR="00B70AFD" w:rsidRPr="008D4A86" w:rsidRDefault="00B70AFD" w:rsidP="00B70AFD">
            <w:pPr>
              <w:pStyle w:val="Listenabsatz"/>
              <w:numPr>
                <w:ilvl w:val="0"/>
                <w:numId w:val="17"/>
              </w:numPr>
              <w:spacing w:after="0" w:line="240" w:lineRule="auto"/>
            </w:pPr>
            <w:r>
              <w:t>Jetzt müssten Sie auf die Login-Seite weitergeleitet worden sein. Geben sie hier die E-Mail und das neue Passwort von oben ein und drücken Sie auf «Anmelden».</w:t>
            </w:r>
          </w:p>
        </w:tc>
      </w:tr>
      <w:tr w:rsidR="00B70AFD" w:rsidRPr="008D4A86" w14:paraId="2C7E9F2F" w14:textId="77777777" w:rsidTr="00A34226">
        <w:trPr>
          <w:trHeight w:val="2246"/>
        </w:trPr>
        <w:tc>
          <w:tcPr>
            <w:tcW w:w="3227" w:type="dxa"/>
            <w:shd w:val="clear" w:color="auto" w:fill="D9D9D9" w:themeFill="background1" w:themeFillShade="D9"/>
          </w:tcPr>
          <w:p w14:paraId="17CC6962" w14:textId="77777777" w:rsidR="00B70AFD" w:rsidRPr="008D4A86" w:rsidRDefault="00B70AFD" w:rsidP="00A34226">
            <w:r w:rsidRPr="008D4A86">
              <w:t>Erwartetes Ergebnis</w:t>
            </w:r>
          </w:p>
        </w:tc>
        <w:tc>
          <w:tcPr>
            <w:tcW w:w="6095" w:type="dxa"/>
            <w:shd w:val="clear" w:color="auto" w:fill="auto"/>
          </w:tcPr>
          <w:p w14:paraId="17F3A1B5" w14:textId="77777777" w:rsidR="00B70AFD" w:rsidRDefault="00B70AFD" w:rsidP="00A34226">
            <w:r>
              <w:t>Eine Toast-Meldung erscheint nach dem Drücken auf «Zurücksetzen». Sie sieht etwa so aus: »Das Passwort wurde erfolgreich zurückgesetzt»</w:t>
            </w:r>
          </w:p>
          <w:p w14:paraId="788F4CB4" w14:textId="77777777" w:rsidR="00B70AFD" w:rsidRPr="008D4A86" w:rsidRDefault="00B70AFD" w:rsidP="00A34226">
            <w:r>
              <w:t>Eine Toast-Meldung erscheint nach der Anmeldung. Sie sieht etwa so aus: »Willkommen zurück, Sara Stoob»</w:t>
            </w:r>
          </w:p>
        </w:tc>
      </w:tr>
      <w:tr w:rsidR="00B70AFD" w:rsidRPr="008D4A86" w14:paraId="1A3B6B6B" w14:textId="77777777" w:rsidTr="00A34226">
        <w:trPr>
          <w:trHeight w:val="2489"/>
        </w:trPr>
        <w:tc>
          <w:tcPr>
            <w:tcW w:w="3227" w:type="dxa"/>
            <w:shd w:val="clear" w:color="auto" w:fill="D9D9D9" w:themeFill="background1" w:themeFillShade="D9"/>
          </w:tcPr>
          <w:p w14:paraId="10ADA96A" w14:textId="77777777" w:rsidR="00B70AFD" w:rsidRPr="008D4A86" w:rsidRDefault="00B70AFD" w:rsidP="00A34226">
            <w:r>
              <w:t>Testresultat</w:t>
            </w:r>
          </w:p>
        </w:tc>
        <w:tc>
          <w:tcPr>
            <w:tcW w:w="6095" w:type="dxa"/>
            <w:shd w:val="clear" w:color="auto" w:fill="auto"/>
          </w:tcPr>
          <w:p w14:paraId="71490B17" w14:textId="2AE4B345" w:rsidR="00396A3B" w:rsidRPr="008D4A86" w:rsidRDefault="00396A3B" w:rsidP="004F6D5A">
            <w:pPr>
              <w:keepNext/>
            </w:pPr>
          </w:p>
        </w:tc>
      </w:tr>
    </w:tbl>
    <w:p w14:paraId="2FF0D05F" w14:textId="4374A105" w:rsidR="004F6D5A" w:rsidRDefault="004F6D5A">
      <w:pPr>
        <w:pStyle w:val="Beschriftung"/>
      </w:pPr>
      <w:bookmarkStart w:id="256" w:name="_Toc40879835"/>
      <w:r>
        <w:t xml:space="preserve">Tabelle </w:t>
      </w:r>
      <w:fldSimple w:instr=" SEQ Tabelle \* ARABIC ">
        <w:r w:rsidR="002B7CD3">
          <w:rPr>
            <w:noProof/>
          </w:rPr>
          <w:t>25</w:t>
        </w:r>
      </w:fldSimple>
      <w:r>
        <w:t xml:space="preserve"> </w:t>
      </w:r>
      <w:r w:rsidRPr="00A7562D">
        <w:t>Testfall 3 Passwort zurücksetzen</w:t>
      </w:r>
      <w:bookmarkEnd w:id="256"/>
    </w:p>
    <w:p w14:paraId="7494974C" w14:textId="77777777" w:rsidR="00B70AFD" w:rsidRDefault="00B70AFD" w:rsidP="00B70AFD">
      <w:pPr>
        <w:rPr>
          <w:rFonts w:cs="Arial"/>
          <w:b/>
          <w:bCs/>
          <w:iCs/>
          <w:sz w:val="22"/>
          <w:szCs w:val="28"/>
        </w:rPr>
      </w:pPr>
      <w:r>
        <w:br w:type="page"/>
      </w:r>
    </w:p>
    <w:p w14:paraId="037D3DFE" w14:textId="3935EA97" w:rsidR="00B70AFD" w:rsidRDefault="00B70AFD" w:rsidP="00B70AFD">
      <w:pPr>
        <w:pStyle w:val="berschrift2"/>
        <w:keepLines w:val="0"/>
        <w:suppressAutoHyphens w:val="0"/>
        <w:autoSpaceDN/>
        <w:spacing w:before="240" w:after="60" w:line="240" w:lineRule="auto"/>
        <w:textAlignment w:val="auto"/>
      </w:pPr>
      <w:bookmarkStart w:id="257" w:name="_Toc40865423"/>
      <w:r>
        <w:lastRenderedPageBreak/>
        <w:t xml:space="preserve"> </w:t>
      </w:r>
      <w:bookmarkStart w:id="258" w:name="_Toc40879709"/>
      <w:r>
        <w:t>Testfall 4 Notenformular</w:t>
      </w:r>
      <w:bookmarkEnd w:id="257"/>
      <w:bookmarkEnd w:id="2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21DA8396" w14:textId="77777777" w:rsidTr="00A34226">
        <w:trPr>
          <w:trHeight w:val="532"/>
        </w:trPr>
        <w:tc>
          <w:tcPr>
            <w:tcW w:w="3227" w:type="dxa"/>
            <w:tcBorders>
              <w:top w:val="single" w:sz="4" w:space="0" w:color="auto"/>
            </w:tcBorders>
            <w:shd w:val="clear" w:color="auto" w:fill="D9D9D9" w:themeFill="background1" w:themeFillShade="D9"/>
          </w:tcPr>
          <w:p w14:paraId="76BFE4A7"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3AB3E164" w14:textId="77777777" w:rsidR="00B70AFD" w:rsidRPr="008D4A86" w:rsidRDefault="00B70AFD" w:rsidP="00A34226">
            <w:r>
              <w:t>Notenformular</w:t>
            </w:r>
          </w:p>
        </w:tc>
      </w:tr>
      <w:tr w:rsidR="00B70AFD" w:rsidRPr="00CF6209" w14:paraId="552DC50D" w14:textId="77777777" w:rsidTr="00A34226">
        <w:trPr>
          <w:trHeight w:val="554"/>
        </w:trPr>
        <w:tc>
          <w:tcPr>
            <w:tcW w:w="3227" w:type="dxa"/>
            <w:tcBorders>
              <w:top w:val="single" w:sz="4" w:space="0" w:color="auto"/>
            </w:tcBorders>
            <w:shd w:val="clear" w:color="auto" w:fill="D9D9D9" w:themeFill="background1" w:themeFillShade="D9"/>
          </w:tcPr>
          <w:p w14:paraId="56F6C531" w14:textId="2069A5E6" w:rsidR="00B70AFD" w:rsidRPr="008D4A86" w:rsidRDefault="00B560DA" w:rsidP="00A34226">
            <w:r>
              <w:t>Mindestanforderungen</w:t>
            </w:r>
          </w:p>
        </w:tc>
        <w:tc>
          <w:tcPr>
            <w:tcW w:w="6095" w:type="dxa"/>
            <w:tcBorders>
              <w:top w:val="single" w:sz="4" w:space="0" w:color="auto"/>
            </w:tcBorders>
            <w:shd w:val="clear" w:color="auto" w:fill="auto"/>
          </w:tcPr>
          <w:p w14:paraId="64DB8943" w14:textId="4B9413A3" w:rsidR="00B70AFD" w:rsidRPr="00B560DA" w:rsidRDefault="00B70AFD" w:rsidP="00A34226">
            <w:pPr>
              <w:rPr>
                <w:rFonts w:cs="Open Sans"/>
                <w:color w:val="000000"/>
              </w:rPr>
            </w:pPr>
            <w:r w:rsidRPr="00CF6209">
              <w:rPr>
                <w:rFonts w:cs="Open Sans"/>
                <w:color w:val="000000"/>
              </w:rPr>
              <w:t>Internetverbindung, 10MB freier Speicher, Android 5.0</w:t>
            </w:r>
          </w:p>
        </w:tc>
      </w:tr>
      <w:tr w:rsidR="00B70AFD" w:rsidRPr="008D4A86" w14:paraId="24ED5754" w14:textId="77777777" w:rsidTr="00A34226">
        <w:trPr>
          <w:trHeight w:val="2829"/>
        </w:trPr>
        <w:tc>
          <w:tcPr>
            <w:tcW w:w="3227" w:type="dxa"/>
            <w:shd w:val="clear" w:color="auto" w:fill="D9D9D9" w:themeFill="background1" w:themeFillShade="D9"/>
          </w:tcPr>
          <w:p w14:paraId="57ED6B46" w14:textId="77777777" w:rsidR="00B70AFD" w:rsidRPr="008D4A86" w:rsidRDefault="00B70AFD" w:rsidP="00A34226">
            <w:r w:rsidRPr="008D4A86">
              <w:t>Testschritte</w:t>
            </w:r>
          </w:p>
        </w:tc>
        <w:tc>
          <w:tcPr>
            <w:tcW w:w="6095" w:type="dxa"/>
            <w:shd w:val="clear" w:color="auto" w:fill="auto"/>
          </w:tcPr>
          <w:p w14:paraId="4A393751" w14:textId="77777777" w:rsidR="00B70AFD" w:rsidRDefault="00B70AFD" w:rsidP="00B70AFD">
            <w:pPr>
              <w:pStyle w:val="Listenabsatz"/>
              <w:numPr>
                <w:ilvl w:val="0"/>
                <w:numId w:val="18"/>
              </w:numPr>
              <w:spacing w:after="0" w:line="240" w:lineRule="auto"/>
            </w:pPr>
            <w:r>
              <w:t>Melden Sie sich zuerst mit diesem Account an:</w:t>
            </w:r>
          </w:p>
          <w:p w14:paraId="100C04EE" w14:textId="0BA1CE25" w:rsidR="00B70AFD" w:rsidRDefault="00957582" w:rsidP="00A34226">
            <w:pPr>
              <w:pStyle w:val="Listenabsatz"/>
            </w:pPr>
            <w:hyperlink r:id="rId129" w:history="1">
              <w:r w:rsidR="00B70AFD" w:rsidRPr="00D536A8">
                <w:rPr>
                  <w:rStyle w:val="Hyperlink"/>
                </w:rPr>
                <w:t>debug@blnet.ch</w:t>
              </w:r>
            </w:hyperlink>
          </w:p>
          <w:p w14:paraId="3825E485" w14:textId="77777777" w:rsidR="00B70AFD" w:rsidRDefault="00B70AFD" w:rsidP="00A34226">
            <w:pPr>
              <w:pStyle w:val="Listenabsatz"/>
            </w:pPr>
            <w:r>
              <w:t>Bananen.123</w:t>
            </w:r>
          </w:p>
          <w:p w14:paraId="20BC95CA" w14:textId="77777777" w:rsidR="00B70AFD" w:rsidRDefault="00B70AFD" w:rsidP="00B70AFD">
            <w:pPr>
              <w:pStyle w:val="Listenabsatz"/>
              <w:numPr>
                <w:ilvl w:val="0"/>
                <w:numId w:val="18"/>
              </w:numPr>
              <w:spacing w:after="0" w:line="240" w:lineRule="auto"/>
            </w:pPr>
            <w:r>
              <w:t>Öffnen Sie dann das Notenformular über die Navigation</w:t>
            </w:r>
          </w:p>
          <w:p w14:paraId="7DCB2731" w14:textId="77777777" w:rsidR="00B70AFD" w:rsidRDefault="00B70AFD" w:rsidP="00B70AFD">
            <w:pPr>
              <w:pStyle w:val="Listenabsatz"/>
              <w:numPr>
                <w:ilvl w:val="0"/>
                <w:numId w:val="18"/>
              </w:numPr>
              <w:spacing w:after="0" w:line="240" w:lineRule="auto"/>
            </w:pPr>
            <w:r>
              <w:t>Geben Sie dort jetzt folgende Daten ein:</w:t>
            </w:r>
          </w:p>
          <w:p w14:paraId="75AB8792" w14:textId="77777777" w:rsidR="00B70AFD" w:rsidRDefault="00B70AFD" w:rsidP="00A34226">
            <w:pPr>
              <w:pStyle w:val="Listenabsatz"/>
            </w:pPr>
            <w:r>
              <w:t>Datum: 11.09.2001</w:t>
            </w:r>
          </w:p>
          <w:p w14:paraId="507CE725" w14:textId="1304542D" w:rsidR="00B70AFD" w:rsidRDefault="00B560DA" w:rsidP="00A34226">
            <w:pPr>
              <w:pStyle w:val="Listenabsatz"/>
            </w:pPr>
            <w:r>
              <w:t>Fach: Geschichte und Politik</w:t>
            </w:r>
          </w:p>
          <w:p w14:paraId="62BC6110" w14:textId="77777777" w:rsidR="00B70AFD" w:rsidRDefault="00B70AFD" w:rsidP="00A34226">
            <w:pPr>
              <w:pStyle w:val="Listenabsatz"/>
            </w:pPr>
            <w:r>
              <w:t>Thema: Ground Zero</w:t>
            </w:r>
          </w:p>
          <w:p w14:paraId="6FE48EDB" w14:textId="77777777" w:rsidR="00B70AFD" w:rsidRDefault="00B70AFD" w:rsidP="00A34226">
            <w:pPr>
              <w:pStyle w:val="Listenabsatz"/>
            </w:pPr>
            <w:r>
              <w:t>Notentyp: Note-E</w:t>
            </w:r>
          </w:p>
          <w:p w14:paraId="2E4964EA" w14:textId="77777777" w:rsidR="00B70AFD" w:rsidRDefault="00B70AFD" w:rsidP="00A34226">
            <w:pPr>
              <w:pStyle w:val="Listenabsatz"/>
            </w:pPr>
            <w:r>
              <w:t>Note: 4.69</w:t>
            </w:r>
          </w:p>
          <w:p w14:paraId="50B13A80" w14:textId="77777777" w:rsidR="00B70AFD" w:rsidRDefault="00B70AFD" w:rsidP="00A34226">
            <w:pPr>
              <w:pStyle w:val="Listenabsatz"/>
            </w:pPr>
            <w:r>
              <w:t>Begründung nicht ausfüllen</w:t>
            </w:r>
          </w:p>
          <w:p w14:paraId="3A1E2401" w14:textId="42183C8B" w:rsidR="00B70AFD" w:rsidRDefault="00B70AFD" w:rsidP="00B70AFD">
            <w:pPr>
              <w:pStyle w:val="Listenabsatz"/>
              <w:numPr>
                <w:ilvl w:val="0"/>
                <w:numId w:val="18"/>
              </w:numPr>
              <w:spacing w:after="0" w:line="240" w:lineRule="auto"/>
            </w:pPr>
            <w:r>
              <w:t>Drücken Sie dann auf «Absenden»</w:t>
            </w:r>
          </w:p>
          <w:p w14:paraId="36D76B0D" w14:textId="08105EEA" w:rsidR="00B560DA" w:rsidRDefault="00B560DA" w:rsidP="00B560DA">
            <w:pPr>
              <w:pStyle w:val="Listenabsatz"/>
              <w:numPr>
                <w:ilvl w:val="0"/>
                <w:numId w:val="18"/>
              </w:numPr>
              <w:spacing w:after="0" w:line="240" w:lineRule="auto"/>
            </w:pPr>
            <w:r>
              <w:t>Öffnen Sie dann das Notenformular über die Navigation</w:t>
            </w:r>
          </w:p>
          <w:p w14:paraId="31581C98" w14:textId="2FC79AC1" w:rsidR="00B70AFD" w:rsidRDefault="00B70AFD" w:rsidP="00B70AFD">
            <w:pPr>
              <w:pStyle w:val="Listenabsatz"/>
              <w:numPr>
                <w:ilvl w:val="0"/>
                <w:numId w:val="18"/>
              </w:numPr>
              <w:spacing w:after="0" w:line="240" w:lineRule="auto"/>
            </w:pPr>
            <w:r>
              <w:t>Drücken Sie auf «Notentabelle»</w:t>
            </w:r>
            <w:r w:rsidR="00B560DA">
              <w:t xml:space="preserve"> (zu unterst)</w:t>
            </w:r>
          </w:p>
          <w:p w14:paraId="1C4DD215" w14:textId="77777777" w:rsidR="00B70AFD" w:rsidRDefault="00B70AFD" w:rsidP="00B70AFD">
            <w:pPr>
              <w:pStyle w:val="Listenabsatz"/>
              <w:numPr>
                <w:ilvl w:val="0"/>
                <w:numId w:val="18"/>
              </w:numPr>
              <w:spacing w:after="0" w:line="240" w:lineRule="auto"/>
            </w:pPr>
            <w:r>
              <w:t>Wechseln Sie auf das Tabellenblatt «Formularantworten»</w:t>
            </w:r>
          </w:p>
          <w:p w14:paraId="70812174" w14:textId="77777777" w:rsidR="00B70AFD" w:rsidRPr="008D4A86" w:rsidRDefault="00B70AFD" w:rsidP="00B70AFD">
            <w:pPr>
              <w:pStyle w:val="Listenabsatz"/>
              <w:numPr>
                <w:ilvl w:val="0"/>
                <w:numId w:val="18"/>
              </w:numPr>
              <w:spacing w:after="0" w:line="240" w:lineRule="auto"/>
            </w:pPr>
            <w:r>
              <w:t>Überprüfen Sie, ob ihr Eintrag vorhanden ist. (Wenn nicht, probieren sie es neu zu laden)</w:t>
            </w:r>
          </w:p>
        </w:tc>
      </w:tr>
      <w:tr w:rsidR="00B70AFD" w:rsidRPr="008D4A86" w14:paraId="5941890F" w14:textId="77777777" w:rsidTr="00A34226">
        <w:trPr>
          <w:trHeight w:val="2246"/>
        </w:trPr>
        <w:tc>
          <w:tcPr>
            <w:tcW w:w="3227" w:type="dxa"/>
            <w:shd w:val="clear" w:color="auto" w:fill="D9D9D9" w:themeFill="background1" w:themeFillShade="D9"/>
          </w:tcPr>
          <w:p w14:paraId="403BF27B" w14:textId="77777777" w:rsidR="00B70AFD" w:rsidRPr="008D4A86" w:rsidRDefault="00B70AFD" w:rsidP="00A34226">
            <w:r w:rsidRPr="008D4A86">
              <w:t>Erwartetes Ergebnis</w:t>
            </w:r>
          </w:p>
        </w:tc>
        <w:tc>
          <w:tcPr>
            <w:tcW w:w="6095" w:type="dxa"/>
            <w:shd w:val="clear" w:color="auto" w:fill="auto"/>
          </w:tcPr>
          <w:p w14:paraId="56D21EAA" w14:textId="77777777" w:rsidR="00B70AFD" w:rsidRDefault="00B70AFD" w:rsidP="00A34226">
            <w:r>
              <w:t>Eine Toast-Meldung erscheint nach dem Drücken auf «Absenden». Sie sieht etwa so aus: »Das Formular wurde erfolgreich abgeschickt»</w:t>
            </w:r>
          </w:p>
          <w:p w14:paraId="55EF529F" w14:textId="77777777" w:rsidR="00B70AFD" w:rsidRPr="008D4A86" w:rsidRDefault="00B70AFD" w:rsidP="00A34226">
            <w:r>
              <w:t>Eintrag ist in der Tabelle vorhanden.</w:t>
            </w:r>
          </w:p>
        </w:tc>
      </w:tr>
      <w:tr w:rsidR="00B70AFD" w:rsidRPr="008D4A86" w14:paraId="0647E0DB" w14:textId="77777777" w:rsidTr="00B560DA">
        <w:trPr>
          <w:trHeight w:val="2058"/>
        </w:trPr>
        <w:tc>
          <w:tcPr>
            <w:tcW w:w="3227" w:type="dxa"/>
            <w:shd w:val="clear" w:color="auto" w:fill="D9D9D9" w:themeFill="background1" w:themeFillShade="D9"/>
          </w:tcPr>
          <w:p w14:paraId="4233E27C" w14:textId="77777777" w:rsidR="00B70AFD" w:rsidRPr="008D4A86" w:rsidRDefault="00B70AFD" w:rsidP="00A34226">
            <w:r>
              <w:t>Testresultat</w:t>
            </w:r>
          </w:p>
        </w:tc>
        <w:tc>
          <w:tcPr>
            <w:tcW w:w="6095" w:type="dxa"/>
            <w:shd w:val="clear" w:color="auto" w:fill="auto"/>
          </w:tcPr>
          <w:p w14:paraId="5B848750" w14:textId="17D44BC0" w:rsidR="00B70AFD" w:rsidRPr="008D4A86" w:rsidRDefault="00B70AFD" w:rsidP="004F6D5A">
            <w:pPr>
              <w:keepNext/>
            </w:pPr>
          </w:p>
        </w:tc>
      </w:tr>
    </w:tbl>
    <w:p w14:paraId="0E89EE67" w14:textId="69BAC02F" w:rsidR="00B70AFD" w:rsidRPr="00B560DA" w:rsidRDefault="004F6D5A" w:rsidP="00B560DA">
      <w:pPr>
        <w:pStyle w:val="Beschriftung"/>
      </w:pPr>
      <w:bookmarkStart w:id="259" w:name="_Toc40879836"/>
      <w:r>
        <w:t xml:space="preserve">Tabelle </w:t>
      </w:r>
      <w:fldSimple w:instr=" SEQ Tabelle \* ARABIC ">
        <w:r w:rsidR="002B7CD3">
          <w:rPr>
            <w:noProof/>
          </w:rPr>
          <w:t>26</w:t>
        </w:r>
      </w:fldSimple>
      <w:r>
        <w:t xml:space="preserve"> </w:t>
      </w:r>
      <w:r w:rsidRPr="008E467B">
        <w:t>Testfall 4 Notenformular</w:t>
      </w:r>
      <w:bookmarkEnd w:id="259"/>
    </w:p>
    <w:p w14:paraId="5C8BABC6" w14:textId="26939FDA" w:rsidR="00B70AFD" w:rsidRDefault="00B70AFD" w:rsidP="00B70AFD">
      <w:pPr>
        <w:pStyle w:val="berschrift2"/>
        <w:keepLines w:val="0"/>
        <w:suppressAutoHyphens w:val="0"/>
        <w:autoSpaceDN/>
        <w:spacing w:before="240" w:after="60" w:line="240" w:lineRule="auto"/>
        <w:textAlignment w:val="auto"/>
      </w:pPr>
      <w:bookmarkStart w:id="260" w:name="_Toc40865424"/>
      <w:r>
        <w:lastRenderedPageBreak/>
        <w:t xml:space="preserve"> </w:t>
      </w:r>
      <w:bookmarkStart w:id="261" w:name="_Toc40879710"/>
      <w:r>
        <w:t>Testfall 5 Kalender</w:t>
      </w:r>
      <w:bookmarkEnd w:id="260"/>
      <w:bookmarkEnd w:id="2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438133F" w14:textId="77777777" w:rsidTr="00A34226">
        <w:trPr>
          <w:trHeight w:val="532"/>
        </w:trPr>
        <w:tc>
          <w:tcPr>
            <w:tcW w:w="3227" w:type="dxa"/>
            <w:tcBorders>
              <w:top w:val="single" w:sz="4" w:space="0" w:color="auto"/>
            </w:tcBorders>
            <w:shd w:val="clear" w:color="auto" w:fill="D9D9D9" w:themeFill="background1" w:themeFillShade="D9"/>
          </w:tcPr>
          <w:p w14:paraId="7549BA45"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287BE620" w14:textId="77777777" w:rsidR="00B70AFD" w:rsidRPr="008D4A86" w:rsidRDefault="00B70AFD" w:rsidP="00A34226">
            <w:r>
              <w:t>Kalender</w:t>
            </w:r>
          </w:p>
        </w:tc>
      </w:tr>
      <w:tr w:rsidR="00B70AFD" w:rsidRPr="00CF6209" w14:paraId="0F21732F" w14:textId="77777777" w:rsidTr="00A34226">
        <w:trPr>
          <w:trHeight w:val="554"/>
        </w:trPr>
        <w:tc>
          <w:tcPr>
            <w:tcW w:w="3227" w:type="dxa"/>
            <w:tcBorders>
              <w:top w:val="single" w:sz="4" w:space="0" w:color="auto"/>
            </w:tcBorders>
            <w:shd w:val="clear" w:color="auto" w:fill="D9D9D9" w:themeFill="background1" w:themeFillShade="D9"/>
          </w:tcPr>
          <w:p w14:paraId="66472583" w14:textId="75C7824A" w:rsidR="00B70AFD" w:rsidRPr="008D4A86" w:rsidRDefault="00B560DA" w:rsidP="00A34226">
            <w:r>
              <w:t>Mindestanforderungen</w:t>
            </w:r>
          </w:p>
        </w:tc>
        <w:tc>
          <w:tcPr>
            <w:tcW w:w="6095" w:type="dxa"/>
            <w:tcBorders>
              <w:top w:val="single" w:sz="4" w:space="0" w:color="auto"/>
            </w:tcBorders>
            <w:shd w:val="clear" w:color="auto" w:fill="auto"/>
          </w:tcPr>
          <w:p w14:paraId="38617DBC" w14:textId="56C037FD" w:rsidR="00B70AFD" w:rsidRPr="00B560DA" w:rsidRDefault="00B70AFD" w:rsidP="00A34226">
            <w:pPr>
              <w:rPr>
                <w:rFonts w:cs="Open Sans"/>
                <w:color w:val="000000"/>
              </w:rPr>
            </w:pPr>
            <w:r w:rsidRPr="00CF6209">
              <w:rPr>
                <w:rFonts w:cs="Open Sans"/>
                <w:color w:val="000000"/>
              </w:rPr>
              <w:t>Internetverbindung, 10MB freier Speicher, Android 5.0</w:t>
            </w:r>
          </w:p>
        </w:tc>
      </w:tr>
      <w:tr w:rsidR="00B70AFD" w:rsidRPr="008D4A86" w14:paraId="2B9AAA85" w14:textId="77777777" w:rsidTr="00A34226">
        <w:trPr>
          <w:trHeight w:val="2829"/>
        </w:trPr>
        <w:tc>
          <w:tcPr>
            <w:tcW w:w="3227" w:type="dxa"/>
            <w:shd w:val="clear" w:color="auto" w:fill="D9D9D9" w:themeFill="background1" w:themeFillShade="D9"/>
          </w:tcPr>
          <w:p w14:paraId="114C9C68" w14:textId="77777777" w:rsidR="00B70AFD" w:rsidRPr="008D4A86" w:rsidRDefault="00B70AFD" w:rsidP="00A34226">
            <w:r w:rsidRPr="008D4A86">
              <w:t>Testschritte</w:t>
            </w:r>
          </w:p>
        </w:tc>
        <w:tc>
          <w:tcPr>
            <w:tcW w:w="6095" w:type="dxa"/>
            <w:shd w:val="clear" w:color="auto" w:fill="auto"/>
          </w:tcPr>
          <w:p w14:paraId="4318FC73" w14:textId="77777777" w:rsidR="00B70AFD" w:rsidRDefault="00B70AFD" w:rsidP="00B70AFD">
            <w:pPr>
              <w:pStyle w:val="Listenabsatz"/>
              <w:numPr>
                <w:ilvl w:val="0"/>
                <w:numId w:val="20"/>
              </w:numPr>
              <w:spacing w:after="0" w:line="240" w:lineRule="auto"/>
            </w:pPr>
            <w:r>
              <w:t xml:space="preserve">Starten Sie die App, </w:t>
            </w:r>
          </w:p>
          <w:p w14:paraId="3099AA3C" w14:textId="41DEDCFD" w:rsidR="00B70AFD" w:rsidRDefault="00B70AFD" w:rsidP="00B70AFD">
            <w:pPr>
              <w:pStyle w:val="Listenabsatz"/>
              <w:numPr>
                <w:ilvl w:val="0"/>
                <w:numId w:val="20"/>
              </w:numPr>
              <w:spacing w:after="0" w:line="240" w:lineRule="auto"/>
            </w:pPr>
            <w:r>
              <w:t>Öffnen sie in der Navigation die Seite «Kalender»</w:t>
            </w:r>
            <w:r w:rsidR="00B51670">
              <w:t xml:space="preserve"> im Portraitmodus</w:t>
            </w:r>
          </w:p>
          <w:p w14:paraId="12248D33" w14:textId="77777777" w:rsidR="00B70AFD" w:rsidRDefault="00B70AFD" w:rsidP="00B70AFD">
            <w:pPr>
              <w:pStyle w:val="Listenabsatz"/>
              <w:numPr>
                <w:ilvl w:val="0"/>
                <w:numId w:val="20"/>
              </w:numPr>
              <w:spacing w:after="0" w:line="240" w:lineRule="auto"/>
            </w:pPr>
            <w:r>
              <w:t>Fehlermeldung erscheint</w:t>
            </w:r>
          </w:p>
          <w:p w14:paraId="1F49A95B" w14:textId="77777777" w:rsidR="00B70AFD" w:rsidRDefault="00B70AFD" w:rsidP="00B70AFD">
            <w:pPr>
              <w:pStyle w:val="Listenabsatz"/>
              <w:numPr>
                <w:ilvl w:val="0"/>
                <w:numId w:val="20"/>
              </w:numPr>
              <w:spacing w:after="0" w:line="240" w:lineRule="auto"/>
            </w:pPr>
            <w:r>
              <w:t>Drehen Sie ihr Handy zur Landscapeansicht</w:t>
            </w:r>
          </w:p>
          <w:p w14:paraId="67F2DB01" w14:textId="77777777" w:rsidR="00B70AFD" w:rsidRDefault="00B70AFD" w:rsidP="00B70AFD">
            <w:pPr>
              <w:pStyle w:val="Listenabsatz"/>
              <w:numPr>
                <w:ilvl w:val="0"/>
                <w:numId w:val="20"/>
              </w:numPr>
              <w:spacing w:after="0" w:line="240" w:lineRule="auto"/>
            </w:pPr>
            <w:r>
              <w:t>Schauen ob der Kalender in der Landscapeansicht geladen wird</w:t>
            </w:r>
          </w:p>
          <w:p w14:paraId="6AC8921F" w14:textId="77777777" w:rsidR="00B70AFD" w:rsidRPr="008D4A86" w:rsidRDefault="00B70AFD" w:rsidP="00A34226">
            <w:pPr>
              <w:ind w:left="360"/>
            </w:pPr>
          </w:p>
        </w:tc>
      </w:tr>
      <w:tr w:rsidR="00B70AFD" w:rsidRPr="008D4A86" w14:paraId="50F65D6F" w14:textId="77777777" w:rsidTr="00A34226">
        <w:trPr>
          <w:trHeight w:val="2246"/>
        </w:trPr>
        <w:tc>
          <w:tcPr>
            <w:tcW w:w="3227" w:type="dxa"/>
            <w:shd w:val="clear" w:color="auto" w:fill="D9D9D9" w:themeFill="background1" w:themeFillShade="D9"/>
          </w:tcPr>
          <w:p w14:paraId="678C8283" w14:textId="77777777" w:rsidR="00B70AFD" w:rsidRPr="008D4A86" w:rsidRDefault="00B70AFD" w:rsidP="00A34226">
            <w:r w:rsidRPr="008D4A86">
              <w:t>Erwartetes Ergebnis</w:t>
            </w:r>
          </w:p>
        </w:tc>
        <w:tc>
          <w:tcPr>
            <w:tcW w:w="6095" w:type="dxa"/>
            <w:shd w:val="clear" w:color="auto" w:fill="auto"/>
          </w:tcPr>
          <w:p w14:paraId="1477BF66" w14:textId="77777777" w:rsidR="00B70AFD" w:rsidRPr="008D4A86" w:rsidRDefault="00B70AFD" w:rsidP="00A34226">
            <w:r>
              <w:t>Der Kalender wird erst geladen wenn man das Handy gedreht hat und sobald das Handy wieder in die Portraitansicht wechselt erscheint die Fehlermeldung erneut.</w:t>
            </w:r>
          </w:p>
        </w:tc>
      </w:tr>
      <w:tr w:rsidR="00B70AFD" w:rsidRPr="008D4A86" w14:paraId="265E9395" w14:textId="77777777" w:rsidTr="00A34226">
        <w:trPr>
          <w:trHeight w:val="2489"/>
        </w:trPr>
        <w:tc>
          <w:tcPr>
            <w:tcW w:w="3227" w:type="dxa"/>
            <w:shd w:val="clear" w:color="auto" w:fill="D9D9D9" w:themeFill="background1" w:themeFillShade="D9"/>
          </w:tcPr>
          <w:p w14:paraId="166B39B4" w14:textId="77777777" w:rsidR="00B70AFD" w:rsidRPr="008D4A86" w:rsidRDefault="00B70AFD" w:rsidP="00A34226">
            <w:r>
              <w:t>Testresultat</w:t>
            </w:r>
          </w:p>
        </w:tc>
        <w:tc>
          <w:tcPr>
            <w:tcW w:w="6095" w:type="dxa"/>
            <w:shd w:val="clear" w:color="auto" w:fill="auto"/>
          </w:tcPr>
          <w:p w14:paraId="2A9161B8" w14:textId="571D6B33" w:rsidR="00B51670" w:rsidRPr="008D4A86" w:rsidRDefault="00B51670" w:rsidP="004F6D5A">
            <w:pPr>
              <w:keepNext/>
            </w:pPr>
          </w:p>
        </w:tc>
      </w:tr>
    </w:tbl>
    <w:p w14:paraId="15507666" w14:textId="23793707" w:rsidR="00B70AFD" w:rsidRDefault="004F6D5A" w:rsidP="004F6D5A">
      <w:pPr>
        <w:pStyle w:val="Beschriftung"/>
        <w:rPr>
          <w:rFonts w:cs="Arial"/>
          <w:b/>
          <w:bCs/>
          <w:iCs w:val="0"/>
          <w:sz w:val="22"/>
          <w:szCs w:val="28"/>
        </w:rPr>
      </w:pPr>
      <w:bookmarkStart w:id="262" w:name="_Toc40879837"/>
      <w:r>
        <w:t xml:space="preserve">Tabelle </w:t>
      </w:r>
      <w:fldSimple w:instr=" SEQ Tabelle \* ARABIC ">
        <w:r w:rsidR="002B7CD3">
          <w:rPr>
            <w:noProof/>
          </w:rPr>
          <w:t>27</w:t>
        </w:r>
      </w:fldSimple>
      <w:r>
        <w:t xml:space="preserve"> </w:t>
      </w:r>
      <w:r w:rsidRPr="00362A4D">
        <w:t>Testfall 5 Kalender</w:t>
      </w:r>
      <w:bookmarkEnd w:id="262"/>
    </w:p>
    <w:p w14:paraId="4ADAF488" w14:textId="77777777" w:rsidR="00B70AFD" w:rsidRDefault="00B70AFD" w:rsidP="00B70AFD">
      <w:pPr>
        <w:rPr>
          <w:rFonts w:cs="Arial"/>
          <w:b/>
          <w:bCs/>
          <w:iCs/>
          <w:sz w:val="22"/>
          <w:szCs w:val="28"/>
        </w:rPr>
      </w:pPr>
      <w:r>
        <w:rPr>
          <w:rFonts w:cs="Arial"/>
          <w:b/>
          <w:bCs/>
          <w:iCs/>
          <w:sz w:val="22"/>
          <w:szCs w:val="28"/>
        </w:rPr>
        <w:br w:type="page"/>
      </w:r>
    </w:p>
    <w:p w14:paraId="4CE3D834" w14:textId="77777777" w:rsidR="00B70AFD" w:rsidRDefault="00B70AFD" w:rsidP="00B70AFD">
      <w:pPr>
        <w:rPr>
          <w:rFonts w:cs="Arial"/>
          <w:b/>
          <w:bCs/>
          <w:iCs/>
          <w:sz w:val="22"/>
          <w:szCs w:val="28"/>
        </w:rPr>
      </w:pPr>
    </w:p>
    <w:p w14:paraId="5BEA11B7" w14:textId="47925EA2" w:rsidR="00B70AFD" w:rsidRDefault="00B70AFD" w:rsidP="00B70AFD">
      <w:pPr>
        <w:pStyle w:val="berschrift2"/>
        <w:keepLines w:val="0"/>
        <w:suppressAutoHyphens w:val="0"/>
        <w:autoSpaceDN/>
        <w:spacing w:before="240" w:after="60" w:line="240" w:lineRule="auto"/>
        <w:textAlignment w:val="auto"/>
      </w:pPr>
      <w:bookmarkStart w:id="263" w:name="_Toc40865425"/>
      <w:r>
        <w:t xml:space="preserve"> </w:t>
      </w:r>
      <w:bookmarkStart w:id="264" w:name="_Toc40879711"/>
      <w:r>
        <w:t>Testfall 6 Checklisten</w:t>
      </w:r>
      <w:bookmarkEnd w:id="263"/>
      <w:bookmarkEnd w:id="2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1580D573" w14:textId="77777777" w:rsidTr="00A34226">
        <w:trPr>
          <w:trHeight w:val="532"/>
        </w:trPr>
        <w:tc>
          <w:tcPr>
            <w:tcW w:w="3227" w:type="dxa"/>
            <w:tcBorders>
              <w:top w:val="single" w:sz="4" w:space="0" w:color="auto"/>
            </w:tcBorders>
            <w:shd w:val="clear" w:color="auto" w:fill="D9D9D9" w:themeFill="background1" w:themeFillShade="D9"/>
          </w:tcPr>
          <w:p w14:paraId="3DB6769E"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1BF15CC6" w14:textId="6A5886BD" w:rsidR="00B70AFD" w:rsidRPr="008D4A86" w:rsidRDefault="00B70AFD" w:rsidP="00A34226">
            <w:r>
              <w:t>Die beiden Checklisten und das Umschalten zwischen Putztag und Ämtli</w:t>
            </w:r>
            <w:r w:rsidR="00B22098">
              <w:t>-C</w:t>
            </w:r>
            <w:r>
              <w:t>heckliste funktioniert</w:t>
            </w:r>
          </w:p>
        </w:tc>
      </w:tr>
      <w:tr w:rsidR="00B70AFD" w:rsidRPr="00CF6209" w14:paraId="5981F20C" w14:textId="77777777" w:rsidTr="00A34226">
        <w:trPr>
          <w:trHeight w:val="554"/>
        </w:trPr>
        <w:tc>
          <w:tcPr>
            <w:tcW w:w="3227" w:type="dxa"/>
            <w:tcBorders>
              <w:top w:val="single" w:sz="4" w:space="0" w:color="auto"/>
            </w:tcBorders>
            <w:shd w:val="clear" w:color="auto" w:fill="D9D9D9" w:themeFill="background1" w:themeFillShade="D9"/>
          </w:tcPr>
          <w:p w14:paraId="0A895521" w14:textId="1A6BAC54" w:rsidR="00B70AFD" w:rsidRPr="008D4A86" w:rsidRDefault="00B560DA" w:rsidP="00A34226">
            <w:r>
              <w:t>Mindestanforderungen</w:t>
            </w:r>
          </w:p>
        </w:tc>
        <w:tc>
          <w:tcPr>
            <w:tcW w:w="6095" w:type="dxa"/>
            <w:tcBorders>
              <w:top w:val="single" w:sz="4" w:space="0" w:color="auto"/>
            </w:tcBorders>
            <w:shd w:val="clear" w:color="auto" w:fill="auto"/>
          </w:tcPr>
          <w:p w14:paraId="21446FCE" w14:textId="7CDA2637" w:rsidR="00B70AFD" w:rsidRPr="004F6D5A" w:rsidRDefault="00B70AFD" w:rsidP="00A34226">
            <w:pPr>
              <w:rPr>
                <w:rFonts w:cs="Open Sans"/>
                <w:color w:val="000000"/>
              </w:rPr>
            </w:pPr>
            <w:r w:rsidRPr="00CF6209">
              <w:rPr>
                <w:rFonts w:cs="Open Sans"/>
                <w:color w:val="000000"/>
              </w:rPr>
              <w:t>Internetverbindung, 1</w:t>
            </w:r>
            <w:r w:rsidR="00B560DA">
              <w:rPr>
                <w:rFonts w:cs="Open Sans"/>
                <w:color w:val="000000"/>
              </w:rPr>
              <w:t>0MB freier Speicher, Android 5.0</w:t>
            </w:r>
          </w:p>
        </w:tc>
      </w:tr>
      <w:tr w:rsidR="00B70AFD" w:rsidRPr="008D4A86" w14:paraId="7DC9F1E9" w14:textId="77777777" w:rsidTr="00A34226">
        <w:trPr>
          <w:trHeight w:val="2829"/>
        </w:trPr>
        <w:tc>
          <w:tcPr>
            <w:tcW w:w="3227" w:type="dxa"/>
            <w:shd w:val="clear" w:color="auto" w:fill="D9D9D9" w:themeFill="background1" w:themeFillShade="D9"/>
          </w:tcPr>
          <w:p w14:paraId="692FA9BF" w14:textId="77777777" w:rsidR="00B70AFD" w:rsidRPr="008D4A86" w:rsidRDefault="00B70AFD" w:rsidP="00A34226">
            <w:r w:rsidRPr="008D4A86">
              <w:t>Testschritte</w:t>
            </w:r>
          </w:p>
        </w:tc>
        <w:tc>
          <w:tcPr>
            <w:tcW w:w="6095" w:type="dxa"/>
            <w:shd w:val="clear" w:color="auto" w:fill="auto"/>
          </w:tcPr>
          <w:p w14:paraId="648FFA19" w14:textId="77777777" w:rsidR="00B70AFD" w:rsidRDefault="00B70AFD" w:rsidP="00B70AFD">
            <w:pPr>
              <w:pStyle w:val="Listenabsatz"/>
              <w:numPr>
                <w:ilvl w:val="0"/>
                <w:numId w:val="19"/>
              </w:numPr>
              <w:spacing w:after="0" w:line="240" w:lineRule="auto"/>
            </w:pPr>
            <w:r>
              <w:t xml:space="preserve">Starten Sie die App, </w:t>
            </w:r>
          </w:p>
          <w:p w14:paraId="027A78A3" w14:textId="77777777" w:rsidR="00B70AFD" w:rsidRDefault="00B70AFD" w:rsidP="00B70AFD">
            <w:pPr>
              <w:pStyle w:val="Listenabsatz"/>
              <w:numPr>
                <w:ilvl w:val="0"/>
                <w:numId w:val="19"/>
              </w:numPr>
              <w:spacing w:after="0" w:line="240" w:lineRule="auto"/>
            </w:pPr>
            <w:r>
              <w:t>Öffnen sie in der Navigation die Seite «Checkliste»</w:t>
            </w:r>
          </w:p>
          <w:p w14:paraId="2F72B9BE" w14:textId="77777777" w:rsidR="00B70AFD" w:rsidRDefault="00B70AFD" w:rsidP="00B70AFD">
            <w:pPr>
              <w:pStyle w:val="Listenabsatz"/>
              <w:numPr>
                <w:ilvl w:val="0"/>
                <w:numId w:val="19"/>
              </w:numPr>
              <w:spacing w:after="0" w:line="240" w:lineRule="auto"/>
            </w:pPr>
            <w:r>
              <w:t>Haken setzen bei:</w:t>
            </w:r>
          </w:p>
          <w:p w14:paraId="5F4C6E2A" w14:textId="77777777" w:rsidR="00B70AFD" w:rsidRDefault="00B70AFD" w:rsidP="00A34226">
            <w:pPr>
              <w:pStyle w:val="Listenabsatz"/>
            </w:pPr>
            <w:r>
              <w:t>Paketdienst und Kühlschrank checken.</w:t>
            </w:r>
          </w:p>
          <w:p w14:paraId="122B1E52" w14:textId="77777777" w:rsidR="00B70AFD" w:rsidRDefault="00B70AFD" w:rsidP="00B70AFD">
            <w:pPr>
              <w:pStyle w:val="Listenabsatz"/>
              <w:numPr>
                <w:ilvl w:val="0"/>
                <w:numId w:val="19"/>
              </w:numPr>
              <w:spacing w:after="0" w:line="240" w:lineRule="auto"/>
            </w:pPr>
            <w:r>
              <w:t>Schliessen sie die App im Verlauf.</w:t>
            </w:r>
          </w:p>
          <w:p w14:paraId="1B36FA32" w14:textId="77777777" w:rsidR="00B70AFD" w:rsidRDefault="00B70AFD" w:rsidP="00B70AFD">
            <w:pPr>
              <w:pStyle w:val="Listenabsatz"/>
              <w:numPr>
                <w:ilvl w:val="0"/>
                <w:numId w:val="19"/>
              </w:numPr>
              <w:spacing w:after="0" w:line="240" w:lineRule="auto"/>
            </w:pPr>
            <w:r>
              <w:t>Öffnen Sie die App und gehen sie wieder zu Checkliste.</w:t>
            </w:r>
          </w:p>
          <w:p w14:paraId="272911CE" w14:textId="77777777" w:rsidR="00B70AFD" w:rsidRDefault="00B70AFD" w:rsidP="00B70AFD">
            <w:pPr>
              <w:pStyle w:val="Listenabsatz"/>
              <w:numPr>
                <w:ilvl w:val="0"/>
                <w:numId w:val="19"/>
              </w:numPr>
              <w:spacing w:after="0" w:line="240" w:lineRule="auto"/>
            </w:pPr>
            <w:r>
              <w:t>Überprüfen Sie ob die eingegebenen Werte aktiv geblieben sind.</w:t>
            </w:r>
          </w:p>
          <w:p w14:paraId="6D9CC3CE" w14:textId="77777777" w:rsidR="00B70AFD" w:rsidRDefault="00B70AFD" w:rsidP="00B70AFD">
            <w:pPr>
              <w:pStyle w:val="Listenabsatz"/>
              <w:numPr>
                <w:ilvl w:val="0"/>
                <w:numId w:val="19"/>
              </w:numPr>
              <w:spacing w:after="0" w:line="240" w:lineRule="auto"/>
            </w:pPr>
            <w:r>
              <w:t>Aktivieren sie die Putztag Checkliste</w:t>
            </w:r>
          </w:p>
          <w:p w14:paraId="3210A9FA" w14:textId="77777777" w:rsidR="00B70AFD" w:rsidRDefault="00B70AFD" w:rsidP="00B70AFD">
            <w:pPr>
              <w:pStyle w:val="Listenabsatz"/>
              <w:numPr>
                <w:ilvl w:val="0"/>
                <w:numId w:val="19"/>
              </w:numPr>
              <w:spacing w:after="0" w:line="240" w:lineRule="auto"/>
            </w:pPr>
            <w:r>
              <w:t>Haken setzen bei:</w:t>
            </w:r>
          </w:p>
          <w:p w14:paraId="4455A447" w14:textId="77777777" w:rsidR="00B70AFD" w:rsidRDefault="00B70AFD" w:rsidP="00A34226">
            <w:pPr>
              <w:pStyle w:val="Listenabsatz"/>
            </w:pPr>
            <w:r>
              <w:t>Boden Reinigung aller Pausenplatz und Aschenbecher leeren.</w:t>
            </w:r>
          </w:p>
          <w:p w14:paraId="248C0412" w14:textId="77777777" w:rsidR="00B70AFD" w:rsidRDefault="00B70AFD" w:rsidP="00B70AFD">
            <w:pPr>
              <w:pStyle w:val="Listenabsatz"/>
              <w:numPr>
                <w:ilvl w:val="0"/>
                <w:numId w:val="19"/>
              </w:numPr>
              <w:spacing w:after="0" w:line="240" w:lineRule="auto"/>
            </w:pPr>
            <w:r>
              <w:t>Schliessen sie die App im Verlauf.</w:t>
            </w:r>
          </w:p>
          <w:p w14:paraId="2A84FCEF" w14:textId="77777777" w:rsidR="00B70AFD" w:rsidRDefault="00B70AFD" w:rsidP="00B70AFD">
            <w:pPr>
              <w:pStyle w:val="Listenabsatz"/>
              <w:numPr>
                <w:ilvl w:val="0"/>
                <w:numId w:val="19"/>
              </w:numPr>
              <w:spacing w:after="0" w:line="240" w:lineRule="auto"/>
            </w:pPr>
            <w:r>
              <w:t>Öffnen Sie die App und gehen sie diesmal zur Putztagcheckliste.</w:t>
            </w:r>
          </w:p>
          <w:p w14:paraId="574E9C2B" w14:textId="5329F8A9" w:rsidR="00B70AFD" w:rsidRPr="008D4A86" w:rsidRDefault="00B70AFD" w:rsidP="00A34226">
            <w:pPr>
              <w:pStyle w:val="Listenabsatz"/>
              <w:numPr>
                <w:ilvl w:val="0"/>
                <w:numId w:val="19"/>
              </w:numPr>
              <w:spacing w:after="0" w:line="240" w:lineRule="auto"/>
            </w:pPr>
            <w:r>
              <w:t>Überprüfen Sie ob die eingegebenen Werte aktiv geblieben sind.</w:t>
            </w:r>
          </w:p>
        </w:tc>
      </w:tr>
      <w:tr w:rsidR="00B70AFD" w:rsidRPr="008D4A86" w14:paraId="1EA611E7" w14:textId="77777777" w:rsidTr="00A34226">
        <w:trPr>
          <w:trHeight w:val="2246"/>
        </w:trPr>
        <w:tc>
          <w:tcPr>
            <w:tcW w:w="3227" w:type="dxa"/>
            <w:shd w:val="clear" w:color="auto" w:fill="D9D9D9" w:themeFill="background1" w:themeFillShade="D9"/>
          </w:tcPr>
          <w:p w14:paraId="4752851C" w14:textId="77777777" w:rsidR="00B70AFD" w:rsidRPr="008D4A86" w:rsidRDefault="00B70AFD" w:rsidP="00A34226">
            <w:r w:rsidRPr="008D4A86">
              <w:t>Erwartetes Ergebnis</w:t>
            </w:r>
          </w:p>
        </w:tc>
        <w:tc>
          <w:tcPr>
            <w:tcW w:w="6095" w:type="dxa"/>
            <w:shd w:val="clear" w:color="auto" w:fill="auto"/>
          </w:tcPr>
          <w:p w14:paraId="43C95A9D" w14:textId="19590707" w:rsidR="00B70AFD" w:rsidRPr="008D4A86" w:rsidRDefault="00B70AFD" w:rsidP="00A34226">
            <w:r>
              <w:t>Die zu Beginn eingegebenen Werte sind aktiv geblieb</w:t>
            </w:r>
            <w:r w:rsidR="00850543">
              <w:t>en und der Ha</w:t>
            </w:r>
            <w:r>
              <w:t>ken ist immer noch gesetzt. Auch das Umschalten zwischen Ämtli und Putztagcheckliste funktioniert einwandfrei</w:t>
            </w:r>
          </w:p>
        </w:tc>
      </w:tr>
      <w:tr w:rsidR="00B70AFD" w:rsidRPr="008D4A86" w14:paraId="11EA8758" w14:textId="77777777" w:rsidTr="00A34226">
        <w:trPr>
          <w:trHeight w:val="2489"/>
        </w:trPr>
        <w:tc>
          <w:tcPr>
            <w:tcW w:w="3227" w:type="dxa"/>
            <w:shd w:val="clear" w:color="auto" w:fill="D9D9D9" w:themeFill="background1" w:themeFillShade="D9"/>
          </w:tcPr>
          <w:p w14:paraId="64098EBA" w14:textId="77777777" w:rsidR="00B70AFD" w:rsidRPr="008D4A86" w:rsidRDefault="00B70AFD" w:rsidP="00A34226">
            <w:r>
              <w:t>Testresultat</w:t>
            </w:r>
          </w:p>
        </w:tc>
        <w:tc>
          <w:tcPr>
            <w:tcW w:w="6095" w:type="dxa"/>
            <w:shd w:val="clear" w:color="auto" w:fill="auto"/>
          </w:tcPr>
          <w:p w14:paraId="5DB55E2B" w14:textId="5885C560" w:rsidR="00B70AFD" w:rsidRPr="008D4A86" w:rsidRDefault="00B70AFD" w:rsidP="00850543">
            <w:pPr>
              <w:keepNext/>
            </w:pPr>
          </w:p>
        </w:tc>
      </w:tr>
    </w:tbl>
    <w:p w14:paraId="6D56E7C6" w14:textId="7540B2AA" w:rsidR="00B70AFD" w:rsidRPr="004F6D5A" w:rsidRDefault="004F6D5A" w:rsidP="004F6D5A">
      <w:pPr>
        <w:pStyle w:val="Beschriftung"/>
      </w:pPr>
      <w:bookmarkStart w:id="265" w:name="_Toc40879838"/>
      <w:r>
        <w:t xml:space="preserve">Tabelle </w:t>
      </w:r>
      <w:fldSimple w:instr=" SEQ Tabelle \* ARABIC ">
        <w:r w:rsidR="002B7CD3">
          <w:rPr>
            <w:noProof/>
          </w:rPr>
          <w:t>28</w:t>
        </w:r>
      </w:fldSimple>
      <w:r>
        <w:t xml:space="preserve"> </w:t>
      </w:r>
      <w:r w:rsidRPr="00C335FF">
        <w:t>Testfall 6 Checklisten</w:t>
      </w:r>
      <w:bookmarkEnd w:id="265"/>
    </w:p>
    <w:p w14:paraId="3A068899" w14:textId="35262AA2" w:rsidR="00B70AFD" w:rsidRDefault="00B70AFD" w:rsidP="00B70AFD">
      <w:pPr>
        <w:pStyle w:val="berschrift2"/>
        <w:keepLines w:val="0"/>
        <w:suppressAutoHyphens w:val="0"/>
        <w:autoSpaceDN/>
        <w:spacing w:before="240" w:after="60" w:line="240" w:lineRule="auto"/>
        <w:textAlignment w:val="auto"/>
      </w:pPr>
      <w:bookmarkStart w:id="266" w:name="_Toc40865426"/>
      <w:r>
        <w:lastRenderedPageBreak/>
        <w:t xml:space="preserve"> </w:t>
      </w:r>
      <w:bookmarkStart w:id="267" w:name="_Toc40879712"/>
      <w:r>
        <w:t>Testfall 6 Links</w:t>
      </w:r>
      <w:bookmarkEnd w:id="266"/>
      <w:bookmarkEnd w:id="2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5D861D2" w14:textId="77777777" w:rsidTr="00A34226">
        <w:trPr>
          <w:trHeight w:val="532"/>
        </w:trPr>
        <w:tc>
          <w:tcPr>
            <w:tcW w:w="3227" w:type="dxa"/>
            <w:tcBorders>
              <w:top w:val="single" w:sz="4" w:space="0" w:color="auto"/>
            </w:tcBorders>
            <w:shd w:val="clear" w:color="auto" w:fill="D9D9D9" w:themeFill="background1" w:themeFillShade="D9"/>
          </w:tcPr>
          <w:p w14:paraId="27B31E30"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1D99F1A7" w14:textId="77777777" w:rsidR="00B70AFD" w:rsidRPr="008D4A86" w:rsidRDefault="00B70AFD" w:rsidP="00A34226">
            <w:r>
              <w:t>Links funktionieren</w:t>
            </w:r>
          </w:p>
        </w:tc>
      </w:tr>
      <w:tr w:rsidR="00B70AFD" w:rsidRPr="00CF6209" w14:paraId="4151C644" w14:textId="77777777" w:rsidTr="00A34226">
        <w:trPr>
          <w:trHeight w:val="554"/>
        </w:trPr>
        <w:tc>
          <w:tcPr>
            <w:tcW w:w="3227" w:type="dxa"/>
            <w:tcBorders>
              <w:top w:val="single" w:sz="4" w:space="0" w:color="auto"/>
            </w:tcBorders>
            <w:shd w:val="clear" w:color="auto" w:fill="D9D9D9" w:themeFill="background1" w:themeFillShade="D9"/>
          </w:tcPr>
          <w:p w14:paraId="492D7A13" w14:textId="4269240F" w:rsidR="00B70AFD" w:rsidRPr="008D4A86" w:rsidRDefault="00B560DA" w:rsidP="00A34226">
            <w:r>
              <w:t>Mindestanforderungen</w:t>
            </w:r>
          </w:p>
        </w:tc>
        <w:tc>
          <w:tcPr>
            <w:tcW w:w="6095" w:type="dxa"/>
            <w:tcBorders>
              <w:top w:val="single" w:sz="4" w:space="0" w:color="auto"/>
            </w:tcBorders>
            <w:shd w:val="clear" w:color="auto" w:fill="auto"/>
          </w:tcPr>
          <w:p w14:paraId="70B0FAFF" w14:textId="77777777" w:rsidR="00B70AFD" w:rsidRDefault="00B70AFD" w:rsidP="00A34226">
            <w:pPr>
              <w:rPr>
                <w:rFonts w:cs="Open Sans"/>
                <w:color w:val="000000"/>
              </w:rPr>
            </w:pPr>
            <w:r w:rsidRPr="00CF6209">
              <w:rPr>
                <w:rFonts w:cs="Open Sans"/>
                <w:color w:val="000000"/>
              </w:rPr>
              <w:t>Internetverbindung, 10MB freier Speicher, Android 5.0</w:t>
            </w:r>
          </w:p>
          <w:p w14:paraId="509A0F82" w14:textId="77777777" w:rsidR="00B70AFD" w:rsidRPr="00CF6209" w:rsidRDefault="00B70AFD" w:rsidP="00A34226">
            <w:r>
              <w:rPr>
                <w:rFonts w:cs="Open Sans"/>
                <w:color w:val="000000"/>
              </w:rPr>
              <w:t>Firefox Browser</w:t>
            </w:r>
          </w:p>
        </w:tc>
      </w:tr>
      <w:tr w:rsidR="00B70AFD" w:rsidRPr="008D4A86" w14:paraId="45B43B7A" w14:textId="77777777" w:rsidTr="00A34226">
        <w:trPr>
          <w:trHeight w:val="2829"/>
        </w:trPr>
        <w:tc>
          <w:tcPr>
            <w:tcW w:w="3227" w:type="dxa"/>
            <w:shd w:val="clear" w:color="auto" w:fill="D9D9D9" w:themeFill="background1" w:themeFillShade="D9"/>
          </w:tcPr>
          <w:p w14:paraId="793008F3" w14:textId="77777777" w:rsidR="00B70AFD" w:rsidRPr="008D4A86" w:rsidRDefault="00B70AFD" w:rsidP="00A34226">
            <w:r w:rsidRPr="008D4A86">
              <w:t>Testschritte</w:t>
            </w:r>
          </w:p>
        </w:tc>
        <w:tc>
          <w:tcPr>
            <w:tcW w:w="6095" w:type="dxa"/>
            <w:shd w:val="clear" w:color="auto" w:fill="auto"/>
          </w:tcPr>
          <w:p w14:paraId="42D441D9" w14:textId="77777777" w:rsidR="00B70AFD" w:rsidRDefault="00B70AFD" w:rsidP="00B70AFD">
            <w:pPr>
              <w:pStyle w:val="Listenabsatz"/>
              <w:numPr>
                <w:ilvl w:val="0"/>
                <w:numId w:val="21"/>
              </w:numPr>
              <w:spacing w:after="0" w:line="240" w:lineRule="auto"/>
            </w:pPr>
            <w:r>
              <w:t xml:space="preserve">Starten Sie die App, </w:t>
            </w:r>
          </w:p>
          <w:p w14:paraId="63EEE724" w14:textId="77777777" w:rsidR="00B70AFD" w:rsidRDefault="00B70AFD" w:rsidP="00B70AFD">
            <w:pPr>
              <w:pStyle w:val="Listenabsatz"/>
              <w:numPr>
                <w:ilvl w:val="0"/>
                <w:numId w:val="21"/>
              </w:numPr>
              <w:spacing w:after="0" w:line="240" w:lineRule="auto"/>
            </w:pPr>
            <w:r>
              <w:t>Öffnen sie in der Navigation die Seite «Wichtige Infos»</w:t>
            </w:r>
          </w:p>
          <w:p w14:paraId="5F262A97" w14:textId="77777777" w:rsidR="00B70AFD" w:rsidRDefault="00B70AFD" w:rsidP="00B70AFD">
            <w:pPr>
              <w:pStyle w:val="Listenabsatz"/>
              <w:numPr>
                <w:ilvl w:val="0"/>
                <w:numId w:val="21"/>
              </w:numPr>
              <w:spacing w:after="0" w:line="240" w:lineRule="auto"/>
            </w:pPr>
            <w:r>
              <w:t>Klicken Sie den Link «RE_IT_Richtlinien_Lernende»</w:t>
            </w:r>
          </w:p>
          <w:p w14:paraId="563CCCE1" w14:textId="77777777" w:rsidR="00B70AFD" w:rsidRDefault="00B70AFD" w:rsidP="00B70AFD">
            <w:pPr>
              <w:pStyle w:val="Listenabsatz"/>
              <w:numPr>
                <w:ilvl w:val="0"/>
                <w:numId w:val="21"/>
              </w:numPr>
              <w:spacing w:after="0" w:line="240" w:lineRule="auto"/>
            </w:pPr>
            <w:r>
              <w:t>Überprüfen sie ob die IT Richtlinien aufgeschlagen werden.</w:t>
            </w:r>
          </w:p>
          <w:p w14:paraId="758CAE66" w14:textId="77777777" w:rsidR="00B70AFD" w:rsidRDefault="00B70AFD" w:rsidP="00B70AFD">
            <w:pPr>
              <w:pStyle w:val="Listenabsatz"/>
              <w:numPr>
                <w:ilvl w:val="0"/>
                <w:numId w:val="21"/>
              </w:numPr>
              <w:spacing w:after="0" w:line="240" w:lineRule="auto"/>
            </w:pPr>
            <w:r>
              <w:t>Klicken Sie alle restlichen Links und überprüfen ob jeder Link das richtige öffnet.</w:t>
            </w:r>
          </w:p>
          <w:p w14:paraId="310B7704" w14:textId="16544DF9" w:rsidR="00B70AFD" w:rsidRDefault="00B70AFD" w:rsidP="00A34226">
            <w:pPr>
              <w:pStyle w:val="Listenabsatz"/>
            </w:pPr>
            <w:r>
              <w:t xml:space="preserve">«Neuster Leitfaden auf dem Wibilea Extranet»&gt; </w:t>
            </w:r>
            <w:hyperlink r:id="rId130" w:history="1">
              <w:r>
                <w:rPr>
                  <w:rStyle w:val="Hyperlink"/>
                </w:rPr>
                <w:t>https://www.wibilea.ch/</w:t>
              </w:r>
              <w:r>
                <w:rPr>
                  <w:rStyle w:val="Hyperlink"/>
                </w:rPr>
                <w:t>e</w:t>
              </w:r>
              <w:r>
                <w:rPr>
                  <w:rStyle w:val="Hyperlink"/>
                </w:rPr>
                <w:t>xtranet/leitfaden/</w:t>
              </w:r>
            </w:hyperlink>
          </w:p>
          <w:p w14:paraId="1FE1A6F4" w14:textId="3B4015BC" w:rsidR="00B70AFD" w:rsidRDefault="00B70AFD" w:rsidP="00A34226">
            <w:pPr>
              <w:pStyle w:val="Listenabsatz"/>
            </w:pPr>
            <w:r>
              <w:t xml:space="preserve">«Beispiel Wibilea»&gt; </w:t>
            </w:r>
            <w:hyperlink r:id="rId131" w:history="1">
              <w:r>
                <w:rPr>
                  <w:rStyle w:val="Hyperlink"/>
                </w:rPr>
                <w:t>https://www.blnet.ch/wp-content/uploads/2020/03/VO_Abwesenheitsmeldung_beispiel_blnet.jpg</w:t>
              </w:r>
            </w:hyperlink>
          </w:p>
          <w:p w14:paraId="2ECE9198" w14:textId="248EA3B1" w:rsidR="00B70AFD" w:rsidRPr="008D4A86" w:rsidRDefault="00B70AFD" w:rsidP="00A34226">
            <w:pPr>
              <w:pStyle w:val="Listenabsatz"/>
            </w:pPr>
            <w:r>
              <w:t xml:space="preserve">«Beispiel Syntegon»&gt; </w:t>
            </w:r>
            <w:hyperlink r:id="rId132" w:history="1">
              <w:r>
                <w:rPr>
                  <w:rStyle w:val="Hyperlink"/>
                </w:rPr>
                <w:t>https://www.blnet.ch/wp-content/uploads/2020/03/Abwesenheitsmeldung_Syntegon_beispiel.jpg</w:t>
              </w:r>
            </w:hyperlink>
          </w:p>
        </w:tc>
      </w:tr>
      <w:tr w:rsidR="00B70AFD" w:rsidRPr="008D4A86" w14:paraId="681DC79B" w14:textId="77777777" w:rsidTr="00A34226">
        <w:trPr>
          <w:trHeight w:val="2246"/>
        </w:trPr>
        <w:tc>
          <w:tcPr>
            <w:tcW w:w="3227" w:type="dxa"/>
            <w:shd w:val="clear" w:color="auto" w:fill="D9D9D9" w:themeFill="background1" w:themeFillShade="D9"/>
          </w:tcPr>
          <w:p w14:paraId="2E5A8732" w14:textId="77777777" w:rsidR="00B70AFD" w:rsidRPr="008D4A86" w:rsidRDefault="00B70AFD" w:rsidP="00A34226">
            <w:r w:rsidRPr="008D4A86">
              <w:t>Erwartetes Ergebnis</w:t>
            </w:r>
          </w:p>
        </w:tc>
        <w:tc>
          <w:tcPr>
            <w:tcW w:w="6095" w:type="dxa"/>
            <w:shd w:val="clear" w:color="auto" w:fill="auto"/>
          </w:tcPr>
          <w:p w14:paraId="620154C4" w14:textId="3F72B389" w:rsidR="00B70AFD" w:rsidRPr="008D4A86" w:rsidRDefault="00C73B81" w:rsidP="00A34226">
            <w:r>
              <w:t>Alle Links funktionieren</w:t>
            </w:r>
          </w:p>
        </w:tc>
      </w:tr>
      <w:tr w:rsidR="00B70AFD" w:rsidRPr="008D4A86" w14:paraId="3F8BB168" w14:textId="77777777" w:rsidTr="00A34226">
        <w:trPr>
          <w:trHeight w:val="2489"/>
        </w:trPr>
        <w:tc>
          <w:tcPr>
            <w:tcW w:w="3227" w:type="dxa"/>
            <w:shd w:val="clear" w:color="auto" w:fill="D9D9D9" w:themeFill="background1" w:themeFillShade="D9"/>
          </w:tcPr>
          <w:p w14:paraId="597F6E6F" w14:textId="77777777" w:rsidR="00B70AFD" w:rsidRPr="008D4A86" w:rsidRDefault="00B70AFD" w:rsidP="00A34226">
            <w:r>
              <w:t>Testresultat</w:t>
            </w:r>
          </w:p>
        </w:tc>
        <w:tc>
          <w:tcPr>
            <w:tcW w:w="6095" w:type="dxa"/>
            <w:shd w:val="clear" w:color="auto" w:fill="auto"/>
          </w:tcPr>
          <w:p w14:paraId="08BC6C19" w14:textId="5D8F8686" w:rsidR="00B70AFD" w:rsidRPr="008D4A86" w:rsidRDefault="00B70AFD" w:rsidP="004F6D5A">
            <w:pPr>
              <w:keepNext/>
            </w:pPr>
          </w:p>
        </w:tc>
      </w:tr>
    </w:tbl>
    <w:p w14:paraId="620F78CA" w14:textId="7F302FFE" w:rsidR="004F6D5A" w:rsidRDefault="004F6D5A">
      <w:pPr>
        <w:pStyle w:val="Beschriftung"/>
      </w:pPr>
      <w:bookmarkStart w:id="268" w:name="_Toc40879839"/>
      <w:r>
        <w:t xml:space="preserve">Tabelle </w:t>
      </w:r>
      <w:fldSimple w:instr=" SEQ Tabelle \* ARABIC ">
        <w:r w:rsidR="002B7CD3">
          <w:rPr>
            <w:noProof/>
          </w:rPr>
          <w:t>29</w:t>
        </w:r>
      </w:fldSimple>
      <w:r>
        <w:t xml:space="preserve"> </w:t>
      </w:r>
      <w:r w:rsidRPr="00F04E84">
        <w:t>Testfall 6 Links</w:t>
      </w:r>
      <w:bookmarkEnd w:id="268"/>
    </w:p>
    <w:p w14:paraId="6D21B0B4" w14:textId="77777777" w:rsidR="00B70AFD" w:rsidRDefault="00B70AFD" w:rsidP="00B70AFD">
      <w:pPr>
        <w:rPr>
          <w:rFonts w:cs="Arial"/>
          <w:b/>
          <w:bCs/>
          <w:kern w:val="32"/>
          <w:sz w:val="26"/>
          <w:szCs w:val="32"/>
        </w:rPr>
      </w:pPr>
      <w:r>
        <w:br w:type="page"/>
      </w:r>
    </w:p>
    <w:p w14:paraId="4084E5FF" w14:textId="77777777" w:rsidR="00B70AFD" w:rsidRDefault="00B70AFD" w:rsidP="00B70AFD">
      <w:pPr>
        <w:pStyle w:val="berschrift1"/>
        <w:keepLines w:val="0"/>
        <w:suppressAutoHyphens w:val="0"/>
        <w:autoSpaceDN/>
        <w:spacing w:after="60"/>
        <w:ind w:left="431" w:hanging="431"/>
        <w:textAlignment w:val="auto"/>
      </w:pPr>
      <w:bookmarkStart w:id="269" w:name="_Toc40865427"/>
      <w:bookmarkStart w:id="270" w:name="_Toc40879713"/>
      <w:r>
        <w:lastRenderedPageBreak/>
        <w:t>Testergebnis</w:t>
      </w:r>
      <w:bookmarkEnd w:id="269"/>
      <w:bookmarkEnd w:id="270"/>
    </w:p>
    <w:p w14:paraId="4578442C" w14:textId="77777777" w:rsidR="00B70AFD" w:rsidRDefault="00B70AFD" w:rsidP="00B70A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4AF71A48" w14:textId="77777777" w:rsidTr="00A34226">
        <w:trPr>
          <w:trHeight w:val="593"/>
          <w:tblHeader/>
        </w:trPr>
        <w:tc>
          <w:tcPr>
            <w:tcW w:w="3227" w:type="dxa"/>
            <w:shd w:val="clear" w:color="auto" w:fill="D9D9D9" w:themeFill="background1" w:themeFillShade="D9"/>
          </w:tcPr>
          <w:p w14:paraId="31DC3256" w14:textId="77777777" w:rsidR="00B70AFD" w:rsidRPr="008D4A86" w:rsidRDefault="00B70AFD" w:rsidP="00A34226">
            <w:r w:rsidRPr="008D4A86">
              <w:t>Tester</w:t>
            </w:r>
          </w:p>
        </w:tc>
        <w:tc>
          <w:tcPr>
            <w:tcW w:w="6095" w:type="dxa"/>
            <w:shd w:val="clear" w:color="auto" w:fill="auto"/>
          </w:tcPr>
          <w:p w14:paraId="6783EBBA" w14:textId="77777777" w:rsidR="00B70AFD" w:rsidRPr="008D4A86" w:rsidRDefault="00B70AFD" w:rsidP="00A34226"/>
        </w:tc>
      </w:tr>
      <w:tr w:rsidR="00B70AFD" w:rsidRPr="008D4A86" w14:paraId="351192B9" w14:textId="77777777" w:rsidTr="00A34226">
        <w:trPr>
          <w:trHeight w:val="545"/>
        </w:trPr>
        <w:tc>
          <w:tcPr>
            <w:tcW w:w="3227" w:type="dxa"/>
            <w:shd w:val="clear" w:color="auto" w:fill="D9D9D9" w:themeFill="background1" w:themeFillShade="D9"/>
          </w:tcPr>
          <w:p w14:paraId="04B82296" w14:textId="77777777" w:rsidR="00B70AFD" w:rsidRPr="008D4A86" w:rsidRDefault="00B70AFD" w:rsidP="00A34226">
            <w:r w:rsidRPr="008D4A86">
              <w:t>Datum Testdurchführung</w:t>
            </w:r>
          </w:p>
        </w:tc>
        <w:tc>
          <w:tcPr>
            <w:tcW w:w="6095" w:type="dxa"/>
            <w:shd w:val="clear" w:color="auto" w:fill="auto"/>
          </w:tcPr>
          <w:p w14:paraId="27139395" w14:textId="77777777" w:rsidR="00B70AFD" w:rsidRPr="008D4A86" w:rsidRDefault="00B70AFD" w:rsidP="00A34226"/>
        </w:tc>
      </w:tr>
      <w:tr w:rsidR="00B70AFD" w:rsidRPr="008D4A86" w14:paraId="215D7E70" w14:textId="77777777" w:rsidTr="00A34226">
        <w:trPr>
          <w:trHeight w:val="1701"/>
        </w:trPr>
        <w:tc>
          <w:tcPr>
            <w:tcW w:w="3227" w:type="dxa"/>
            <w:shd w:val="clear" w:color="auto" w:fill="D9D9D9" w:themeFill="background1" w:themeFillShade="D9"/>
          </w:tcPr>
          <w:p w14:paraId="7E3683A4" w14:textId="77777777" w:rsidR="00B70AFD" w:rsidRPr="008D4A86" w:rsidRDefault="00B70AFD" w:rsidP="00A34226">
            <w:r>
              <w:t>Anzahl Fehler</w:t>
            </w:r>
          </w:p>
        </w:tc>
        <w:tc>
          <w:tcPr>
            <w:tcW w:w="6095" w:type="dxa"/>
            <w:shd w:val="clear" w:color="auto" w:fill="auto"/>
          </w:tcPr>
          <w:p w14:paraId="0C6532E0" w14:textId="77777777" w:rsidR="00B70AFD" w:rsidRPr="008D4A86" w:rsidRDefault="00B70AFD" w:rsidP="00A34226"/>
        </w:tc>
      </w:tr>
      <w:tr w:rsidR="00B70AFD" w:rsidRPr="008D4A86" w14:paraId="3F49E009" w14:textId="77777777" w:rsidTr="00A34226">
        <w:trPr>
          <w:trHeight w:val="2689"/>
        </w:trPr>
        <w:tc>
          <w:tcPr>
            <w:tcW w:w="3227" w:type="dxa"/>
            <w:shd w:val="clear" w:color="auto" w:fill="D9D9D9" w:themeFill="background1" w:themeFillShade="D9"/>
          </w:tcPr>
          <w:p w14:paraId="1AC857F8" w14:textId="77777777" w:rsidR="00B70AFD" w:rsidRPr="008D4A86" w:rsidRDefault="00B70AFD" w:rsidP="00A34226">
            <w:r w:rsidRPr="008D4A86">
              <w:t>Fehlerbeschreibung</w:t>
            </w:r>
          </w:p>
        </w:tc>
        <w:tc>
          <w:tcPr>
            <w:tcW w:w="6095" w:type="dxa"/>
            <w:shd w:val="clear" w:color="auto" w:fill="auto"/>
          </w:tcPr>
          <w:p w14:paraId="12E3914D" w14:textId="77777777" w:rsidR="00B70AFD" w:rsidRPr="008D4A86" w:rsidRDefault="00B70AFD" w:rsidP="004F6D5A">
            <w:pPr>
              <w:keepNext/>
            </w:pPr>
          </w:p>
        </w:tc>
      </w:tr>
    </w:tbl>
    <w:p w14:paraId="1024816E" w14:textId="01F95714" w:rsidR="00B70AFD" w:rsidRPr="0063429B" w:rsidRDefault="004F6D5A" w:rsidP="004F6D5A">
      <w:pPr>
        <w:pStyle w:val="Beschriftung"/>
      </w:pPr>
      <w:bookmarkStart w:id="271" w:name="_Toc40879840"/>
      <w:r>
        <w:t xml:space="preserve">Tabelle </w:t>
      </w:r>
      <w:fldSimple w:instr=" SEQ Tabelle \* ARABIC ">
        <w:r w:rsidR="002B7CD3">
          <w:rPr>
            <w:noProof/>
          </w:rPr>
          <w:t>30</w:t>
        </w:r>
      </w:fldSimple>
      <w:r>
        <w:t xml:space="preserve"> </w:t>
      </w:r>
      <w:r w:rsidRPr="00B676F7">
        <w:t>Testergebnis</w:t>
      </w:r>
      <w:bookmarkEnd w:id="271"/>
    </w:p>
    <w:p w14:paraId="50E6F524" w14:textId="77777777" w:rsidR="00B70AFD" w:rsidRDefault="00B70AFD">
      <w:pPr>
        <w:rPr>
          <w:rFonts w:ascii="Calibri" w:eastAsia="Calibri" w:hAnsi="Calibri" w:cs="Times New Roman"/>
          <w:b/>
          <w:bCs/>
          <w:color w:val="000000"/>
          <w:sz w:val="36"/>
          <w:szCs w:val="36"/>
          <w:lang w:bidi="he-IL"/>
        </w:rPr>
      </w:pPr>
      <w:r>
        <w:br w:type="page"/>
      </w:r>
    </w:p>
    <w:p w14:paraId="67ACA6E1" w14:textId="1D0B2DC1" w:rsidR="00424F45" w:rsidRDefault="002938CD" w:rsidP="005F3397">
      <w:pPr>
        <w:pStyle w:val="berschrift1"/>
      </w:pPr>
      <w:bookmarkStart w:id="272" w:name="_Toc40879714"/>
      <w:r>
        <w:lastRenderedPageBreak/>
        <w:t>Glossar</w:t>
      </w:r>
      <w:bookmarkEnd w:id="272"/>
    </w:p>
    <w:tbl>
      <w:tblPr>
        <w:tblStyle w:val="Tabellenraster"/>
        <w:tblW w:w="9246" w:type="dxa"/>
        <w:tblLook w:val="04A0" w:firstRow="1" w:lastRow="0" w:firstColumn="1" w:lastColumn="0" w:noHBand="0" w:noVBand="1"/>
      </w:tblPr>
      <w:tblGrid>
        <w:gridCol w:w="4623"/>
        <w:gridCol w:w="4623"/>
      </w:tblGrid>
      <w:tr w:rsidR="00FB726C" w14:paraId="124DCCD5" w14:textId="77777777" w:rsidTr="002B7CD3">
        <w:trPr>
          <w:trHeight w:val="387"/>
        </w:trPr>
        <w:tc>
          <w:tcPr>
            <w:tcW w:w="4623" w:type="dxa"/>
            <w:shd w:val="pct10" w:color="auto" w:fill="auto"/>
          </w:tcPr>
          <w:p w14:paraId="658B0411" w14:textId="6CB8758E" w:rsidR="00FB726C" w:rsidRDefault="00FB726C" w:rsidP="00FB726C">
            <w:pPr>
              <w:rPr>
                <w:lang w:bidi="he-IL"/>
              </w:rPr>
            </w:pPr>
            <w:r>
              <w:rPr>
                <w:lang w:bidi="he-IL"/>
              </w:rPr>
              <w:t>Erklärung</w:t>
            </w:r>
            <w:r w:rsidR="00EB6792">
              <w:rPr>
                <w:lang w:bidi="he-IL"/>
              </w:rPr>
              <w:fldChar w:fldCharType="begin"/>
            </w:r>
            <w:r w:rsidR="00EB6792">
              <w:instrText xml:space="preserve"> XE "</w:instrText>
            </w:r>
            <w:r w:rsidR="00EB6792" w:rsidRPr="002D63DB">
              <w:rPr>
                <w:lang w:bidi="he-IL"/>
              </w:rPr>
              <w:instrText>Erklärung</w:instrText>
            </w:r>
            <w:r w:rsidR="00EB6792">
              <w:instrText xml:space="preserve">" </w:instrText>
            </w:r>
            <w:r w:rsidR="00EB6792">
              <w:rPr>
                <w:lang w:bidi="he-IL"/>
              </w:rPr>
              <w:fldChar w:fldCharType="end"/>
            </w:r>
          </w:p>
        </w:tc>
        <w:tc>
          <w:tcPr>
            <w:tcW w:w="4623" w:type="dxa"/>
            <w:shd w:val="pct10" w:color="auto" w:fill="auto"/>
          </w:tcPr>
          <w:p w14:paraId="2127E375" w14:textId="7D473957" w:rsidR="00FB726C" w:rsidRDefault="00FB726C" w:rsidP="00FB726C">
            <w:pPr>
              <w:rPr>
                <w:lang w:bidi="he-IL"/>
              </w:rPr>
            </w:pPr>
            <w:r>
              <w:rPr>
                <w:lang w:bidi="he-IL"/>
              </w:rPr>
              <w:t>Begriff</w:t>
            </w:r>
          </w:p>
        </w:tc>
      </w:tr>
      <w:tr w:rsidR="001F231D" w14:paraId="724D6DC0" w14:textId="77777777" w:rsidTr="002B7CD3">
        <w:trPr>
          <w:trHeight w:val="403"/>
        </w:trPr>
        <w:tc>
          <w:tcPr>
            <w:tcW w:w="4623" w:type="dxa"/>
          </w:tcPr>
          <w:p w14:paraId="172EDD2A" w14:textId="77777777" w:rsidR="001F231D" w:rsidRDefault="001F231D" w:rsidP="009D2B29">
            <w:pPr>
              <w:rPr>
                <w:lang w:bidi="he-IL"/>
              </w:rPr>
            </w:pPr>
            <w:r>
              <w:rPr>
                <w:lang w:bidi="he-IL"/>
              </w:rPr>
              <w:t>ADB</w:t>
            </w:r>
          </w:p>
        </w:tc>
        <w:tc>
          <w:tcPr>
            <w:tcW w:w="4623" w:type="dxa"/>
          </w:tcPr>
          <w:p w14:paraId="7BE744F5" w14:textId="77777777" w:rsidR="001F231D" w:rsidRDefault="001F231D" w:rsidP="009D2B29">
            <w:pPr>
              <w:rPr>
                <w:lang w:bidi="he-IL"/>
              </w:rPr>
            </w:pPr>
            <w:r>
              <w:rPr>
                <w:lang w:bidi="he-IL"/>
              </w:rPr>
              <w:t>Android Debug Bridge</w:t>
            </w:r>
          </w:p>
        </w:tc>
      </w:tr>
      <w:tr w:rsidR="001F231D" w14:paraId="448CAC4A" w14:textId="77777777" w:rsidTr="002B7CD3">
        <w:trPr>
          <w:trHeight w:val="387"/>
        </w:trPr>
        <w:tc>
          <w:tcPr>
            <w:tcW w:w="4623" w:type="dxa"/>
          </w:tcPr>
          <w:p w14:paraId="1F785D9B" w14:textId="77777777" w:rsidR="001F231D" w:rsidRDefault="001F231D" w:rsidP="009D2B29">
            <w:pPr>
              <w:rPr>
                <w:lang w:bidi="he-IL"/>
              </w:rPr>
            </w:pPr>
            <w:r>
              <w:rPr>
                <w:lang w:bidi="he-IL"/>
              </w:rPr>
              <w:t>API</w:t>
            </w:r>
          </w:p>
        </w:tc>
        <w:tc>
          <w:tcPr>
            <w:tcW w:w="4623" w:type="dxa"/>
          </w:tcPr>
          <w:p w14:paraId="67ABCAB7" w14:textId="77777777" w:rsidR="001F231D" w:rsidRDefault="001F231D" w:rsidP="009D2B29">
            <w:pPr>
              <w:rPr>
                <w:lang w:bidi="he-IL"/>
              </w:rPr>
            </w:pPr>
            <w:r>
              <w:rPr>
                <w:lang w:bidi="he-IL"/>
              </w:rPr>
              <w:t>Application Programming Interface</w:t>
            </w:r>
          </w:p>
        </w:tc>
      </w:tr>
      <w:tr w:rsidR="001F231D" w14:paraId="52CF2FF3" w14:textId="77777777" w:rsidTr="002B7CD3">
        <w:trPr>
          <w:trHeight w:val="387"/>
        </w:trPr>
        <w:tc>
          <w:tcPr>
            <w:tcW w:w="4623" w:type="dxa"/>
          </w:tcPr>
          <w:p w14:paraId="63BA7C9B" w14:textId="77777777" w:rsidR="001F231D" w:rsidRDefault="001F231D" w:rsidP="009D2B29">
            <w:pPr>
              <w:rPr>
                <w:lang w:bidi="he-IL"/>
              </w:rPr>
            </w:pPr>
            <w:r>
              <w:rPr>
                <w:lang w:bidi="he-IL"/>
              </w:rPr>
              <w:t>APK</w:t>
            </w:r>
          </w:p>
        </w:tc>
        <w:tc>
          <w:tcPr>
            <w:tcW w:w="4623" w:type="dxa"/>
          </w:tcPr>
          <w:p w14:paraId="044B2B77" w14:textId="77777777" w:rsidR="001F231D" w:rsidRDefault="001F231D" w:rsidP="009D2B29">
            <w:pPr>
              <w:rPr>
                <w:lang w:bidi="he-IL"/>
              </w:rPr>
            </w:pPr>
            <w:r>
              <w:rPr>
                <w:lang w:bidi="he-IL"/>
              </w:rPr>
              <w:t>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Package Kit</w:t>
            </w:r>
          </w:p>
        </w:tc>
      </w:tr>
      <w:tr w:rsidR="001F231D" w14:paraId="6C37E083" w14:textId="77777777" w:rsidTr="002B7CD3">
        <w:trPr>
          <w:trHeight w:val="387"/>
        </w:trPr>
        <w:tc>
          <w:tcPr>
            <w:tcW w:w="4623" w:type="dxa"/>
          </w:tcPr>
          <w:p w14:paraId="716F4E32" w14:textId="77777777" w:rsidR="001F231D" w:rsidRPr="00492BBB" w:rsidRDefault="001F231D" w:rsidP="009D2B29">
            <w:pPr>
              <w:rPr>
                <w:lang w:bidi="he-IL"/>
              </w:rPr>
            </w:pPr>
            <w:r>
              <w:rPr>
                <w:lang w:bidi="he-IL"/>
              </w:rPr>
              <w:t>args</w:t>
            </w:r>
          </w:p>
        </w:tc>
        <w:tc>
          <w:tcPr>
            <w:tcW w:w="4623" w:type="dxa"/>
          </w:tcPr>
          <w:p w14:paraId="5617DAF6" w14:textId="77777777" w:rsidR="001F231D" w:rsidRDefault="001F231D" w:rsidP="009D2B29">
            <w:pPr>
              <w:rPr>
                <w:lang w:bidi="he-IL"/>
              </w:rPr>
            </w:pPr>
            <w:r>
              <w:rPr>
                <w:lang w:bidi="he-IL"/>
              </w:rPr>
              <w:t>Argument</w:t>
            </w:r>
          </w:p>
        </w:tc>
      </w:tr>
      <w:tr w:rsidR="001F231D" w14:paraId="559699DB" w14:textId="77777777" w:rsidTr="002B7CD3">
        <w:trPr>
          <w:trHeight w:val="403"/>
        </w:trPr>
        <w:tc>
          <w:tcPr>
            <w:tcW w:w="4623" w:type="dxa"/>
          </w:tcPr>
          <w:p w14:paraId="36ACF6EE" w14:textId="77777777" w:rsidR="001F231D" w:rsidRDefault="001F231D" w:rsidP="009D2B29">
            <w:pPr>
              <w:rPr>
                <w:lang w:bidi="he-IL"/>
              </w:rPr>
            </w:pPr>
            <w:r>
              <w:rPr>
                <w:lang w:bidi="he-IL"/>
              </w:rPr>
              <w:t>br</w:t>
            </w:r>
          </w:p>
        </w:tc>
        <w:tc>
          <w:tcPr>
            <w:tcW w:w="4623" w:type="dxa"/>
          </w:tcPr>
          <w:p w14:paraId="2489CD52" w14:textId="77777777" w:rsidR="001F231D" w:rsidRDefault="001F231D" w:rsidP="009D2B29">
            <w:pPr>
              <w:rPr>
                <w:lang w:bidi="he-IL"/>
              </w:rPr>
            </w:pPr>
            <w:r>
              <w:rPr>
                <w:lang w:bidi="he-IL"/>
              </w:rPr>
              <w:t>Break</w:t>
            </w:r>
          </w:p>
        </w:tc>
      </w:tr>
      <w:tr w:rsidR="001F231D" w14:paraId="57277B3E" w14:textId="77777777" w:rsidTr="002B7CD3">
        <w:trPr>
          <w:trHeight w:val="387"/>
        </w:trPr>
        <w:tc>
          <w:tcPr>
            <w:tcW w:w="4623" w:type="dxa"/>
          </w:tcPr>
          <w:p w14:paraId="0D9942F3" w14:textId="77777777" w:rsidR="001F231D" w:rsidRDefault="001F231D" w:rsidP="009D2B29">
            <w:pPr>
              <w:rPr>
                <w:lang w:bidi="he-IL"/>
              </w:rPr>
            </w:pPr>
            <w:r>
              <w:rPr>
                <w:lang w:bidi="he-IL"/>
              </w:rPr>
              <w:t>CSS</w:t>
            </w:r>
          </w:p>
        </w:tc>
        <w:tc>
          <w:tcPr>
            <w:tcW w:w="4623" w:type="dxa"/>
          </w:tcPr>
          <w:p w14:paraId="4BAA1654" w14:textId="77777777" w:rsidR="001F231D" w:rsidRDefault="001F231D" w:rsidP="009D2B29">
            <w:pPr>
              <w:rPr>
                <w:lang w:bidi="he-IL"/>
              </w:rPr>
            </w:pPr>
            <w:r>
              <w:rPr>
                <w:lang w:bidi="he-IL"/>
              </w:rPr>
              <w:t>Cascading Style Sheet</w:t>
            </w:r>
          </w:p>
        </w:tc>
      </w:tr>
      <w:tr w:rsidR="001F231D" w14:paraId="48705E41" w14:textId="77777777" w:rsidTr="002B7CD3">
        <w:trPr>
          <w:trHeight w:val="387"/>
        </w:trPr>
        <w:tc>
          <w:tcPr>
            <w:tcW w:w="4623" w:type="dxa"/>
          </w:tcPr>
          <w:p w14:paraId="20AFD47D" w14:textId="77777777" w:rsidR="001F231D" w:rsidRDefault="001F231D" w:rsidP="009D2B29">
            <w:pPr>
              <w:rPr>
                <w:lang w:bidi="he-IL"/>
              </w:rPr>
            </w:pPr>
            <w:r>
              <w:rPr>
                <w:lang w:bidi="he-IL"/>
              </w:rPr>
              <w:t>EFZ</w:t>
            </w:r>
          </w:p>
        </w:tc>
        <w:tc>
          <w:tcPr>
            <w:tcW w:w="4623" w:type="dxa"/>
          </w:tcPr>
          <w:p w14:paraId="14778685" w14:textId="77777777" w:rsidR="001F231D" w:rsidRDefault="001F231D" w:rsidP="009D2B29">
            <w:pPr>
              <w:rPr>
                <w:lang w:bidi="he-IL"/>
              </w:rPr>
            </w:pPr>
            <w:r>
              <w:rPr>
                <w:lang w:bidi="he-IL"/>
              </w:rPr>
              <w:t>Eidgenössisches Fähigkeitszeugnis</w:t>
            </w:r>
          </w:p>
        </w:tc>
      </w:tr>
      <w:tr w:rsidR="001F231D" w14:paraId="438ED9B3" w14:textId="77777777" w:rsidTr="002B7CD3">
        <w:trPr>
          <w:trHeight w:val="403"/>
        </w:trPr>
        <w:tc>
          <w:tcPr>
            <w:tcW w:w="4623" w:type="dxa"/>
          </w:tcPr>
          <w:p w14:paraId="19DCB776" w14:textId="77777777" w:rsidR="001F231D" w:rsidRDefault="001F231D" w:rsidP="009D2B29">
            <w:pPr>
              <w:rPr>
                <w:lang w:bidi="he-IL"/>
              </w:rPr>
            </w:pPr>
            <w:r>
              <w:rPr>
                <w:lang w:bidi="he-IL"/>
              </w:rPr>
              <w:t>FCM</w:t>
            </w:r>
          </w:p>
        </w:tc>
        <w:tc>
          <w:tcPr>
            <w:tcW w:w="4623" w:type="dxa"/>
          </w:tcPr>
          <w:p w14:paraId="4376E729" w14:textId="77777777" w:rsidR="001F231D" w:rsidRDefault="001F231D" w:rsidP="009D2B29">
            <w:pPr>
              <w:rPr>
                <w:lang w:bidi="he-IL"/>
              </w:rPr>
            </w:pPr>
            <w:r>
              <w:rPr>
                <w:lang w:bidi="he-IL"/>
              </w:rPr>
              <w:t>Firebase Cloud Messaging</w:t>
            </w:r>
          </w:p>
        </w:tc>
      </w:tr>
      <w:tr w:rsidR="001F231D" w14:paraId="02BBA0E2" w14:textId="77777777" w:rsidTr="002B7CD3">
        <w:trPr>
          <w:trHeight w:val="387"/>
        </w:trPr>
        <w:tc>
          <w:tcPr>
            <w:tcW w:w="4623" w:type="dxa"/>
          </w:tcPr>
          <w:p w14:paraId="5A427EA5" w14:textId="77777777" w:rsidR="001F231D" w:rsidRPr="009D2B29" w:rsidRDefault="001F231D" w:rsidP="009D2B29">
            <w:pPr>
              <w:rPr>
                <w:lang w:val="en-GB" w:bidi="he-IL"/>
              </w:rPr>
            </w:pPr>
            <w:r>
              <w:rPr>
                <w:lang w:val="en-GB" w:bidi="he-IL"/>
              </w:rPr>
              <w:t>GF</w:t>
            </w:r>
          </w:p>
        </w:tc>
        <w:tc>
          <w:tcPr>
            <w:tcW w:w="4623" w:type="dxa"/>
          </w:tcPr>
          <w:p w14:paraId="440158E2" w14:textId="77777777" w:rsidR="001F231D" w:rsidRPr="00B85C07" w:rsidRDefault="001F231D" w:rsidP="009D2B29">
            <w:r>
              <w:rPr>
                <w:lang w:bidi="he-IL"/>
              </w:rPr>
              <w:t>Georg Fischer</w:t>
            </w:r>
          </w:p>
        </w:tc>
      </w:tr>
      <w:tr w:rsidR="001F231D" w14:paraId="3E0411A1" w14:textId="77777777" w:rsidTr="002B7CD3">
        <w:trPr>
          <w:trHeight w:val="387"/>
        </w:trPr>
        <w:tc>
          <w:tcPr>
            <w:tcW w:w="4623" w:type="dxa"/>
          </w:tcPr>
          <w:p w14:paraId="7317BC37" w14:textId="77777777" w:rsidR="001F231D" w:rsidRPr="009D2B29" w:rsidRDefault="001F231D" w:rsidP="009D2B29">
            <w:pPr>
              <w:rPr>
                <w:lang w:val="en-GB" w:bidi="he-IL"/>
              </w:rPr>
            </w:pPr>
            <w:r>
              <w:rPr>
                <w:lang w:val="en-GB" w:bidi="he-IL"/>
              </w:rPr>
              <w:t>HTML</w:t>
            </w:r>
          </w:p>
        </w:tc>
        <w:tc>
          <w:tcPr>
            <w:tcW w:w="4623" w:type="dxa"/>
          </w:tcPr>
          <w:p w14:paraId="709C7A13" w14:textId="77777777" w:rsidR="001F231D" w:rsidRDefault="001F231D" w:rsidP="009D2B29">
            <w:pPr>
              <w:rPr>
                <w:lang w:bidi="he-IL"/>
              </w:rPr>
            </w:pPr>
            <w:r>
              <w:rPr>
                <w:lang w:bidi="he-IL"/>
              </w:rPr>
              <w:t>Hypertext Markup Language</w:t>
            </w:r>
          </w:p>
        </w:tc>
      </w:tr>
      <w:tr w:rsidR="001F231D" w14:paraId="261C1014" w14:textId="77777777" w:rsidTr="002B7CD3">
        <w:trPr>
          <w:trHeight w:val="403"/>
        </w:trPr>
        <w:tc>
          <w:tcPr>
            <w:tcW w:w="4623" w:type="dxa"/>
          </w:tcPr>
          <w:p w14:paraId="3D252887" w14:textId="77777777" w:rsidR="001F231D" w:rsidRPr="009D2B29" w:rsidRDefault="001F231D" w:rsidP="009D2B29">
            <w:pPr>
              <w:rPr>
                <w:lang w:val="en-GB" w:bidi="he-IL"/>
              </w:rPr>
            </w:pPr>
            <w:r>
              <w:rPr>
                <w:lang w:val="en-GB" w:bidi="he-IL"/>
              </w:rPr>
              <w:t>HTTP</w:t>
            </w:r>
          </w:p>
        </w:tc>
        <w:tc>
          <w:tcPr>
            <w:tcW w:w="4623" w:type="dxa"/>
          </w:tcPr>
          <w:p w14:paraId="5590911E" w14:textId="77777777" w:rsidR="001F231D" w:rsidRDefault="001F231D" w:rsidP="009D2B29">
            <w:pPr>
              <w:rPr>
                <w:lang w:bidi="he-IL"/>
              </w:rPr>
            </w:pPr>
            <w:r>
              <w:rPr>
                <w:lang w:bidi="he-IL"/>
              </w:rPr>
              <w:t>Hypertext Transfer Protocol</w:t>
            </w:r>
          </w:p>
        </w:tc>
      </w:tr>
      <w:tr w:rsidR="001F231D" w14:paraId="571F3C46" w14:textId="77777777" w:rsidTr="002B7CD3">
        <w:trPr>
          <w:trHeight w:val="387"/>
        </w:trPr>
        <w:tc>
          <w:tcPr>
            <w:tcW w:w="4623" w:type="dxa"/>
          </w:tcPr>
          <w:p w14:paraId="1DA1A37D" w14:textId="77777777" w:rsidR="001F231D" w:rsidRPr="009D2B29" w:rsidRDefault="001F231D" w:rsidP="009D2B29">
            <w:pPr>
              <w:rPr>
                <w:lang w:val="en-GB" w:bidi="he-IL"/>
              </w:rPr>
            </w:pPr>
            <w:r>
              <w:rPr>
                <w:lang w:val="en-GB" w:bidi="he-IL"/>
              </w:rPr>
              <w:t>HTTPS</w:t>
            </w:r>
          </w:p>
        </w:tc>
        <w:tc>
          <w:tcPr>
            <w:tcW w:w="4623" w:type="dxa"/>
          </w:tcPr>
          <w:p w14:paraId="5D09AC2E" w14:textId="77777777" w:rsidR="001F231D" w:rsidRDefault="001F231D" w:rsidP="009D2B29">
            <w:pPr>
              <w:rPr>
                <w:lang w:bidi="he-IL"/>
              </w:rPr>
            </w:pPr>
            <w:r>
              <w:rPr>
                <w:lang w:bidi="he-IL"/>
              </w:rPr>
              <w:t>Hypertext Transfer Protocol Secure</w:t>
            </w:r>
          </w:p>
        </w:tc>
      </w:tr>
      <w:tr w:rsidR="001F231D" w14:paraId="1999BD05" w14:textId="77777777" w:rsidTr="002B7CD3">
        <w:trPr>
          <w:trHeight w:val="387"/>
        </w:trPr>
        <w:tc>
          <w:tcPr>
            <w:tcW w:w="4623" w:type="dxa"/>
          </w:tcPr>
          <w:p w14:paraId="645821EB" w14:textId="77777777" w:rsidR="001F231D" w:rsidRPr="009D2B29" w:rsidRDefault="001F231D" w:rsidP="009D2B29">
            <w:pPr>
              <w:rPr>
                <w:lang w:val="fr-CH" w:bidi="he-IL"/>
              </w:rPr>
            </w:pPr>
            <w:r>
              <w:rPr>
                <w:lang w:val="fr-CH" w:bidi="he-IL"/>
              </w:rPr>
              <w:t>ID</w:t>
            </w:r>
          </w:p>
        </w:tc>
        <w:tc>
          <w:tcPr>
            <w:tcW w:w="4623" w:type="dxa"/>
          </w:tcPr>
          <w:p w14:paraId="241A2211" w14:textId="77777777" w:rsidR="001F231D" w:rsidRDefault="001F231D" w:rsidP="009D2B29">
            <w:pPr>
              <w:rPr>
                <w:lang w:bidi="he-IL"/>
              </w:rPr>
            </w:pPr>
            <w:r>
              <w:rPr>
                <w:lang w:bidi="he-IL"/>
              </w:rPr>
              <w:t>Identifier</w:t>
            </w:r>
          </w:p>
        </w:tc>
      </w:tr>
      <w:tr w:rsidR="001F231D" w14:paraId="63909391" w14:textId="77777777" w:rsidTr="002B7CD3">
        <w:trPr>
          <w:trHeight w:val="387"/>
        </w:trPr>
        <w:tc>
          <w:tcPr>
            <w:tcW w:w="4623" w:type="dxa"/>
          </w:tcPr>
          <w:p w14:paraId="39F5304C" w14:textId="77777777" w:rsidR="001F231D" w:rsidRPr="009D2B29" w:rsidRDefault="001F231D" w:rsidP="009D2B29">
            <w:pPr>
              <w:rPr>
                <w:lang w:val="fr-CH" w:bidi="he-IL"/>
              </w:rPr>
            </w:pPr>
            <w:r>
              <w:rPr>
                <w:lang w:val="fr-CH" w:bidi="he-IL"/>
              </w:rPr>
              <w:t>IDE</w:t>
            </w:r>
          </w:p>
        </w:tc>
        <w:tc>
          <w:tcPr>
            <w:tcW w:w="4623" w:type="dxa"/>
          </w:tcPr>
          <w:p w14:paraId="0E4AB864" w14:textId="77777777" w:rsidR="001F231D" w:rsidRDefault="001F231D" w:rsidP="009D2B29">
            <w:pPr>
              <w:rPr>
                <w:lang w:bidi="he-IL"/>
              </w:rPr>
            </w:pPr>
            <w:r>
              <w:rPr>
                <w:lang w:bidi="he-IL"/>
              </w:rPr>
              <w:t>Integrated Development Environment</w:t>
            </w:r>
          </w:p>
        </w:tc>
      </w:tr>
      <w:tr w:rsidR="001F231D" w14:paraId="4EB00275" w14:textId="77777777" w:rsidTr="002B7CD3">
        <w:trPr>
          <w:trHeight w:val="403"/>
        </w:trPr>
        <w:tc>
          <w:tcPr>
            <w:tcW w:w="4623" w:type="dxa"/>
          </w:tcPr>
          <w:p w14:paraId="3C7A0734" w14:textId="77777777" w:rsidR="001F231D" w:rsidRPr="009D2B29" w:rsidRDefault="001F231D" w:rsidP="009D2B29">
            <w:pPr>
              <w:rPr>
                <w:lang w:val="en-GB" w:bidi="he-IL"/>
              </w:rPr>
            </w:pPr>
            <w:r>
              <w:rPr>
                <w:lang w:val="en-GB" w:bidi="he-IL"/>
              </w:rPr>
              <w:t>iOS</w:t>
            </w:r>
          </w:p>
        </w:tc>
        <w:tc>
          <w:tcPr>
            <w:tcW w:w="4623" w:type="dxa"/>
          </w:tcPr>
          <w:p w14:paraId="30733474" w14:textId="77777777" w:rsidR="001F231D" w:rsidRDefault="001F231D" w:rsidP="009D2B29">
            <w:pPr>
              <w:tabs>
                <w:tab w:val="left" w:pos="3015"/>
              </w:tabs>
              <w:rPr>
                <w:lang w:bidi="he-IL"/>
              </w:rPr>
            </w:pPr>
            <w:r>
              <w:rPr>
                <w:lang w:bidi="he-IL"/>
              </w:rPr>
              <w:t>Internetwork Operating System</w:t>
            </w:r>
          </w:p>
        </w:tc>
      </w:tr>
      <w:tr w:rsidR="001F231D" w14:paraId="0507839E" w14:textId="77777777" w:rsidTr="002B7CD3">
        <w:trPr>
          <w:trHeight w:val="387"/>
        </w:trPr>
        <w:tc>
          <w:tcPr>
            <w:tcW w:w="4623" w:type="dxa"/>
          </w:tcPr>
          <w:p w14:paraId="515B24CF" w14:textId="77777777" w:rsidR="001F231D" w:rsidRPr="009D2B29" w:rsidRDefault="001F231D" w:rsidP="009D2B29">
            <w:pPr>
              <w:rPr>
                <w:lang w:val="en-GB" w:bidi="he-IL"/>
              </w:rPr>
            </w:pPr>
            <w:r>
              <w:rPr>
                <w:lang w:val="en-GB" w:bidi="he-IL"/>
              </w:rPr>
              <w:t>javac</w:t>
            </w:r>
          </w:p>
        </w:tc>
        <w:tc>
          <w:tcPr>
            <w:tcW w:w="4623" w:type="dxa"/>
          </w:tcPr>
          <w:p w14:paraId="309FFF07" w14:textId="77777777" w:rsidR="001F231D" w:rsidRDefault="001F231D" w:rsidP="009D2B29">
            <w:pPr>
              <w:rPr>
                <w:lang w:bidi="he-IL"/>
              </w:rPr>
            </w:pPr>
            <w:r>
              <w:rPr>
                <w:lang w:bidi="he-IL"/>
              </w:rPr>
              <w:t>Java Compiler</w:t>
            </w:r>
          </w:p>
        </w:tc>
      </w:tr>
      <w:tr w:rsidR="001F231D" w14:paraId="28795AE7" w14:textId="77777777" w:rsidTr="002B7CD3">
        <w:trPr>
          <w:trHeight w:val="387"/>
        </w:trPr>
        <w:tc>
          <w:tcPr>
            <w:tcW w:w="4623" w:type="dxa"/>
          </w:tcPr>
          <w:p w14:paraId="0C50F03C" w14:textId="77777777" w:rsidR="001F231D" w:rsidRPr="009D2B29" w:rsidRDefault="001F231D" w:rsidP="009D2B29">
            <w:pPr>
              <w:rPr>
                <w:lang w:val="en-GB" w:bidi="he-IL"/>
              </w:rPr>
            </w:pPr>
            <w:r>
              <w:rPr>
                <w:lang w:val="en-GB" w:bidi="he-IL"/>
              </w:rPr>
              <w:t>JS</w:t>
            </w:r>
          </w:p>
        </w:tc>
        <w:tc>
          <w:tcPr>
            <w:tcW w:w="4623" w:type="dxa"/>
          </w:tcPr>
          <w:p w14:paraId="181CEB3E" w14:textId="77777777" w:rsidR="001F231D" w:rsidRDefault="001F231D" w:rsidP="009D2B29">
            <w:pPr>
              <w:rPr>
                <w:lang w:bidi="he-IL"/>
              </w:rPr>
            </w:pPr>
            <w:r>
              <w:rPr>
                <w:lang w:bidi="he-IL"/>
              </w:rPr>
              <w:t>JavaScript</w:t>
            </w:r>
          </w:p>
        </w:tc>
      </w:tr>
      <w:tr w:rsidR="001F231D" w14:paraId="3BDB46EC" w14:textId="77777777" w:rsidTr="002B7CD3">
        <w:trPr>
          <w:trHeight w:val="403"/>
        </w:trPr>
        <w:tc>
          <w:tcPr>
            <w:tcW w:w="4623" w:type="dxa"/>
          </w:tcPr>
          <w:p w14:paraId="52A11E4B" w14:textId="77777777" w:rsidR="001F231D" w:rsidRPr="009D2B29" w:rsidRDefault="001F231D" w:rsidP="009D2B29">
            <w:pPr>
              <w:rPr>
                <w:lang w:val="en-GB" w:bidi="he-IL"/>
              </w:rPr>
            </w:pPr>
            <w:r>
              <w:rPr>
                <w:lang w:val="en-GB" w:bidi="he-IL"/>
              </w:rPr>
              <w:t>JSON</w:t>
            </w:r>
          </w:p>
        </w:tc>
        <w:tc>
          <w:tcPr>
            <w:tcW w:w="4623" w:type="dxa"/>
          </w:tcPr>
          <w:p w14:paraId="0A13FCF0" w14:textId="77777777" w:rsidR="001F231D" w:rsidRDefault="001F231D" w:rsidP="009D2B29">
            <w:pPr>
              <w:rPr>
                <w:lang w:bidi="he-IL"/>
              </w:rPr>
            </w:pPr>
            <w:r>
              <w:rPr>
                <w:lang w:bidi="he-IL"/>
              </w:rPr>
              <w:t>JavaScript Object Notation</w:t>
            </w:r>
          </w:p>
        </w:tc>
      </w:tr>
      <w:tr w:rsidR="001F231D" w14:paraId="15F818EC" w14:textId="77777777" w:rsidTr="002B7CD3">
        <w:trPr>
          <w:trHeight w:val="387"/>
        </w:trPr>
        <w:tc>
          <w:tcPr>
            <w:tcW w:w="4623" w:type="dxa"/>
          </w:tcPr>
          <w:p w14:paraId="663CAD5D" w14:textId="77777777" w:rsidR="001F231D" w:rsidRPr="009D2B29" w:rsidRDefault="001F231D" w:rsidP="009D2B29">
            <w:pPr>
              <w:rPr>
                <w:lang w:val="en-GB" w:bidi="he-IL"/>
              </w:rPr>
            </w:pPr>
            <w:r>
              <w:rPr>
                <w:lang w:val="en-GB" w:bidi="he-IL"/>
              </w:rPr>
              <w:t>PHP</w:t>
            </w:r>
          </w:p>
        </w:tc>
        <w:tc>
          <w:tcPr>
            <w:tcW w:w="4623" w:type="dxa"/>
          </w:tcPr>
          <w:p w14:paraId="40D3BCA0" w14:textId="77777777" w:rsidR="001F231D" w:rsidRDefault="001F231D" w:rsidP="009D2B29">
            <w:pPr>
              <w:rPr>
                <w:lang w:bidi="he-IL"/>
              </w:rPr>
            </w:pPr>
            <w:r>
              <w:rPr>
                <w:lang w:bidi="he-IL"/>
              </w:rPr>
              <w:t>Hypertext Preprocessor</w:t>
            </w:r>
          </w:p>
        </w:tc>
      </w:tr>
      <w:tr w:rsidR="001F231D" w14:paraId="538E605D" w14:textId="77777777" w:rsidTr="002B7CD3">
        <w:trPr>
          <w:trHeight w:val="387"/>
        </w:trPr>
        <w:tc>
          <w:tcPr>
            <w:tcW w:w="4623" w:type="dxa"/>
          </w:tcPr>
          <w:p w14:paraId="69E0E48F" w14:textId="77777777" w:rsidR="001F231D" w:rsidRPr="009D2B29" w:rsidRDefault="001F231D" w:rsidP="009D2B29">
            <w:pPr>
              <w:rPr>
                <w:lang w:val="en-GB" w:bidi="he-IL"/>
              </w:rPr>
            </w:pPr>
            <w:r>
              <w:rPr>
                <w:lang w:val="en-GB" w:bidi="he-IL"/>
              </w:rPr>
              <w:t>PNG</w:t>
            </w:r>
          </w:p>
        </w:tc>
        <w:tc>
          <w:tcPr>
            <w:tcW w:w="4623" w:type="dxa"/>
          </w:tcPr>
          <w:p w14:paraId="73AD1F15" w14:textId="77777777" w:rsidR="001F231D" w:rsidRDefault="001F231D" w:rsidP="009D2B29">
            <w:pPr>
              <w:rPr>
                <w:lang w:bidi="he-IL"/>
              </w:rPr>
            </w:pPr>
            <w:r>
              <w:rPr>
                <w:lang w:bidi="he-IL"/>
              </w:rPr>
              <w:t>Portable Network Graphics</w:t>
            </w:r>
          </w:p>
        </w:tc>
      </w:tr>
      <w:tr w:rsidR="001F231D" w14:paraId="05481CA2" w14:textId="77777777" w:rsidTr="002B7CD3">
        <w:trPr>
          <w:trHeight w:val="403"/>
        </w:trPr>
        <w:tc>
          <w:tcPr>
            <w:tcW w:w="4623" w:type="dxa"/>
          </w:tcPr>
          <w:p w14:paraId="1813B3D1" w14:textId="77777777" w:rsidR="001F231D" w:rsidRPr="009D2B29" w:rsidRDefault="001F231D" w:rsidP="009D2B29">
            <w:pPr>
              <w:rPr>
                <w:lang w:val="en-GB" w:bidi="he-IL"/>
              </w:rPr>
            </w:pPr>
            <w:r>
              <w:rPr>
                <w:lang w:val="en-GB" w:bidi="he-IL"/>
              </w:rPr>
              <w:t>println</w:t>
            </w:r>
          </w:p>
        </w:tc>
        <w:tc>
          <w:tcPr>
            <w:tcW w:w="4623" w:type="dxa"/>
          </w:tcPr>
          <w:p w14:paraId="46E61F35" w14:textId="77777777" w:rsidR="001F231D" w:rsidRDefault="001F231D" w:rsidP="009D2B29">
            <w:pPr>
              <w:rPr>
                <w:lang w:bidi="he-IL"/>
              </w:rPr>
            </w:pPr>
            <w:r>
              <w:rPr>
                <w:lang w:bidi="he-IL"/>
              </w:rPr>
              <w:t>Print line</w:t>
            </w:r>
          </w:p>
        </w:tc>
      </w:tr>
      <w:tr w:rsidR="001F231D" w14:paraId="79350967" w14:textId="77777777" w:rsidTr="002B7CD3">
        <w:trPr>
          <w:trHeight w:val="387"/>
        </w:trPr>
        <w:tc>
          <w:tcPr>
            <w:tcW w:w="4623" w:type="dxa"/>
          </w:tcPr>
          <w:p w14:paraId="3A7F274D" w14:textId="77777777" w:rsidR="001F231D" w:rsidRPr="009D2B29" w:rsidRDefault="001F231D" w:rsidP="009D2B29">
            <w:pPr>
              <w:rPr>
                <w:lang w:val="en-GB" w:bidi="he-IL"/>
              </w:rPr>
            </w:pPr>
            <w:r>
              <w:rPr>
                <w:lang w:val="en-GB" w:bidi="he-IL"/>
              </w:rPr>
              <w:t>RAM</w:t>
            </w:r>
          </w:p>
        </w:tc>
        <w:tc>
          <w:tcPr>
            <w:tcW w:w="4623" w:type="dxa"/>
          </w:tcPr>
          <w:p w14:paraId="3B139482" w14:textId="77777777" w:rsidR="001F231D" w:rsidRDefault="001F231D" w:rsidP="009D2B29">
            <w:pPr>
              <w:rPr>
                <w:lang w:bidi="he-IL"/>
              </w:rPr>
            </w:pPr>
            <w:r>
              <w:rPr>
                <w:lang w:bidi="he-IL"/>
              </w:rPr>
              <w:t>Random Acces Memory</w:t>
            </w:r>
          </w:p>
        </w:tc>
      </w:tr>
      <w:tr w:rsidR="001F231D" w14:paraId="7384666D" w14:textId="77777777" w:rsidTr="002B7CD3">
        <w:trPr>
          <w:trHeight w:val="387"/>
        </w:trPr>
        <w:tc>
          <w:tcPr>
            <w:tcW w:w="4623" w:type="dxa"/>
          </w:tcPr>
          <w:p w14:paraId="02B6ADE1" w14:textId="77777777" w:rsidR="001F231D" w:rsidRPr="009D2B29" w:rsidRDefault="001F231D" w:rsidP="009D2B29">
            <w:pPr>
              <w:rPr>
                <w:lang w:val="en-GB" w:bidi="he-IL"/>
              </w:rPr>
            </w:pPr>
            <w:r>
              <w:rPr>
                <w:lang w:val="en-GB" w:bidi="he-IL"/>
              </w:rPr>
              <w:t>ROM</w:t>
            </w:r>
          </w:p>
        </w:tc>
        <w:tc>
          <w:tcPr>
            <w:tcW w:w="4623" w:type="dxa"/>
          </w:tcPr>
          <w:p w14:paraId="35395526" w14:textId="77777777" w:rsidR="001F231D" w:rsidRDefault="001F231D" w:rsidP="009D2B29">
            <w:pPr>
              <w:rPr>
                <w:lang w:bidi="he-IL"/>
              </w:rPr>
            </w:pPr>
            <w:r>
              <w:rPr>
                <w:lang w:bidi="he-IL"/>
              </w:rPr>
              <w:t>Read Only Memory</w:t>
            </w:r>
          </w:p>
        </w:tc>
      </w:tr>
      <w:tr w:rsidR="001F231D" w14:paraId="015BFE2C" w14:textId="77777777" w:rsidTr="002B7CD3">
        <w:trPr>
          <w:trHeight w:val="387"/>
        </w:trPr>
        <w:tc>
          <w:tcPr>
            <w:tcW w:w="4623" w:type="dxa"/>
          </w:tcPr>
          <w:p w14:paraId="395A495A" w14:textId="77777777" w:rsidR="001F231D" w:rsidRPr="009D2B29" w:rsidRDefault="001F231D" w:rsidP="009D2B29">
            <w:pPr>
              <w:rPr>
                <w:lang w:val="en-GB" w:bidi="he-IL"/>
              </w:rPr>
            </w:pPr>
            <w:r>
              <w:rPr>
                <w:lang w:val="en-GB" w:bidi="he-IL"/>
              </w:rPr>
              <w:t>SIG</w:t>
            </w:r>
          </w:p>
        </w:tc>
        <w:tc>
          <w:tcPr>
            <w:tcW w:w="4623" w:type="dxa"/>
          </w:tcPr>
          <w:p w14:paraId="57BCCEF2" w14:textId="77777777" w:rsidR="001F231D" w:rsidRPr="00B85C07" w:rsidRDefault="001F231D" w:rsidP="009D2B29">
            <w:r>
              <w:rPr>
                <w:lang w:bidi="he-IL"/>
              </w:rPr>
              <w:t>Schweizerische Industrie-Gesellschaft</w:t>
            </w:r>
          </w:p>
        </w:tc>
      </w:tr>
      <w:tr w:rsidR="001F231D" w14:paraId="71EA5E04" w14:textId="77777777" w:rsidTr="002B7CD3">
        <w:trPr>
          <w:trHeight w:val="403"/>
        </w:trPr>
        <w:tc>
          <w:tcPr>
            <w:tcW w:w="4623" w:type="dxa"/>
          </w:tcPr>
          <w:p w14:paraId="413292CF" w14:textId="77777777" w:rsidR="001F231D" w:rsidRPr="009D2B29" w:rsidRDefault="001F231D" w:rsidP="009D2B29">
            <w:pPr>
              <w:rPr>
                <w:lang w:val="en-GB" w:bidi="he-IL"/>
              </w:rPr>
            </w:pPr>
            <w:r>
              <w:rPr>
                <w:lang w:val="en-GB" w:bidi="he-IL"/>
              </w:rPr>
              <w:t>SQL</w:t>
            </w:r>
          </w:p>
        </w:tc>
        <w:tc>
          <w:tcPr>
            <w:tcW w:w="4623" w:type="dxa"/>
          </w:tcPr>
          <w:p w14:paraId="4C36EB36" w14:textId="77777777" w:rsidR="001F231D" w:rsidRDefault="001F231D" w:rsidP="009D2B29">
            <w:pPr>
              <w:rPr>
                <w:lang w:bidi="he-IL"/>
              </w:rPr>
            </w:pPr>
            <w:r>
              <w:rPr>
                <w:lang w:bidi="he-IL"/>
              </w:rPr>
              <w:t>Structured Query Language</w:t>
            </w:r>
          </w:p>
        </w:tc>
      </w:tr>
      <w:tr w:rsidR="001F231D" w14:paraId="4002CA75" w14:textId="77777777" w:rsidTr="002B7CD3">
        <w:trPr>
          <w:trHeight w:val="387"/>
        </w:trPr>
        <w:tc>
          <w:tcPr>
            <w:tcW w:w="4623" w:type="dxa"/>
          </w:tcPr>
          <w:p w14:paraId="4725B2C5" w14:textId="77777777" w:rsidR="001F231D" w:rsidRPr="009D2B29" w:rsidRDefault="001F231D" w:rsidP="009D2B29">
            <w:pPr>
              <w:rPr>
                <w:lang w:val="en-GB" w:bidi="he-IL"/>
              </w:rPr>
            </w:pPr>
            <w:r>
              <w:rPr>
                <w:lang w:val="en-GB" w:bidi="he-IL"/>
              </w:rPr>
              <w:t>SVG</w:t>
            </w:r>
          </w:p>
        </w:tc>
        <w:tc>
          <w:tcPr>
            <w:tcW w:w="4623" w:type="dxa"/>
          </w:tcPr>
          <w:p w14:paraId="0C47F807" w14:textId="77777777" w:rsidR="001F231D" w:rsidRDefault="001F231D" w:rsidP="009D2B29">
            <w:pPr>
              <w:rPr>
                <w:lang w:bidi="he-IL"/>
              </w:rPr>
            </w:pPr>
            <w:r>
              <w:rPr>
                <w:lang w:bidi="he-IL"/>
              </w:rPr>
              <w:t>Scalable Vector Graphics</w:t>
            </w:r>
          </w:p>
        </w:tc>
      </w:tr>
      <w:tr w:rsidR="001F231D" w14:paraId="4229A6FF" w14:textId="77777777" w:rsidTr="002B7CD3">
        <w:trPr>
          <w:trHeight w:val="387"/>
        </w:trPr>
        <w:tc>
          <w:tcPr>
            <w:tcW w:w="4623" w:type="dxa"/>
          </w:tcPr>
          <w:p w14:paraId="461DC0E5" w14:textId="77777777" w:rsidR="001F231D" w:rsidRPr="009D2B29" w:rsidRDefault="001F231D" w:rsidP="009D2B29">
            <w:pPr>
              <w:rPr>
                <w:lang w:val="en-GB" w:bidi="he-IL"/>
              </w:rPr>
            </w:pPr>
            <w:r>
              <w:rPr>
                <w:lang w:val="en-GB" w:bidi="he-IL"/>
              </w:rPr>
              <w:t>TV</w:t>
            </w:r>
          </w:p>
        </w:tc>
        <w:tc>
          <w:tcPr>
            <w:tcW w:w="4623" w:type="dxa"/>
          </w:tcPr>
          <w:p w14:paraId="7E7DFB96" w14:textId="77777777" w:rsidR="001F231D" w:rsidRDefault="001F231D" w:rsidP="009D2B29">
            <w:pPr>
              <w:rPr>
                <w:lang w:bidi="he-IL"/>
              </w:rPr>
            </w:pPr>
            <w:r>
              <w:rPr>
                <w:lang w:bidi="he-IL"/>
              </w:rPr>
              <w:t>Television</w:t>
            </w:r>
          </w:p>
        </w:tc>
      </w:tr>
      <w:tr w:rsidR="001F231D" w14:paraId="5AD1BEAB" w14:textId="77777777" w:rsidTr="002B7CD3">
        <w:trPr>
          <w:trHeight w:val="403"/>
        </w:trPr>
        <w:tc>
          <w:tcPr>
            <w:tcW w:w="4623" w:type="dxa"/>
          </w:tcPr>
          <w:p w14:paraId="52F86811" w14:textId="77777777" w:rsidR="001F231D" w:rsidRDefault="001F231D" w:rsidP="009D2B29">
            <w:pPr>
              <w:rPr>
                <w:lang w:bidi="he-IL"/>
              </w:rPr>
            </w:pPr>
            <w:r>
              <w:rPr>
                <w:lang w:bidi="he-IL"/>
              </w:rPr>
              <w:t>USB</w:t>
            </w:r>
          </w:p>
        </w:tc>
        <w:tc>
          <w:tcPr>
            <w:tcW w:w="4623" w:type="dxa"/>
          </w:tcPr>
          <w:p w14:paraId="1EBD2F71" w14:textId="77777777" w:rsidR="001F231D" w:rsidRDefault="001F231D" w:rsidP="009D2B29">
            <w:pPr>
              <w:rPr>
                <w:lang w:bidi="he-IL"/>
              </w:rPr>
            </w:pPr>
            <w:r>
              <w:rPr>
                <w:lang w:bidi="he-IL"/>
              </w:rPr>
              <w:t>Universal Serial Bus</w:t>
            </w:r>
          </w:p>
        </w:tc>
      </w:tr>
      <w:tr w:rsidR="001F231D" w14:paraId="76BA77F9" w14:textId="77777777" w:rsidTr="002B7CD3">
        <w:trPr>
          <w:trHeight w:val="368"/>
        </w:trPr>
        <w:tc>
          <w:tcPr>
            <w:tcW w:w="4623" w:type="dxa"/>
          </w:tcPr>
          <w:p w14:paraId="3B8C7DF0" w14:textId="77777777" w:rsidR="001F231D" w:rsidRPr="009D2B29" w:rsidRDefault="001F231D" w:rsidP="009D2B29">
            <w:pPr>
              <w:rPr>
                <w:lang w:bidi="he-IL"/>
              </w:rPr>
            </w:pPr>
            <w:r>
              <w:rPr>
                <w:lang w:bidi="he-IL"/>
              </w:rPr>
              <w:t>XML</w:t>
            </w:r>
          </w:p>
        </w:tc>
        <w:tc>
          <w:tcPr>
            <w:tcW w:w="4623" w:type="dxa"/>
          </w:tcPr>
          <w:p w14:paraId="17C83589" w14:textId="77777777" w:rsidR="001F231D" w:rsidRDefault="001F231D" w:rsidP="009D2B29">
            <w:pPr>
              <w:rPr>
                <w:lang w:bidi="he-IL"/>
              </w:rPr>
            </w:pPr>
            <w:r w:rsidRPr="00F828F9">
              <w:rPr>
                <w:rFonts w:cstheme="minorHAnsi"/>
                <w:color w:val="222222"/>
                <w:szCs w:val="24"/>
                <w:shd w:val="clear" w:color="auto" w:fill="FFFFFF"/>
              </w:rPr>
              <w:t>Extensible Markup Language</w:t>
            </w:r>
          </w:p>
        </w:tc>
      </w:tr>
    </w:tbl>
    <w:p w14:paraId="2223F0E8" w14:textId="77777777" w:rsidR="00FB726C" w:rsidRPr="00FB726C" w:rsidRDefault="00FB726C" w:rsidP="00FB726C">
      <w:pPr>
        <w:rPr>
          <w:lang w:bidi="he-IL"/>
        </w:rPr>
      </w:pPr>
    </w:p>
    <w:p w14:paraId="57DDC5BA" w14:textId="77777777" w:rsidR="00FC38DA" w:rsidRDefault="00FC38DA" w:rsidP="005F3397">
      <w:pPr>
        <w:pStyle w:val="berschrift1"/>
      </w:pPr>
      <w:bookmarkStart w:id="273" w:name="_Toc40879715"/>
      <w:r>
        <w:lastRenderedPageBreak/>
        <w:t>Abbildungsverzeichnis</w:t>
      </w:r>
      <w:bookmarkEnd w:id="273"/>
    </w:p>
    <w:p w14:paraId="539D4DB4" w14:textId="186353B3" w:rsidR="00923D53" w:rsidRDefault="00424F45">
      <w:pPr>
        <w:pStyle w:val="Abbildungsverzeichnis"/>
        <w:tabs>
          <w:tab w:val="right" w:leader="dot" w:pos="8494"/>
        </w:tabs>
        <w:rPr>
          <w:rFonts w:eastAsiaTheme="minorEastAsia"/>
          <w:noProof/>
          <w:sz w:val="22"/>
          <w:lang w:eastAsia="de-CH"/>
        </w:rPr>
      </w:pPr>
      <w:r>
        <w:rPr>
          <w:rFonts w:eastAsiaTheme="majorEastAsia" w:cstheme="majorBidi"/>
          <w:color w:val="000000" w:themeColor="text1"/>
          <w:lang w:bidi="he-IL"/>
        </w:rPr>
        <w:fldChar w:fldCharType="begin"/>
      </w:r>
      <w:r>
        <w:rPr>
          <w:rFonts w:eastAsiaTheme="majorEastAsia" w:cstheme="majorBidi"/>
          <w:color w:val="000000" w:themeColor="text1"/>
          <w:lang w:bidi="he-IL"/>
        </w:rPr>
        <w:instrText xml:space="preserve"> TOC \h \z \c "Abbildung" </w:instrText>
      </w:r>
      <w:r>
        <w:rPr>
          <w:rFonts w:eastAsiaTheme="majorEastAsia" w:cstheme="majorBidi"/>
          <w:color w:val="000000" w:themeColor="text1"/>
          <w:lang w:bidi="he-IL"/>
        </w:rPr>
        <w:fldChar w:fldCharType="separate"/>
      </w:r>
      <w:hyperlink w:anchor="_Toc40879718" w:history="1">
        <w:r w:rsidR="00923D53" w:rsidRPr="00207EDC">
          <w:rPr>
            <w:rStyle w:val="Hyperlink"/>
            <w:noProof/>
          </w:rPr>
          <w:t>Abbildung 1 Android Studio Download</w:t>
        </w:r>
        <w:r w:rsidR="00923D53">
          <w:rPr>
            <w:noProof/>
            <w:webHidden/>
          </w:rPr>
          <w:tab/>
        </w:r>
        <w:r w:rsidR="00923D53">
          <w:rPr>
            <w:noProof/>
            <w:webHidden/>
          </w:rPr>
          <w:fldChar w:fldCharType="begin"/>
        </w:r>
        <w:r w:rsidR="00923D53">
          <w:rPr>
            <w:noProof/>
            <w:webHidden/>
          </w:rPr>
          <w:instrText xml:space="preserve"> PAGEREF _Toc40879718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54BAE45B" w14:textId="414655A2" w:rsidR="00923D53" w:rsidRDefault="00923D53">
      <w:pPr>
        <w:pStyle w:val="Abbildungsverzeichnis"/>
        <w:tabs>
          <w:tab w:val="right" w:leader="dot" w:pos="8494"/>
        </w:tabs>
        <w:rPr>
          <w:rFonts w:eastAsiaTheme="minorEastAsia"/>
          <w:noProof/>
          <w:sz w:val="22"/>
          <w:lang w:eastAsia="de-CH"/>
        </w:rPr>
      </w:pPr>
      <w:hyperlink w:anchor="_Toc40879719" w:history="1">
        <w:r w:rsidRPr="00207EDC">
          <w:rPr>
            <w:rStyle w:val="Hyperlink"/>
            <w:noProof/>
          </w:rPr>
          <w:t>Abbildung 2 Android Studios Lizenzbedingungen</w:t>
        </w:r>
        <w:r>
          <w:rPr>
            <w:noProof/>
            <w:webHidden/>
          </w:rPr>
          <w:tab/>
        </w:r>
        <w:r>
          <w:rPr>
            <w:noProof/>
            <w:webHidden/>
          </w:rPr>
          <w:fldChar w:fldCharType="begin"/>
        </w:r>
        <w:r>
          <w:rPr>
            <w:noProof/>
            <w:webHidden/>
          </w:rPr>
          <w:instrText xml:space="preserve"> PAGEREF _Toc40879719 \h </w:instrText>
        </w:r>
        <w:r>
          <w:rPr>
            <w:noProof/>
            <w:webHidden/>
          </w:rPr>
        </w:r>
        <w:r>
          <w:rPr>
            <w:noProof/>
            <w:webHidden/>
          </w:rPr>
          <w:fldChar w:fldCharType="separate"/>
        </w:r>
        <w:r w:rsidR="002B7CD3">
          <w:rPr>
            <w:noProof/>
            <w:webHidden/>
          </w:rPr>
          <w:t>6</w:t>
        </w:r>
        <w:r>
          <w:rPr>
            <w:noProof/>
            <w:webHidden/>
          </w:rPr>
          <w:fldChar w:fldCharType="end"/>
        </w:r>
      </w:hyperlink>
    </w:p>
    <w:p w14:paraId="20D75B77" w14:textId="136BE8D2" w:rsidR="00923D53" w:rsidRDefault="00923D53">
      <w:pPr>
        <w:pStyle w:val="Abbildungsverzeichnis"/>
        <w:tabs>
          <w:tab w:val="right" w:leader="dot" w:pos="8494"/>
        </w:tabs>
        <w:rPr>
          <w:rFonts w:eastAsiaTheme="minorEastAsia"/>
          <w:noProof/>
          <w:sz w:val="22"/>
          <w:lang w:eastAsia="de-CH"/>
        </w:rPr>
      </w:pPr>
      <w:hyperlink w:anchor="_Toc40879720" w:history="1">
        <w:r w:rsidRPr="00207EDC">
          <w:rPr>
            <w:rStyle w:val="Hyperlink"/>
            <w:noProof/>
          </w:rPr>
          <w:t>Abbildung 3 Android Studios Download</w:t>
        </w:r>
        <w:r>
          <w:rPr>
            <w:noProof/>
            <w:webHidden/>
          </w:rPr>
          <w:tab/>
        </w:r>
        <w:r>
          <w:rPr>
            <w:noProof/>
            <w:webHidden/>
          </w:rPr>
          <w:fldChar w:fldCharType="begin"/>
        </w:r>
        <w:r>
          <w:rPr>
            <w:noProof/>
            <w:webHidden/>
          </w:rPr>
          <w:instrText xml:space="preserve"> PAGEREF _Toc40879720 \h </w:instrText>
        </w:r>
        <w:r>
          <w:rPr>
            <w:noProof/>
            <w:webHidden/>
          </w:rPr>
        </w:r>
        <w:r>
          <w:rPr>
            <w:noProof/>
            <w:webHidden/>
          </w:rPr>
          <w:fldChar w:fldCharType="separate"/>
        </w:r>
        <w:r w:rsidR="002B7CD3">
          <w:rPr>
            <w:noProof/>
            <w:webHidden/>
          </w:rPr>
          <w:t>6</w:t>
        </w:r>
        <w:r>
          <w:rPr>
            <w:noProof/>
            <w:webHidden/>
          </w:rPr>
          <w:fldChar w:fldCharType="end"/>
        </w:r>
      </w:hyperlink>
    </w:p>
    <w:p w14:paraId="00DCA6FF" w14:textId="09F7FF1F" w:rsidR="00923D53" w:rsidRDefault="00923D53">
      <w:pPr>
        <w:pStyle w:val="Abbildungsverzeichnis"/>
        <w:tabs>
          <w:tab w:val="right" w:leader="dot" w:pos="8494"/>
        </w:tabs>
        <w:rPr>
          <w:rFonts w:eastAsiaTheme="minorEastAsia"/>
          <w:noProof/>
          <w:sz w:val="22"/>
          <w:lang w:eastAsia="de-CH"/>
        </w:rPr>
      </w:pPr>
      <w:hyperlink w:anchor="_Toc40879721" w:history="1">
        <w:r w:rsidRPr="00207EDC">
          <w:rPr>
            <w:rStyle w:val="Hyperlink"/>
            <w:noProof/>
          </w:rPr>
          <w:t>Abbildung 4 Willkommensfenster Android Studio</w:t>
        </w:r>
        <w:r>
          <w:rPr>
            <w:noProof/>
            <w:webHidden/>
          </w:rPr>
          <w:tab/>
        </w:r>
        <w:r>
          <w:rPr>
            <w:noProof/>
            <w:webHidden/>
          </w:rPr>
          <w:fldChar w:fldCharType="begin"/>
        </w:r>
        <w:r>
          <w:rPr>
            <w:noProof/>
            <w:webHidden/>
          </w:rPr>
          <w:instrText xml:space="preserve"> PAGEREF _Toc40879721 \h </w:instrText>
        </w:r>
        <w:r>
          <w:rPr>
            <w:noProof/>
            <w:webHidden/>
          </w:rPr>
        </w:r>
        <w:r>
          <w:rPr>
            <w:noProof/>
            <w:webHidden/>
          </w:rPr>
          <w:fldChar w:fldCharType="separate"/>
        </w:r>
        <w:r w:rsidR="002B7CD3">
          <w:rPr>
            <w:noProof/>
            <w:webHidden/>
          </w:rPr>
          <w:t>6</w:t>
        </w:r>
        <w:r>
          <w:rPr>
            <w:noProof/>
            <w:webHidden/>
          </w:rPr>
          <w:fldChar w:fldCharType="end"/>
        </w:r>
      </w:hyperlink>
    </w:p>
    <w:p w14:paraId="2BFF320B" w14:textId="2F861313" w:rsidR="00923D53" w:rsidRDefault="00923D53">
      <w:pPr>
        <w:pStyle w:val="Abbildungsverzeichnis"/>
        <w:tabs>
          <w:tab w:val="right" w:leader="dot" w:pos="8494"/>
        </w:tabs>
        <w:rPr>
          <w:rFonts w:eastAsiaTheme="minorEastAsia"/>
          <w:noProof/>
          <w:sz w:val="22"/>
          <w:lang w:eastAsia="de-CH"/>
        </w:rPr>
      </w:pPr>
      <w:hyperlink w:anchor="_Toc40879722" w:history="1">
        <w:r w:rsidRPr="00207EDC">
          <w:rPr>
            <w:rStyle w:val="Hyperlink"/>
            <w:noProof/>
          </w:rPr>
          <w:t>Abbildung 5 Installation Komponenten</w:t>
        </w:r>
        <w:r>
          <w:rPr>
            <w:noProof/>
            <w:webHidden/>
          </w:rPr>
          <w:tab/>
        </w:r>
        <w:r>
          <w:rPr>
            <w:noProof/>
            <w:webHidden/>
          </w:rPr>
          <w:fldChar w:fldCharType="begin"/>
        </w:r>
        <w:r>
          <w:rPr>
            <w:noProof/>
            <w:webHidden/>
          </w:rPr>
          <w:instrText xml:space="preserve"> PAGEREF _Toc40879722 \h </w:instrText>
        </w:r>
        <w:r>
          <w:rPr>
            <w:noProof/>
            <w:webHidden/>
          </w:rPr>
        </w:r>
        <w:r>
          <w:rPr>
            <w:noProof/>
            <w:webHidden/>
          </w:rPr>
          <w:fldChar w:fldCharType="separate"/>
        </w:r>
        <w:r w:rsidR="002B7CD3">
          <w:rPr>
            <w:noProof/>
            <w:webHidden/>
          </w:rPr>
          <w:t>6</w:t>
        </w:r>
        <w:r>
          <w:rPr>
            <w:noProof/>
            <w:webHidden/>
          </w:rPr>
          <w:fldChar w:fldCharType="end"/>
        </w:r>
      </w:hyperlink>
    </w:p>
    <w:p w14:paraId="782FACAE" w14:textId="3C476EB3" w:rsidR="00923D53" w:rsidRDefault="00923D53">
      <w:pPr>
        <w:pStyle w:val="Abbildungsverzeichnis"/>
        <w:tabs>
          <w:tab w:val="right" w:leader="dot" w:pos="8494"/>
        </w:tabs>
        <w:rPr>
          <w:rFonts w:eastAsiaTheme="minorEastAsia"/>
          <w:noProof/>
          <w:sz w:val="22"/>
          <w:lang w:eastAsia="de-CH"/>
        </w:rPr>
      </w:pPr>
      <w:hyperlink w:anchor="_Toc40879723" w:history="1">
        <w:r w:rsidRPr="00207EDC">
          <w:rPr>
            <w:rStyle w:val="Hyperlink"/>
            <w:noProof/>
          </w:rPr>
          <w:t>Abbildung 6 Auswahl Speicherort</w:t>
        </w:r>
        <w:r>
          <w:rPr>
            <w:noProof/>
            <w:webHidden/>
          </w:rPr>
          <w:tab/>
        </w:r>
        <w:r>
          <w:rPr>
            <w:noProof/>
            <w:webHidden/>
          </w:rPr>
          <w:fldChar w:fldCharType="begin"/>
        </w:r>
        <w:r>
          <w:rPr>
            <w:noProof/>
            <w:webHidden/>
          </w:rPr>
          <w:instrText xml:space="preserve"> PAGEREF _Toc40879723 \h </w:instrText>
        </w:r>
        <w:r>
          <w:rPr>
            <w:noProof/>
            <w:webHidden/>
          </w:rPr>
        </w:r>
        <w:r>
          <w:rPr>
            <w:noProof/>
            <w:webHidden/>
          </w:rPr>
          <w:fldChar w:fldCharType="separate"/>
        </w:r>
        <w:r w:rsidR="002B7CD3">
          <w:rPr>
            <w:noProof/>
            <w:webHidden/>
          </w:rPr>
          <w:t>7</w:t>
        </w:r>
        <w:r>
          <w:rPr>
            <w:noProof/>
            <w:webHidden/>
          </w:rPr>
          <w:fldChar w:fldCharType="end"/>
        </w:r>
      </w:hyperlink>
    </w:p>
    <w:p w14:paraId="58008F00" w14:textId="7B4054C9" w:rsidR="00923D53" w:rsidRDefault="00923D53">
      <w:pPr>
        <w:pStyle w:val="Abbildungsverzeichnis"/>
        <w:tabs>
          <w:tab w:val="right" w:leader="dot" w:pos="8494"/>
        </w:tabs>
        <w:rPr>
          <w:rFonts w:eastAsiaTheme="minorEastAsia"/>
          <w:noProof/>
          <w:sz w:val="22"/>
          <w:lang w:eastAsia="de-CH"/>
        </w:rPr>
      </w:pPr>
      <w:hyperlink w:anchor="_Toc40879724" w:history="1">
        <w:r w:rsidRPr="00207EDC">
          <w:rPr>
            <w:rStyle w:val="Hyperlink"/>
            <w:noProof/>
          </w:rPr>
          <w:t>Abbildung 7 Shortcut Auswahl</w:t>
        </w:r>
        <w:r>
          <w:rPr>
            <w:noProof/>
            <w:webHidden/>
          </w:rPr>
          <w:tab/>
        </w:r>
        <w:r>
          <w:rPr>
            <w:noProof/>
            <w:webHidden/>
          </w:rPr>
          <w:fldChar w:fldCharType="begin"/>
        </w:r>
        <w:r>
          <w:rPr>
            <w:noProof/>
            <w:webHidden/>
          </w:rPr>
          <w:instrText xml:space="preserve"> PAGEREF _Toc40879724 \h </w:instrText>
        </w:r>
        <w:r>
          <w:rPr>
            <w:noProof/>
            <w:webHidden/>
          </w:rPr>
        </w:r>
        <w:r>
          <w:rPr>
            <w:noProof/>
            <w:webHidden/>
          </w:rPr>
          <w:fldChar w:fldCharType="separate"/>
        </w:r>
        <w:r w:rsidR="002B7CD3">
          <w:rPr>
            <w:noProof/>
            <w:webHidden/>
          </w:rPr>
          <w:t>7</w:t>
        </w:r>
        <w:r>
          <w:rPr>
            <w:noProof/>
            <w:webHidden/>
          </w:rPr>
          <w:fldChar w:fldCharType="end"/>
        </w:r>
      </w:hyperlink>
    </w:p>
    <w:p w14:paraId="287AD7EE" w14:textId="517D80D5" w:rsidR="00923D53" w:rsidRDefault="00923D53">
      <w:pPr>
        <w:pStyle w:val="Abbildungsverzeichnis"/>
        <w:tabs>
          <w:tab w:val="right" w:leader="dot" w:pos="8494"/>
        </w:tabs>
        <w:rPr>
          <w:rFonts w:eastAsiaTheme="minorEastAsia"/>
          <w:noProof/>
          <w:sz w:val="22"/>
          <w:lang w:eastAsia="de-CH"/>
        </w:rPr>
      </w:pPr>
      <w:hyperlink w:anchor="_Toc40879725" w:history="1">
        <w:r w:rsidRPr="00207EDC">
          <w:rPr>
            <w:rStyle w:val="Hyperlink"/>
            <w:noProof/>
          </w:rPr>
          <w:t>Abbildung 8 Durchführung Installation</w:t>
        </w:r>
        <w:r>
          <w:rPr>
            <w:noProof/>
            <w:webHidden/>
          </w:rPr>
          <w:tab/>
        </w:r>
        <w:r>
          <w:rPr>
            <w:noProof/>
            <w:webHidden/>
          </w:rPr>
          <w:fldChar w:fldCharType="begin"/>
        </w:r>
        <w:r>
          <w:rPr>
            <w:noProof/>
            <w:webHidden/>
          </w:rPr>
          <w:instrText xml:space="preserve"> PAGEREF _Toc40879725 \h </w:instrText>
        </w:r>
        <w:r>
          <w:rPr>
            <w:noProof/>
            <w:webHidden/>
          </w:rPr>
        </w:r>
        <w:r>
          <w:rPr>
            <w:noProof/>
            <w:webHidden/>
          </w:rPr>
          <w:fldChar w:fldCharType="separate"/>
        </w:r>
        <w:r w:rsidR="002B7CD3">
          <w:rPr>
            <w:noProof/>
            <w:webHidden/>
          </w:rPr>
          <w:t>7</w:t>
        </w:r>
        <w:r>
          <w:rPr>
            <w:noProof/>
            <w:webHidden/>
          </w:rPr>
          <w:fldChar w:fldCharType="end"/>
        </w:r>
      </w:hyperlink>
    </w:p>
    <w:p w14:paraId="0BBA92A4" w14:textId="40EB5AAC" w:rsidR="00923D53" w:rsidRDefault="00923D53">
      <w:pPr>
        <w:pStyle w:val="Abbildungsverzeichnis"/>
        <w:tabs>
          <w:tab w:val="right" w:leader="dot" w:pos="8494"/>
        </w:tabs>
        <w:rPr>
          <w:rFonts w:eastAsiaTheme="minorEastAsia"/>
          <w:noProof/>
          <w:sz w:val="22"/>
          <w:lang w:eastAsia="de-CH"/>
        </w:rPr>
      </w:pPr>
      <w:hyperlink w:anchor="_Toc40879726" w:history="1">
        <w:r w:rsidRPr="00207EDC">
          <w:rPr>
            <w:rStyle w:val="Hyperlink"/>
            <w:noProof/>
          </w:rPr>
          <w:t>Abbildung 9 Abgeschlossene Installation</w:t>
        </w:r>
        <w:r>
          <w:rPr>
            <w:noProof/>
            <w:webHidden/>
          </w:rPr>
          <w:tab/>
        </w:r>
        <w:r>
          <w:rPr>
            <w:noProof/>
            <w:webHidden/>
          </w:rPr>
          <w:fldChar w:fldCharType="begin"/>
        </w:r>
        <w:r>
          <w:rPr>
            <w:noProof/>
            <w:webHidden/>
          </w:rPr>
          <w:instrText xml:space="preserve"> PAGEREF _Toc40879726 \h </w:instrText>
        </w:r>
        <w:r>
          <w:rPr>
            <w:noProof/>
            <w:webHidden/>
          </w:rPr>
        </w:r>
        <w:r>
          <w:rPr>
            <w:noProof/>
            <w:webHidden/>
          </w:rPr>
          <w:fldChar w:fldCharType="separate"/>
        </w:r>
        <w:r w:rsidR="002B7CD3">
          <w:rPr>
            <w:noProof/>
            <w:webHidden/>
          </w:rPr>
          <w:t>7</w:t>
        </w:r>
        <w:r>
          <w:rPr>
            <w:noProof/>
            <w:webHidden/>
          </w:rPr>
          <w:fldChar w:fldCharType="end"/>
        </w:r>
      </w:hyperlink>
    </w:p>
    <w:p w14:paraId="0F985481" w14:textId="15EEB6E0" w:rsidR="00923D53" w:rsidRDefault="00923D53">
      <w:pPr>
        <w:pStyle w:val="Abbildungsverzeichnis"/>
        <w:tabs>
          <w:tab w:val="right" w:leader="dot" w:pos="8494"/>
        </w:tabs>
        <w:rPr>
          <w:rFonts w:eastAsiaTheme="minorEastAsia"/>
          <w:noProof/>
          <w:sz w:val="22"/>
          <w:lang w:eastAsia="de-CH"/>
        </w:rPr>
      </w:pPr>
      <w:hyperlink w:anchor="_Toc40879727" w:history="1">
        <w:r w:rsidRPr="00207EDC">
          <w:rPr>
            <w:rStyle w:val="Hyperlink"/>
            <w:noProof/>
          </w:rPr>
          <w:t>Abbildung 10 Neues Projekt Android Studio</w:t>
        </w:r>
        <w:r>
          <w:rPr>
            <w:noProof/>
            <w:webHidden/>
          </w:rPr>
          <w:tab/>
        </w:r>
        <w:r>
          <w:rPr>
            <w:noProof/>
            <w:webHidden/>
          </w:rPr>
          <w:fldChar w:fldCharType="begin"/>
        </w:r>
        <w:r>
          <w:rPr>
            <w:noProof/>
            <w:webHidden/>
          </w:rPr>
          <w:instrText xml:space="preserve"> PAGEREF _Toc40879727 \h </w:instrText>
        </w:r>
        <w:r>
          <w:rPr>
            <w:noProof/>
            <w:webHidden/>
          </w:rPr>
        </w:r>
        <w:r>
          <w:rPr>
            <w:noProof/>
            <w:webHidden/>
          </w:rPr>
          <w:fldChar w:fldCharType="separate"/>
        </w:r>
        <w:r w:rsidR="002B7CD3">
          <w:rPr>
            <w:noProof/>
            <w:webHidden/>
          </w:rPr>
          <w:t>13</w:t>
        </w:r>
        <w:r>
          <w:rPr>
            <w:noProof/>
            <w:webHidden/>
          </w:rPr>
          <w:fldChar w:fldCharType="end"/>
        </w:r>
      </w:hyperlink>
    </w:p>
    <w:p w14:paraId="61EE91CF" w14:textId="1B3D7012" w:rsidR="00923D53" w:rsidRDefault="00923D53">
      <w:pPr>
        <w:pStyle w:val="Abbildungsverzeichnis"/>
        <w:tabs>
          <w:tab w:val="right" w:leader="dot" w:pos="8494"/>
        </w:tabs>
        <w:rPr>
          <w:rFonts w:eastAsiaTheme="minorEastAsia"/>
          <w:noProof/>
          <w:sz w:val="22"/>
          <w:lang w:eastAsia="de-CH"/>
        </w:rPr>
      </w:pPr>
      <w:hyperlink w:anchor="_Toc40879728" w:history="1">
        <w:r w:rsidRPr="00207EDC">
          <w:rPr>
            <w:rStyle w:val="Hyperlink"/>
            <w:noProof/>
          </w:rPr>
          <w:t>Abbildung 11 Projekt auswählen</w:t>
        </w:r>
        <w:r>
          <w:rPr>
            <w:noProof/>
            <w:webHidden/>
          </w:rPr>
          <w:tab/>
        </w:r>
        <w:r>
          <w:rPr>
            <w:noProof/>
            <w:webHidden/>
          </w:rPr>
          <w:fldChar w:fldCharType="begin"/>
        </w:r>
        <w:r>
          <w:rPr>
            <w:noProof/>
            <w:webHidden/>
          </w:rPr>
          <w:instrText xml:space="preserve"> PAGEREF _Toc40879728 \h </w:instrText>
        </w:r>
        <w:r>
          <w:rPr>
            <w:noProof/>
            <w:webHidden/>
          </w:rPr>
        </w:r>
        <w:r>
          <w:rPr>
            <w:noProof/>
            <w:webHidden/>
          </w:rPr>
          <w:fldChar w:fldCharType="separate"/>
        </w:r>
        <w:r w:rsidR="002B7CD3">
          <w:rPr>
            <w:noProof/>
            <w:webHidden/>
          </w:rPr>
          <w:t>13</w:t>
        </w:r>
        <w:r>
          <w:rPr>
            <w:noProof/>
            <w:webHidden/>
          </w:rPr>
          <w:fldChar w:fldCharType="end"/>
        </w:r>
      </w:hyperlink>
    </w:p>
    <w:p w14:paraId="185C8DD7" w14:textId="0C178DB2" w:rsidR="00923D53" w:rsidRDefault="00923D53">
      <w:pPr>
        <w:pStyle w:val="Abbildungsverzeichnis"/>
        <w:tabs>
          <w:tab w:val="right" w:leader="dot" w:pos="8494"/>
        </w:tabs>
        <w:rPr>
          <w:rFonts w:eastAsiaTheme="minorEastAsia"/>
          <w:noProof/>
          <w:sz w:val="22"/>
          <w:lang w:eastAsia="de-CH"/>
        </w:rPr>
      </w:pPr>
      <w:hyperlink w:anchor="_Toc40879729" w:history="1">
        <w:r w:rsidRPr="00207EDC">
          <w:rPr>
            <w:rStyle w:val="Hyperlink"/>
            <w:noProof/>
          </w:rPr>
          <w:t>Abbildung 12 Konfiguration des Projekts</w:t>
        </w:r>
        <w:r>
          <w:rPr>
            <w:noProof/>
            <w:webHidden/>
          </w:rPr>
          <w:tab/>
        </w:r>
        <w:r>
          <w:rPr>
            <w:noProof/>
            <w:webHidden/>
          </w:rPr>
          <w:fldChar w:fldCharType="begin"/>
        </w:r>
        <w:r>
          <w:rPr>
            <w:noProof/>
            <w:webHidden/>
          </w:rPr>
          <w:instrText xml:space="preserve"> PAGEREF _Toc40879729 \h </w:instrText>
        </w:r>
        <w:r>
          <w:rPr>
            <w:noProof/>
            <w:webHidden/>
          </w:rPr>
        </w:r>
        <w:r>
          <w:rPr>
            <w:noProof/>
            <w:webHidden/>
          </w:rPr>
          <w:fldChar w:fldCharType="separate"/>
        </w:r>
        <w:r w:rsidR="002B7CD3">
          <w:rPr>
            <w:noProof/>
            <w:webHidden/>
          </w:rPr>
          <w:t>13</w:t>
        </w:r>
        <w:r>
          <w:rPr>
            <w:noProof/>
            <w:webHidden/>
          </w:rPr>
          <w:fldChar w:fldCharType="end"/>
        </w:r>
      </w:hyperlink>
    </w:p>
    <w:p w14:paraId="31BA2A34" w14:textId="6464F530" w:rsidR="00923D53" w:rsidRDefault="00923D53">
      <w:pPr>
        <w:pStyle w:val="Abbildungsverzeichnis"/>
        <w:tabs>
          <w:tab w:val="right" w:leader="dot" w:pos="8494"/>
        </w:tabs>
        <w:rPr>
          <w:rFonts w:eastAsiaTheme="minorEastAsia"/>
          <w:noProof/>
          <w:sz w:val="22"/>
          <w:lang w:eastAsia="de-CH"/>
        </w:rPr>
      </w:pPr>
      <w:hyperlink w:anchor="_Toc40879730" w:history="1">
        <w:r w:rsidRPr="00207EDC">
          <w:rPr>
            <w:rStyle w:val="Hyperlink"/>
            <w:noProof/>
          </w:rPr>
          <w:t>Abbildung 13 Projekt wird erstellt</w:t>
        </w:r>
        <w:r>
          <w:rPr>
            <w:noProof/>
            <w:webHidden/>
          </w:rPr>
          <w:tab/>
        </w:r>
        <w:r>
          <w:rPr>
            <w:noProof/>
            <w:webHidden/>
          </w:rPr>
          <w:fldChar w:fldCharType="begin"/>
        </w:r>
        <w:r>
          <w:rPr>
            <w:noProof/>
            <w:webHidden/>
          </w:rPr>
          <w:instrText xml:space="preserve"> PAGEREF _Toc40879730 \h </w:instrText>
        </w:r>
        <w:r>
          <w:rPr>
            <w:noProof/>
            <w:webHidden/>
          </w:rPr>
        </w:r>
        <w:r>
          <w:rPr>
            <w:noProof/>
            <w:webHidden/>
          </w:rPr>
          <w:fldChar w:fldCharType="separate"/>
        </w:r>
        <w:r w:rsidR="002B7CD3">
          <w:rPr>
            <w:noProof/>
            <w:webHidden/>
          </w:rPr>
          <w:t>14</w:t>
        </w:r>
        <w:r>
          <w:rPr>
            <w:noProof/>
            <w:webHidden/>
          </w:rPr>
          <w:fldChar w:fldCharType="end"/>
        </w:r>
      </w:hyperlink>
    </w:p>
    <w:p w14:paraId="4DF1D01A" w14:textId="16EF5A60" w:rsidR="00923D53" w:rsidRDefault="00923D53">
      <w:pPr>
        <w:pStyle w:val="Abbildungsverzeichnis"/>
        <w:tabs>
          <w:tab w:val="right" w:leader="dot" w:pos="8494"/>
        </w:tabs>
        <w:rPr>
          <w:rFonts w:eastAsiaTheme="minorEastAsia"/>
          <w:noProof/>
          <w:sz w:val="22"/>
          <w:lang w:eastAsia="de-CH"/>
        </w:rPr>
      </w:pPr>
      <w:hyperlink w:anchor="_Toc40879731" w:history="1">
        <w:r w:rsidRPr="00207EDC">
          <w:rPr>
            <w:rStyle w:val="Hyperlink"/>
            <w:noProof/>
          </w:rPr>
          <w:t>Abbildung 14 Android Studio Aufbau</w:t>
        </w:r>
        <w:r>
          <w:rPr>
            <w:noProof/>
            <w:webHidden/>
          </w:rPr>
          <w:tab/>
        </w:r>
        <w:r>
          <w:rPr>
            <w:noProof/>
            <w:webHidden/>
          </w:rPr>
          <w:fldChar w:fldCharType="begin"/>
        </w:r>
        <w:r>
          <w:rPr>
            <w:noProof/>
            <w:webHidden/>
          </w:rPr>
          <w:instrText xml:space="preserve"> PAGEREF _Toc40879731 \h </w:instrText>
        </w:r>
        <w:r>
          <w:rPr>
            <w:noProof/>
            <w:webHidden/>
          </w:rPr>
        </w:r>
        <w:r>
          <w:rPr>
            <w:noProof/>
            <w:webHidden/>
          </w:rPr>
          <w:fldChar w:fldCharType="separate"/>
        </w:r>
        <w:r w:rsidR="002B7CD3">
          <w:rPr>
            <w:noProof/>
            <w:webHidden/>
          </w:rPr>
          <w:t>15</w:t>
        </w:r>
        <w:r>
          <w:rPr>
            <w:noProof/>
            <w:webHidden/>
          </w:rPr>
          <w:fldChar w:fldCharType="end"/>
        </w:r>
      </w:hyperlink>
    </w:p>
    <w:p w14:paraId="50C94CA9" w14:textId="57E2675D" w:rsidR="00923D53" w:rsidRDefault="00923D53">
      <w:pPr>
        <w:pStyle w:val="Abbildungsverzeichnis"/>
        <w:tabs>
          <w:tab w:val="right" w:leader="dot" w:pos="8494"/>
        </w:tabs>
        <w:rPr>
          <w:rFonts w:eastAsiaTheme="minorEastAsia"/>
          <w:noProof/>
          <w:sz w:val="22"/>
          <w:lang w:eastAsia="de-CH"/>
        </w:rPr>
      </w:pPr>
      <w:hyperlink w:anchor="_Toc40879732" w:history="1">
        <w:r w:rsidRPr="00207EDC">
          <w:rPr>
            <w:rStyle w:val="Hyperlink"/>
            <w:noProof/>
          </w:rPr>
          <w:t>Abbildung 15 Bild auf dem Desktop</w:t>
        </w:r>
        <w:r>
          <w:rPr>
            <w:noProof/>
            <w:webHidden/>
          </w:rPr>
          <w:tab/>
        </w:r>
        <w:r>
          <w:rPr>
            <w:noProof/>
            <w:webHidden/>
          </w:rPr>
          <w:fldChar w:fldCharType="begin"/>
        </w:r>
        <w:r>
          <w:rPr>
            <w:noProof/>
            <w:webHidden/>
          </w:rPr>
          <w:instrText xml:space="preserve"> PAGEREF _Toc40879732 \h </w:instrText>
        </w:r>
        <w:r>
          <w:rPr>
            <w:noProof/>
            <w:webHidden/>
          </w:rPr>
        </w:r>
        <w:r>
          <w:rPr>
            <w:noProof/>
            <w:webHidden/>
          </w:rPr>
          <w:fldChar w:fldCharType="separate"/>
        </w:r>
        <w:r w:rsidR="002B7CD3">
          <w:rPr>
            <w:noProof/>
            <w:webHidden/>
          </w:rPr>
          <w:t>16</w:t>
        </w:r>
        <w:r>
          <w:rPr>
            <w:noProof/>
            <w:webHidden/>
          </w:rPr>
          <w:fldChar w:fldCharType="end"/>
        </w:r>
      </w:hyperlink>
    </w:p>
    <w:p w14:paraId="558ED9B7" w14:textId="70918C9E" w:rsidR="00923D53" w:rsidRDefault="00923D53">
      <w:pPr>
        <w:pStyle w:val="Abbildungsverzeichnis"/>
        <w:tabs>
          <w:tab w:val="right" w:leader="dot" w:pos="8494"/>
        </w:tabs>
        <w:rPr>
          <w:rFonts w:eastAsiaTheme="minorEastAsia"/>
          <w:noProof/>
          <w:sz w:val="22"/>
          <w:lang w:eastAsia="de-CH"/>
        </w:rPr>
      </w:pPr>
      <w:hyperlink w:anchor="_Toc40879733" w:history="1">
        <w:r w:rsidRPr="00207EDC">
          <w:rPr>
            <w:rStyle w:val="Hyperlink"/>
            <w:noProof/>
          </w:rPr>
          <w:t>Abbildung 16 Ordner mipmap</w:t>
        </w:r>
        <w:r>
          <w:rPr>
            <w:noProof/>
            <w:webHidden/>
          </w:rPr>
          <w:tab/>
        </w:r>
        <w:r>
          <w:rPr>
            <w:noProof/>
            <w:webHidden/>
          </w:rPr>
          <w:fldChar w:fldCharType="begin"/>
        </w:r>
        <w:r>
          <w:rPr>
            <w:noProof/>
            <w:webHidden/>
          </w:rPr>
          <w:instrText xml:space="preserve"> PAGEREF _Toc40879733 \h </w:instrText>
        </w:r>
        <w:r>
          <w:rPr>
            <w:noProof/>
            <w:webHidden/>
          </w:rPr>
        </w:r>
        <w:r>
          <w:rPr>
            <w:noProof/>
            <w:webHidden/>
          </w:rPr>
          <w:fldChar w:fldCharType="separate"/>
        </w:r>
        <w:r w:rsidR="002B7CD3">
          <w:rPr>
            <w:noProof/>
            <w:webHidden/>
          </w:rPr>
          <w:t>16</w:t>
        </w:r>
        <w:r>
          <w:rPr>
            <w:noProof/>
            <w:webHidden/>
          </w:rPr>
          <w:fldChar w:fldCharType="end"/>
        </w:r>
      </w:hyperlink>
    </w:p>
    <w:p w14:paraId="64433804" w14:textId="327479F4" w:rsidR="00923D53" w:rsidRDefault="00923D53">
      <w:pPr>
        <w:pStyle w:val="Abbildungsverzeichnis"/>
        <w:tabs>
          <w:tab w:val="right" w:leader="dot" w:pos="8494"/>
        </w:tabs>
        <w:rPr>
          <w:rFonts w:eastAsiaTheme="minorEastAsia"/>
          <w:noProof/>
          <w:sz w:val="22"/>
          <w:lang w:eastAsia="de-CH"/>
        </w:rPr>
      </w:pPr>
      <w:hyperlink w:anchor="_Toc40879734" w:history="1">
        <w:r w:rsidRPr="00207EDC">
          <w:rPr>
            <w:rStyle w:val="Hyperlink"/>
            <w:noProof/>
          </w:rPr>
          <w:t>Abbildung 17 Design erstellen</w:t>
        </w:r>
        <w:r>
          <w:rPr>
            <w:noProof/>
            <w:webHidden/>
          </w:rPr>
          <w:tab/>
        </w:r>
        <w:r>
          <w:rPr>
            <w:noProof/>
            <w:webHidden/>
          </w:rPr>
          <w:fldChar w:fldCharType="begin"/>
        </w:r>
        <w:r>
          <w:rPr>
            <w:noProof/>
            <w:webHidden/>
          </w:rPr>
          <w:instrText xml:space="preserve"> PAGEREF _Toc40879734 \h </w:instrText>
        </w:r>
        <w:r>
          <w:rPr>
            <w:noProof/>
            <w:webHidden/>
          </w:rPr>
        </w:r>
        <w:r>
          <w:rPr>
            <w:noProof/>
            <w:webHidden/>
          </w:rPr>
          <w:fldChar w:fldCharType="separate"/>
        </w:r>
        <w:r w:rsidR="002B7CD3">
          <w:rPr>
            <w:noProof/>
            <w:webHidden/>
          </w:rPr>
          <w:t>16</w:t>
        </w:r>
        <w:r>
          <w:rPr>
            <w:noProof/>
            <w:webHidden/>
          </w:rPr>
          <w:fldChar w:fldCharType="end"/>
        </w:r>
      </w:hyperlink>
    </w:p>
    <w:p w14:paraId="01C8D8EF" w14:textId="32B3AD93" w:rsidR="00923D53" w:rsidRDefault="00923D53">
      <w:pPr>
        <w:pStyle w:val="Abbildungsverzeichnis"/>
        <w:tabs>
          <w:tab w:val="right" w:leader="dot" w:pos="8494"/>
        </w:tabs>
        <w:rPr>
          <w:rFonts w:eastAsiaTheme="minorEastAsia"/>
          <w:noProof/>
          <w:sz w:val="22"/>
          <w:lang w:eastAsia="de-CH"/>
        </w:rPr>
      </w:pPr>
      <w:hyperlink w:anchor="_Toc40879735" w:history="1">
        <w:r w:rsidRPr="00207EDC">
          <w:rPr>
            <w:rStyle w:val="Hyperlink"/>
            <w:noProof/>
          </w:rPr>
          <w:t>Abbildung 18 Bild nach Wahl auswählen</w:t>
        </w:r>
        <w:r>
          <w:rPr>
            <w:noProof/>
            <w:webHidden/>
          </w:rPr>
          <w:tab/>
        </w:r>
        <w:r>
          <w:rPr>
            <w:noProof/>
            <w:webHidden/>
          </w:rPr>
          <w:fldChar w:fldCharType="begin"/>
        </w:r>
        <w:r>
          <w:rPr>
            <w:noProof/>
            <w:webHidden/>
          </w:rPr>
          <w:instrText xml:space="preserve"> PAGEREF _Toc40879735 \h </w:instrText>
        </w:r>
        <w:r>
          <w:rPr>
            <w:noProof/>
            <w:webHidden/>
          </w:rPr>
        </w:r>
        <w:r>
          <w:rPr>
            <w:noProof/>
            <w:webHidden/>
          </w:rPr>
          <w:fldChar w:fldCharType="separate"/>
        </w:r>
        <w:r w:rsidR="002B7CD3">
          <w:rPr>
            <w:noProof/>
            <w:webHidden/>
          </w:rPr>
          <w:t>17</w:t>
        </w:r>
        <w:r>
          <w:rPr>
            <w:noProof/>
            <w:webHidden/>
          </w:rPr>
          <w:fldChar w:fldCharType="end"/>
        </w:r>
      </w:hyperlink>
    </w:p>
    <w:p w14:paraId="1136F662" w14:textId="29EE70FC" w:rsidR="00923D53" w:rsidRDefault="00923D53">
      <w:pPr>
        <w:pStyle w:val="Abbildungsverzeichnis"/>
        <w:tabs>
          <w:tab w:val="right" w:leader="dot" w:pos="8494"/>
        </w:tabs>
        <w:rPr>
          <w:rFonts w:eastAsiaTheme="minorEastAsia"/>
          <w:noProof/>
          <w:sz w:val="22"/>
          <w:lang w:eastAsia="de-CH"/>
        </w:rPr>
      </w:pPr>
      <w:hyperlink r:id="rId133" w:anchor="_Toc40879736" w:history="1">
        <w:r w:rsidRPr="00207EDC">
          <w:rPr>
            <w:rStyle w:val="Hyperlink"/>
            <w:noProof/>
          </w:rPr>
          <w:t>Abbildung 19 Bild in der APP</w:t>
        </w:r>
        <w:r>
          <w:rPr>
            <w:noProof/>
            <w:webHidden/>
          </w:rPr>
          <w:tab/>
        </w:r>
        <w:r>
          <w:rPr>
            <w:noProof/>
            <w:webHidden/>
          </w:rPr>
          <w:fldChar w:fldCharType="begin"/>
        </w:r>
        <w:r>
          <w:rPr>
            <w:noProof/>
            <w:webHidden/>
          </w:rPr>
          <w:instrText xml:space="preserve"> PAGEREF _Toc40879736 \h </w:instrText>
        </w:r>
        <w:r>
          <w:rPr>
            <w:noProof/>
            <w:webHidden/>
          </w:rPr>
        </w:r>
        <w:r>
          <w:rPr>
            <w:noProof/>
            <w:webHidden/>
          </w:rPr>
          <w:fldChar w:fldCharType="separate"/>
        </w:r>
        <w:r w:rsidR="002B7CD3">
          <w:rPr>
            <w:noProof/>
            <w:webHidden/>
          </w:rPr>
          <w:t>17</w:t>
        </w:r>
        <w:r>
          <w:rPr>
            <w:noProof/>
            <w:webHidden/>
          </w:rPr>
          <w:fldChar w:fldCharType="end"/>
        </w:r>
      </w:hyperlink>
    </w:p>
    <w:p w14:paraId="0496D1DE" w14:textId="04090845" w:rsidR="00923D53" w:rsidRDefault="00923D53">
      <w:pPr>
        <w:pStyle w:val="Abbildungsverzeichnis"/>
        <w:tabs>
          <w:tab w:val="right" w:leader="dot" w:pos="8494"/>
        </w:tabs>
        <w:rPr>
          <w:rFonts w:eastAsiaTheme="minorEastAsia"/>
          <w:noProof/>
          <w:sz w:val="22"/>
          <w:lang w:eastAsia="de-CH"/>
        </w:rPr>
      </w:pPr>
      <w:hyperlink r:id="rId134" w:anchor="_Toc40879737" w:history="1">
        <w:r w:rsidRPr="00207EDC">
          <w:rPr>
            <w:rStyle w:val="Hyperlink"/>
            <w:noProof/>
          </w:rPr>
          <w:t>Abbildung 20 Zentrierung (Höhe)</w:t>
        </w:r>
        <w:r>
          <w:rPr>
            <w:noProof/>
            <w:webHidden/>
          </w:rPr>
          <w:tab/>
        </w:r>
        <w:r>
          <w:rPr>
            <w:noProof/>
            <w:webHidden/>
          </w:rPr>
          <w:fldChar w:fldCharType="begin"/>
        </w:r>
        <w:r>
          <w:rPr>
            <w:noProof/>
            <w:webHidden/>
          </w:rPr>
          <w:instrText xml:space="preserve"> PAGEREF _Toc40879737 \h </w:instrText>
        </w:r>
        <w:r>
          <w:rPr>
            <w:noProof/>
            <w:webHidden/>
          </w:rPr>
        </w:r>
        <w:r>
          <w:rPr>
            <w:noProof/>
            <w:webHidden/>
          </w:rPr>
          <w:fldChar w:fldCharType="separate"/>
        </w:r>
        <w:r w:rsidR="002B7CD3">
          <w:rPr>
            <w:noProof/>
            <w:webHidden/>
          </w:rPr>
          <w:t>17</w:t>
        </w:r>
        <w:r>
          <w:rPr>
            <w:noProof/>
            <w:webHidden/>
          </w:rPr>
          <w:fldChar w:fldCharType="end"/>
        </w:r>
      </w:hyperlink>
    </w:p>
    <w:p w14:paraId="28FDE7F9" w14:textId="2DDB9A92" w:rsidR="00923D53" w:rsidRDefault="00923D53">
      <w:pPr>
        <w:pStyle w:val="Abbildungsverzeichnis"/>
        <w:tabs>
          <w:tab w:val="right" w:leader="dot" w:pos="8494"/>
        </w:tabs>
        <w:rPr>
          <w:rFonts w:eastAsiaTheme="minorEastAsia"/>
          <w:noProof/>
          <w:sz w:val="22"/>
          <w:lang w:eastAsia="de-CH"/>
        </w:rPr>
      </w:pPr>
      <w:hyperlink r:id="rId135" w:anchor="_Toc40879738" w:history="1">
        <w:r w:rsidRPr="00207EDC">
          <w:rPr>
            <w:rStyle w:val="Hyperlink"/>
            <w:noProof/>
          </w:rPr>
          <w:t>Abbildung 21 Zentrierung (Breite)</w:t>
        </w:r>
        <w:r>
          <w:rPr>
            <w:noProof/>
            <w:webHidden/>
          </w:rPr>
          <w:tab/>
        </w:r>
        <w:r>
          <w:rPr>
            <w:noProof/>
            <w:webHidden/>
          </w:rPr>
          <w:fldChar w:fldCharType="begin"/>
        </w:r>
        <w:r>
          <w:rPr>
            <w:noProof/>
            <w:webHidden/>
          </w:rPr>
          <w:instrText xml:space="preserve"> PAGEREF _Toc40879738 \h </w:instrText>
        </w:r>
        <w:r>
          <w:rPr>
            <w:noProof/>
            <w:webHidden/>
          </w:rPr>
        </w:r>
        <w:r>
          <w:rPr>
            <w:noProof/>
            <w:webHidden/>
          </w:rPr>
          <w:fldChar w:fldCharType="separate"/>
        </w:r>
        <w:r w:rsidR="002B7CD3">
          <w:rPr>
            <w:noProof/>
            <w:webHidden/>
          </w:rPr>
          <w:t>17</w:t>
        </w:r>
        <w:r>
          <w:rPr>
            <w:noProof/>
            <w:webHidden/>
          </w:rPr>
          <w:fldChar w:fldCharType="end"/>
        </w:r>
      </w:hyperlink>
    </w:p>
    <w:p w14:paraId="2FB90962" w14:textId="26CDE22E" w:rsidR="00923D53" w:rsidRDefault="00923D53">
      <w:pPr>
        <w:pStyle w:val="Abbildungsverzeichnis"/>
        <w:tabs>
          <w:tab w:val="right" w:leader="dot" w:pos="8494"/>
        </w:tabs>
        <w:rPr>
          <w:rFonts w:eastAsiaTheme="minorEastAsia"/>
          <w:noProof/>
          <w:sz w:val="22"/>
          <w:lang w:eastAsia="de-CH"/>
        </w:rPr>
      </w:pPr>
      <w:hyperlink r:id="rId136" w:anchor="_Toc40879739" w:history="1">
        <w:r w:rsidRPr="00207EDC">
          <w:rPr>
            <w:rStyle w:val="Hyperlink"/>
            <w:noProof/>
          </w:rPr>
          <w:t>Abbildung 22 Debug Emulator</w:t>
        </w:r>
        <w:r>
          <w:rPr>
            <w:noProof/>
            <w:webHidden/>
          </w:rPr>
          <w:tab/>
        </w:r>
        <w:r>
          <w:rPr>
            <w:noProof/>
            <w:webHidden/>
          </w:rPr>
          <w:fldChar w:fldCharType="begin"/>
        </w:r>
        <w:r>
          <w:rPr>
            <w:noProof/>
            <w:webHidden/>
          </w:rPr>
          <w:instrText xml:space="preserve"> PAGEREF _Toc40879739 \h </w:instrText>
        </w:r>
        <w:r>
          <w:rPr>
            <w:noProof/>
            <w:webHidden/>
          </w:rPr>
        </w:r>
        <w:r>
          <w:rPr>
            <w:noProof/>
            <w:webHidden/>
          </w:rPr>
          <w:fldChar w:fldCharType="separate"/>
        </w:r>
        <w:r w:rsidR="002B7CD3">
          <w:rPr>
            <w:noProof/>
            <w:webHidden/>
          </w:rPr>
          <w:t>18</w:t>
        </w:r>
        <w:r>
          <w:rPr>
            <w:noProof/>
            <w:webHidden/>
          </w:rPr>
          <w:fldChar w:fldCharType="end"/>
        </w:r>
      </w:hyperlink>
    </w:p>
    <w:p w14:paraId="68A9CAD8" w14:textId="71003910" w:rsidR="00923D53" w:rsidRDefault="00923D53">
      <w:pPr>
        <w:pStyle w:val="Abbildungsverzeichnis"/>
        <w:tabs>
          <w:tab w:val="right" w:leader="dot" w:pos="8494"/>
        </w:tabs>
        <w:rPr>
          <w:rFonts w:eastAsiaTheme="minorEastAsia"/>
          <w:noProof/>
          <w:sz w:val="22"/>
          <w:lang w:eastAsia="de-CH"/>
        </w:rPr>
      </w:pPr>
      <w:hyperlink r:id="rId137" w:anchor="_Toc40879740" w:history="1">
        <w:r w:rsidRPr="00207EDC">
          <w:rPr>
            <w:rStyle w:val="Hyperlink"/>
            <w:noProof/>
          </w:rPr>
          <w:t>Abbildung 23 Zentriertes Bild in der App</w:t>
        </w:r>
        <w:r>
          <w:rPr>
            <w:noProof/>
            <w:webHidden/>
          </w:rPr>
          <w:tab/>
        </w:r>
        <w:r>
          <w:rPr>
            <w:noProof/>
            <w:webHidden/>
          </w:rPr>
          <w:fldChar w:fldCharType="begin"/>
        </w:r>
        <w:r>
          <w:rPr>
            <w:noProof/>
            <w:webHidden/>
          </w:rPr>
          <w:instrText xml:space="preserve"> PAGEREF _Toc40879740 \h </w:instrText>
        </w:r>
        <w:r>
          <w:rPr>
            <w:noProof/>
            <w:webHidden/>
          </w:rPr>
        </w:r>
        <w:r>
          <w:rPr>
            <w:noProof/>
            <w:webHidden/>
          </w:rPr>
          <w:fldChar w:fldCharType="separate"/>
        </w:r>
        <w:r w:rsidR="002B7CD3">
          <w:rPr>
            <w:noProof/>
            <w:webHidden/>
          </w:rPr>
          <w:t>18</w:t>
        </w:r>
        <w:r>
          <w:rPr>
            <w:noProof/>
            <w:webHidden/>
          </w:rPr>
          <w:fldChar w:fldCharType="end"/>
        </w:r>
      </w:hyperlink>
    </w:p>
    <w:p w14:paraId="54D79CEE" w14:textId="1F3CC5F8" w:rsidR="00923D53" w:rsidRDefault="00923D53">
      <w:pPr>
        <w:pStyle w:val="Abbildungsverzeichnis"/>
        <w:tabs>
          <w:tab w:val="right" w:leader="dot" w:pos="8494"/>
        </w:tabs>
        <w:rPr>
          <w:rFonts w:eastAsiaTheme="minorEastAsia"/>
          <w:noProof/>
          <w:sz w:val="22"/>
          <w:lang w:eastAsia="de-CH"/>
        </w:rPr>
      </w:pPr>
      <w:hyperlink w:anchor="_Toc40879741" w:history="1">
        <w:r w:rsidRPr="00207EDC">
          <w:rPr>
            <w:rStyle w:val="Hyperlink"/>
            <w:noProof/>
          </w:rPr>
          <w:t>Abbildung 24 Text im strings.XML</w:t>
        </w:r>
        <w:r>
          <w:rPr>
            <w:noProof/>
            <w:webHidden/>
          </w:rPr>
          <w:tab/>
        </w:r>
        <w:r>
          <w:rPr>
            <w:noProof/>
            <w:webHidden/>
          </w:rPr>
          <w:fldChar w:fldCharType="begin"/>
        </w:r>
        <w:r>
          <w:rPr>
            <w:noProof/>
            <w:webHidden/>
          </w:rPr>
          <w:instrText xml:space="preserve"> PAGEREF _Toc40879741 \h </w:instrText>
        </w:r>
        <w:r>
          <w:rPr>
            <w:noProof/>
            <w:webHidden/>
          </w:rPr>
        </w:r>
        <w:r>
          <w:rPr>
            <w:noProof/>
            <w:webHidden/>
          </w:rPr>
          <w:fldChar w:fldCharType="separate"/>
        </w:r>
        <w:r w:rsidR="002B7CD3">
          <w:rPr>
            <w:noProof/>
            <w:webHidden/>
          </w:rPr>
          <w:t>18</w:t>
        </w:r>
        <w:r>
          <w:rPr>
            <w:noProof/>
            <w:webHidden/>
          </w:rPr>
          <w:fldChar w:fldCharType="end"/>
        </w:r>
      </w:hyperlink>
    </w:p>
    <w:p w14:paraId="6EAC35D8" w14:textId="4488ADF1" w:rsidR="00923D53" w:rsidRDefault="00923D53">
      <w:pPr>
        <w:pStyle w:val="Abbildungsverzeichnis"/>
        <w:tabs>
          <w:tab w:val="right" w:leader="dot" w:pos="8494"/>
        </w:tabs>
        <w:rPr>
          <w:rFonts w:eastAsiaTheme="minorEastAsia"/>
          <w:noProof/>
          <w:sz w:val="22"/>
          <w:lang w:eastAsia="de-CH"/>
        </w:rPr>
      </w:pPr>
      <w:hyperlink r:id="rId138" w:anchor="_Toc40879742" w:history="1">
        <w:r w:rsidRPr="00207EDC">
          <w:rPr>
            <w:rStyle w:val="Hyperlink"/>
            <w:noProof/>
          </w:rPr>
          <w:t>Abbildung 25 Funktiongebung</w:t>
        </w:r>
        <w:r>
          <w:rPr>
            <w:noProof/>
            <w:webHidden/>
          </w:rPr>
          <w:tab/>
        </w:r>
        <w:r>
          <w:rPr>
            <w:noProof/>
            <w:webHidden/>
          </w:rPr>
          <w:fldChar w:fldCharType="begin"/>
        </w:r>
        <w:r>
          <w:rPr>
            <w:noProof/>
            <w:webHidden/>
          </w:rPr>
          <w:instrText xml:space="preserve"> PAGEREF _Toc40879742 \h </w:instrText>
        </w:r>
        <w:r>
          <w:rPr>
            <w:noProof/>
            <w:webHidden/>
          </w:rPr>
        </w:r>
        <w:r>
          <w:rPr>
            <w:noProof/>
            <w:webHidden/>
          </w:rPr>
          <w:fldChar w:fldCharType="separate"/>
        </w:r>
        <w:r w:rsidR="002B7CD3">
          <w:rPr>
            <w:noProof/>
            <w:webHidden/>
          </w:rPr>
          <w:t>18</w:t>
        </w:r>
        <w:r>
          <w:rPr>
            <w:noProof/>
            <w:webHidden/>
          </w:rPr>
          <w:fldChar w:fldCharType="end"/>
        </w:r>
      </w:hyperlink>
    </w:p>
    <w:p w14:paraId="5F9A8213" w14:textId="092E2E4C" w:rsidR="00923D53" w:rsidRDefault="00923D53">
      <w:pPr>
        <w:pStyle w:val="Abbildungsverzeichnis"/>
        <w:tabs>
          <w:tab w:val="right" w:leader="dot" w:pos="8494"/>
        </w:tabs>
        <w:rPr>
          <w:rFonts w:eastAsiaTheme="minorEastAsia"/>
          <w:noProof/>
          <w:sz w:val="22"/>
          <w:lang w:eastAsia="de-CH"/>
        </w:rPr>
      </w:pPr>
      <w:hyperlink w:anchor="_Toc40879743" w:history="1">
        <w:r w:rsidRPr="00207EDC">
          <w:rPr>
            <w:rStyle w:val="Hyperlink"/>
            <w:noProof/>
          </w:rPr>
          <w:t>Abbildung 26 XML String</w:t>
        </w:r>
        <w:r>
          <w:rPr>
            <w:noProof/>
            <w:webHidden/>
          </w:rPr>
          <w:tab/>
        </w:r>
        <w:r>
          <w:rPr>
            <w:noProof/>
            <w:webHidden/>
          </w:rPr>
          <w:fldChar w:fldCharType="begin"/>
        </w:r>
        <w:r>
          <w:rPr>
            <w:noProof/>
            <w:webHidden/>
          </w:rPr>
          <w:instrText xml:space="preserve"> PAGEREF _Toc40879743 \h </w:instrText>
        </w:r>
        <w:r>
          <w:rPr>
            <w:noProof/>
            <w:webHidden/>
          </w:rPr>
        </w:r>
        <w:r>
          <w:rPr>
            <w:noProof/>
            <w:webHidden/>
          </w:rPr>
          <w:fldChar w:fldCharType="separate"/>
        </w:r>
        <w:r w:rsidR="002B7CD3">
          <w:rPr>
            <w:noProof/>
            <w:webHidden/>
          </w:rPr>
          <w:t>19</w:t>
        </w:r>
        <w:r>
          <w:rPr>
            <w:noProof/>
            <w:webHidden/>
          </w:rPr>
          <w:fldChar w:fldCharType="end"/>
        </w:r>
      </w:hyperlink>
    </w:p>
    <w:p w14:paraId="457CEE3D" w14:textId="2874F402" w:rsidR="00923D53" w:rsidRDefault="00923D53">
      <w:pPr>
        <w:pStyle w:val="Abbildungsverzeichnis"/>
        <w:tabs>
          <w:tab w:val="right" w:leader="dot" w:pos="8494"/>
        </w:tabs>
        <w:rPr>
          <w:rFonts w:eastAsiaTheme="minorEastAsia"/>
          <w:noProof/>
          <w:sz w:val="22"/>
          <w:lang w:eastAsia="de-CH"/>
        </w:rPr>
      </w:pPr>
      <w:hyperlink w:anchor="_Toc40879744" w:history="1">
        <w:r w:rsidRPr="00207EDC">
          <w:rPr>
            <w:rStyle w:val="Hyperlink"/>
            <w:noProof/>
          </w:rPr>
          <w:t>Abbildung 27 Kontext Menü</w:t>
        </w:r>
        <w:r>
          <w:rPr>
            <w:noProof/>
            <w:webHidden/>
          </w:rPr>
          <w:tab/>
        </w:r>
        <w:r>
          <w:rPr>
            <w:noProof/>
            <w:webHidden/>
          </w:rPr>
          <w:fldChar w:fldCharType="begin"/>
        </w:r>
        <w:r>
          <w:rPr>
            <w:noProof/>
            <w:webHidden/>
          </w:rPr>
          <w:instrText xml:space="preserve"> PAGEREF _Toc40879744 \h </w:instrText>
        </w:r>
        <w:r>
          <w:rPr>
            <w:noProof/>
            <w:webHidden/>
          </w:rPr>
        </w:r>
        <w:r>
          <w:rPr>
            <w:noProof/>
            <w:webHidden/>
          </w:rPr>
          <w:fldChar w:fldCharType="separate"/>
        </w:r>
        <w:r w:rsidR="002B7CD3">
          <w:rPr>
            <w:noProof/>
            <w:webHidden/>
          </w:rPr>
          <w:t>20</w:t>
        </w:r>
        <w:r>
          <w:rPr>
            <w:noProof/>
            <w:webHidden/>
          </w:rPr>
          <w:fldChar w:fldCharType="end"/>
        </w:r>
      </w:hyperlink>
    </w:p>
    <w:p w14:paraId="64CC841B" w14:textId="05EA6360" w:rsidR="00923D53" w:rsidRDefault="00923D53">
      <w:pPr>
        <w:pStyle w:val="Abbildungsverzeichnis"/>
        <w:tabs>
          <w:tab w:val="right" w:leader="dot" w:pos="8494"/>
        </w:tabs>
        <w:rPr>
          <w:rFonts w:eastAsiaTheme="minorEastAsia"/>
          <w:noProof/>
          <w:sz w:val="22"/>
          <w:lang w:eastAsia="de-CH"/>
        </w:rPr>
      </w:pPr>
      <w:hyperlink w:anchor="_Toc40879745" w:history="1">
        <w:r w:rsidRPr="00207EDC">
          <w:rPr>
            <w:rStyle w:val="Hyperlink"/>
            <w:noProof/>
          </w:rPr>
          <w:t>Abbildung 28 Auswahl Bundle/APK</w:t>
        </w:r>
        <w:r>
          <w:rPr>
            <w:noProof/>
            <w:webHidden/>
          </w:rPr>
          <w:tab/>
        </w:r>
        <w:r>
          <w:rPr>
            <w:noProof/>
            <w:webHidden/>
          </w:rPr>
          <w:fldChar w:fldCharType="begin"/>
        </w:r>
        <w:r>
          <w:rPr>
            <w:noProof/>
            <w:webHidden/>
          </w:rPr>
          <w:instrText xml:space="preserve"> PAGEREF _Toc40879745 \h </w:instrText>
        </w:r>
        <w:r>
          <w:rPr>
            <w:noProof/>
            <w:webHidden/>
          </w:rPr>
        </w:r>
        <w:r>
          <w:rPr>
            <w:noProof/>
            <w:webHidden/>
          </w:rPr>
          <w:fldChar w:fldCharType="separate"/>
        </w:r>
        <w:r w:rsidR="002B7CD3">
          <w:rPr>
            <w:noProof/>
            <w:webHidden/>
          </w:rPr>
          <w:t>20</w:t>
        </w:r>
        <w:r>
          <w:rPr>
            <w:noProof/>
            <w:webHidden/>
          </w:rPr>
          <w:fldChar w:fldCharType="end"/>
        </w:r>
      </w:hyperlink>
    </w:p>
    <w:p w14:paraId="14F4F9DF" w14:textId="0682054D" w:rsidR="00923D53" w:rsidRDefault="00923D53">
      <w:pPr>
        <w:pStyle w:val="Abbildungsverzeichnis"/>
        <w:tabs>
          <w:tab w:val="right" w:leader="dot" w:pos="8494"/>
        </w:tabs>
        <w:rPr>
          <w:rFonts w:eastAsiaTheme="minorEastAsia"/>
          <w:noProof/>
          <w:sz w:val="22"/>
          <w:lang w:eastAsia="de-CH"/>
        </w:rPr>
      </w:pPr>
      <w:hyperlink w:anchor="_Toc40879746" w:history="1">
        <w:r w:rsidRPr="00207EDC">
          <w:rPr>
            <w:rStyle w:val="Hyperlink"/>
            <w:noProof/>
          </w:rPr>
          <w:t>Abbildung 29 Key-Store</w:t>
        </w:r>
        <w:r>
          <w:rPr>
            <w:noProof/>
            <w:webHidden/>
          </w:rPr>
          <w:tab/>
        </w:r>
        <w:r>
          <w:rPr>
            <w:noProof/>
            <w:webHidden/>
          </w:rPr>
          <w:fldChar w:fldCharType="begin"/>
        </w:r>
        <w:r>
          <w:rPr>
            <w:noProof/>
            <w:webHidden/>
          </w:rPr>
          <w:instrText xml:space="preserve"> PAGEREF _Toc40879746 \h </w:instrText>
        </w:r>
        <w:r>
          <w:rPr>
            <w:noProof/>
            <w:webHidden/>
          </w:rPr>
        </w:r>
        <w:r>
          <w:rPr>
            <w:noProof/>
            <w:webHidden/>
          </w:rPr>
          <w:fldChar w:fldCharType="separate"/>
        </w:r>
        <w:r w:rsidR="002B7CD3">
          <w:rPr>
            <w:noProof/>
            <w:webHidden/>
          </w:rPr>
          <w:t>20</w:t>
        </w:r>
        <w:r>
          <w:rPr>
            <w:noProof/>
            <w:webHidden/>
          </w:rPr>
          <w:fldChar w:fldCharType="end"/>
        </w:r>
      </w:hyperlink>
    </w:p>
    <w:p w14:paraId="15228F5F" w14:textId="624DD19A" w:rsidR="00923D53" w:rsidRDefault="00923D53">
      <w:pPr>
        <w:pStyle w:val="Abbildungsverzeichnis"/>
        <w:tabs>
          <w:tab w:val="right" w:leader="dot" w:pos="8494"/>
        </w:tabs>
        <w:rPr>
          <w:rFonts w:eastAsiaTheme="minorEastAsia"/>
          <w:noProof/>
          <w:sz w:val="22"/>
          <w:lang w:eastAsia="de-CH"/>
        </w:rPr>
      </w:pPr>
      <w:hyperlink w:anchor="_Toc40879747" w:history="1">
        <w:r w:rsidRPr="00207EDC">
          <w:rPr>
            <w:rStyle w:val="Hyperlink"/>
            <w:noProof/>
          </w:rPr>
          <w:t>Abbildung 30  Auswahl Debug/Release</w:t>
        </w:r>
        <w:r>
          <w:rPr>
            <w:noProof/>
            <w:webHidden/>
          </w:rPr>
          <w:tab/>
        </w:r>
        <w:r>
          <w:rPr>
            <w:noProof/>
            <w:webHidden/>
          </w:rPr>
          <w:fldChar w:fldCharType="begin"/>
        </w:r>
        <w:r>
          <w:rPr>
            <w:noProof/>
            <w:webHidden/>
          </w:rPr>
          <w:instrText xml:space="preserve"> PAGEREF _Toc40879747 \h </w:instrText>
        </w:r>
        <w:r>
          <w:rPr>
            <w:noProof/>
            <w:webHidden/>
          </w:rPr>
        </w:r>
        <w:r>
          <w:rPr>
            <w:noProof/>
            <w:webHidden/>
          </w:rPr>
          <w:fldChar w:fldCharType="separate"/>
        </w:r>
        <w:r w:rsidR="002B7CD3">
          <w:rPr>
            <w:noProof/>
            <w:webHidden/>
          </w:rPr>
          <w:t>21</w:t>
        </w:r>
        <w:r>
          <w:rPr>
            <w:noProof/>
            <w:webHidden/>
          </w:rPr>
          <w:fldChar w:fldCharType="end"/>
        </w:r>
      </w:hyperlink>
    </w:p>
    <w:p w14:paraId="69E2DB31" w14:textId="5EBD97D4" w:rsidR="00923D53" w:rsidRDefault="00923D53">
      <w:pPr>
        <w:pStyle w:val="Abbildungsverzeichnis"/>
        <w:tabs>
          <w:tab w:val="right" w:leader="dot" w:pos="8494"/>
        </w:tabs>
        <w:rPr>
          <w:rFonts w:eastAsiaTheme="minorEastAsia"/>
          <w:noProof/>
          <w:sz w:val="22"/>
          <w:lang w:eastAsia="de-CH"/>
        </w:rPr>
      </w:pPr>
      <w:hyperlink w:anchor="_Toc40879748" w:history="1">
        <w:r w:rsidRPr="00207EDC">
          <w:rPr>
            <w:rStyle w:val="Hyperlink"/>
            <w:noProof/>
          </w:rPr>
          <w:t>Abbildung 31 Build Fortschritte</w:t>
        </w:r>
        <w:r>
          <w:rPr>
            <w:noProof/>
            <w:webHidden/>
          </w:rPr>
          <w:tab/>
        </w:r>
        <w:r>
          <w:rPr>
            <w:noProof/>
            <w:webHidden/>
          </w:rPr>
          <w:fldChar w:fldCharType="begin"/>
        </w:r>
        <w:r>
          <w:rPr>
            <w:noProof/>
            <w:webHidden/>
          </w:rPr>
          <w:instrText xml:space="preserve"> PAGEREF _Toc40879748 \h </w:instrText>
        </w:r>
        <w:r>
          <w:rPr>
            <w:noProof/>
            <w:webHidden/>
          </w:rPr>
        </w:r>
        <w:r>
          <w:rPr>
            <w:noProof/>
            <w:webHidden/>
          </w:rPr>
          <w:fldChar w:fldCharType="separate"/>
        </w:r>
        <w:r w:rsidR="002B7CD3">
          <w:rPr>
            <w:noProof/>
            <w:webHidden/>
          </w:rPr>
          <w:t>21</w:t>
        </w:r>
        <w:r>
          <w:rPr>
            <w:noProof/>
            <w:webHidden/>
          </w:rPr>
          <w:fldChar w:fldCharType="end"/>
        </w:r>
      </w:hyperlink>
    </w:p>
    <w:p w14:paraId="3EFFE308" w14:textId="1DF9DA90" w:rsidR="00923D53" w:rsidRDefault="00923D53">
      <w:pPr>
        <w:pStyle w:val="Abbildungsverzeichnis"/>
        <w:tabs>
          <w:tab w:val="right" w:leader="dot" w:pos="8494"/>
        </w:tabs>
        <w:rPr>
          <w:rFonts w:eastAsiaTheme="minorEastAsia"/>
          <w:noProof/>
          <w:sz w:val="22"/>
          <w:lang w:eastAsia="de-CH"/>
        </w:rPr>
      </w:pPr>
      <w:hyperlink w:anchor="_Toc40879749" w:history="1">
        <w:r w:rsidRPr="00207EDC">
          <w:rPr>
            <w:rStyle w:val="Hyperlink"/>
            <w:noProof/>
          </w:rPr>
          <w:t>Abbildung 32 Zielordner</w:t>
        </w:r>
        <w:r>
          <w:rPr>
            <w:noProof/>
            <w:webHidden/>
          </w:rPr>
          <w:tab/>
        </w:r>
        <w:r>
          <w:rPr>
            <w:noProof/>
            <w:webHidden/>
          </w:rPr>
          <w:fldChar w:fldCharType="begin"/>
        </w:r>
        <w:r>
          <w:rPr>
            <w:noProof/>
            <w:webHidden/>
          </w:rPr>
          <w:instrText xml:space="preserve"> PAGEREF _Toc40879749 \h </w:instrText>
        </w:r>
        <w:r>
          <w:rPr>
            <w:noProof/>
            <w:webHidden/>
          </w:rPr>
        </w:r>
        <w:r>
          <w:rPr>
            <w:noProof/>
            <w:webHidden/>
          </w:rPr>
          <w:fldChar w:fldCharType="separate"/>
        </w:r>
        <w:r w:rsidR="002B7CD3">
          <w:rPr>
            <w:noProof/>
            <w:webHidden/>
          </w:rPr>
          <w:t>21</w:t>
        </w:r>
        <w:r>
          <w:rPr>
            <w:noProof/>
            <w:webHidden/>
          </w:rPr>
          <w:fldChar w:fldCharType="end"/>
        </w:r>
      </w:hyperlink>
    </w:p>
    <w:p w14:paraId="79B589E3" w14:textId="31D4113B" w:rsidR="00923D53" w:rsidRDefault="00923D53">
      <w:pPr>
        <w:pStyle w:val="Abbildungsverzeichnis"/>
        <w:tabs>
          <w:tab w:val="right" w:leader="dot" w:pos="8494"/>
        </w:tabs>
        <w:rPr>
          <w:rFonts w:eastAsiaTheme="minorEastAsia"/>
          <w:noProof/>
          <w:sz w:val="22"/>
          <w:lang w:eastAsia="de-CH"/>
        </w:rPr>
      </w:pPr>
      <w:hyperlink w:anchor="_Toc40879750" w:history="1">
        <w:r w:rsidRPr="00207EDC">
          <w:rPr>
            <w:rStyle w:val="Hyperlink"/>
            <w:noProof/>
          </w:rPr>
          <w:t>Abbildung 33 Activity erstellen</w:t>
        </w:r>
        <w:r>
          <w:rPr>
            <w:noProof/>
            <w:webHidden/>
          </w:rPr>
          <w:tab/>
        </w:r>
        <w:r>
          <w:rPr>
            <w:noProof/>
            <w:webHidden/>
          </w:rPr>
          <w:fldChar w:fldCharType="begin"/>
        </w:r>
        <w:r>
          <w:rPr>
            <w:noProof/>
            <w:webHidden/>
          </w:rPr>
          <w:instrText xml:space="preserve"> PAGEREF _Toc40879750 \h </w:instrText>
        </w:r>
        <w:r>
          <w:rPr>
            <w:noProof/>
            <w:webHidden/>
          </w:rPr>
        </w:r>
        <w:r>
          <w:rPr>
            <w:noProof/>
            <w:webHidden/>
          </w:rPr>
          <w:fldChar w:fldCharType="separate"/>
        </w:r>
        <w:r w:rsidR="002B7CD3">
          <w:rPr>
            <w:noProof/>
            <w:webHidden/>
          </w:rPr>
          <w:t>22</w:t>
        </w:r>
        <w:r>
          <w:rPr>
            <w:noProof/>
            <w:webHidden/>
          </w:rPr>
          <w:fldChar w:fldCharType="end"/>
        </w:r>
      </w:hyperlink>
    </w:p>
    <w:p w14:paraId="4477BD74" w14:textId="0530E470" w:rsidR="00923D53" w:rsidRDefault="00923D53">
      <w:pPr>
        <w:pStyle w:val="Abbildungsverzeichnis"/>
        <w:tabs>
          <w:tab w:val="right" w:leader="dot" w:pos="8494"/>
        </w:tabs>
        <w:rPr>
          <w:rFonts w:eastAsiaTheme="minorEastAsia"/>
          <w:noProof/>
          <w:sz w:val="22"/>
          <w:lang w:eastAsia="de-CH"/>
        </w:rPr>
      </w:pPr>
      <w:hyperlink w:anchor="_Toc40879751" w:history="1">
        <w:r w:rsidRPr="00207EDC">
          <w:rPr>
            <w:rStyle w:val="Hyperlink"/>
            <w:noProof/>
          </w:rPr>
          <w:t>Abbildung 34Activity erstellen</w:t>
        </w:r>
        <w:r>
          <w:rPr>
            <w:noProof/>
            <w:webHidden/>
          </w:rPr>
          <w:tab/>
        </w:r>
        <w:r>
          <w:rPr>
            <w:noProof/>
            <w:webHidden/>
          </w:rPr>
          <w:fldChar w:fldCharType="begin"/>
        </w:r>
        <w:r>
          <w:rPr>
            <w:noProof/>
            <w:webHidden/>
          </w:rPr>
          <w:instrText xml:space="preserve"> PAGEREF _Toc40879751 \h </w:instrText>
        </w:r>
        <w:r>
          <w:rPr>
            <w:noProof/>
            <w:webHidden/>
          </w:rPr>
        </w:r>
        <w:r>
          <w:rPr>
            <w:noProof/>
            <w:webHidden/>
          </w:rPr>
          <w:fldChar w:fldCharType="separate"/>
        </w:r>
        <w:r w:rsidR="002B7CD3">
          <w:rPr>
            <w:noProof/>
            <w:webHidden/>
          </w:rPr>
          <w:t>22</w:t>
        </w:r>
        <w:r>
          <w:rPr>
            <w:noProof/>
            <w:webHidden/>
          </w:rPr>
          <w:fldChar w:fldCharType="end"/>
        </w:r>
      </w:hyperlink>
    </w:p>
    <w:p w14:paraId="40ABEBE0" w14:textId="1EA898C2" w:rsidR="00923D53" w:rsidRDefault="00923D53">
      <w:pPr>
        <w:pStyle w:val="Abbildungsverzeichnis"/>
        <w:tabs>
          <w:tab w:val="right" w:leader="dot" w:pos="8494"/>
        </w:tabs>
        <w:rPr>
          <w:rFonts w:eastAsiaTheme="minorEastAsia"/>
          <w:noProof/>
          <w:sz w:val="22"/>
          <w:lang w:eastAsia="de-CH"/>
        </w:rPr>
      </w:pPr>
      <w:hyperlink w:anchor="_Toc40879752" w:history="1">
        <w:r w:rsidRPr="00207EDC">
          <w:rPr>
            <w:rStyle w:val="Hyperlink"/>
            <w:noProof/>
          </w:rPr>
          <w:t>Abbildung 35 - XML-Datei für Fragment  erstellen</w:t>
        </w:r>
        <w:r>
          <w:rPr>
            <w:noProof/>
            <w:webHidden/>
          </w:rPr>
          <w:tab/>
        </w:r>
        <w:r>
          <w:rPr>
            <w:noProof/>
            <w:webHidden/>
          </w:rPr>
          <w:fldChar w:fldCharType="begin"/>
        </w:r>
        <w:r>
          <w:rPr>
            <w:noProof/>
            <w:webHidden/>
          </w:rPr>
          <w:instrText xml:space="preserve"> PAGEREF _Toc40879752 \h </w:instrText>
        </w:r>
        <w:r>
          <w:rPr>
            <w:noProof/>
            <w:webHidden/>
          </w:rPr>
        </w:r>
        <w:r>
          <w:rPr>
            <w:noProof/>
            <w:webHidden/>
          </w:rPr>
          <w:fldChar w:fldCharType="separate"/>
        </w:r>
        <w:r w:rsidR="002B7CD3">
          <w:rPr>
            <w:noProof/>
            <w:webHidden/>
          </w:rPr>
          <w:t>24</w:t>
        </w:r>
        <w:r>
          <w:rPr>
            <w:noProof/>
            <w:webHidden/>
          </w:rPr>
          <w:fldChar w:fldCharType="end"/>
        </w:r>
      </w:hyperlink>
    </w:p>
    <w:p w14:paraId="1E84B6F6" w14:textId="20867C0E" w:rsidR="00923D53" w:rsidRDefault="00923D53">
      <w:pPr>
        <w:pStyle w:val="Abbildungsverzeichnis"/>
        <w:tabs>
          <w:tab w:val="right" w:leader="dot" w:pos="8494"/>
        </w:tabs>
        <w:rPr>
          <w:rFonts w:eastAsiaTheme="minorEastAsia"/>
          <w:noProof/>
          <w:sz w:val="22"/>
          <w:lang w:eastAsia="de-CH"/>
        </w:rPr>
      </w:pPr>
      <w:hyperlink w:anchor="_Toc40879753" w:history="1">
        <w:r w:rsidRPr="00207EDC">
          <w:rPr>
            <w:rStyle w:val="Hyperlink"/>
            <w:noProof/>
          </w:rPr>
          <w:t>Abbildung 36 Fragment erstellen</w:t>
        </w:r>
        <w:r>
          <w:rPr>
            <w:noProof/>
            <w:webHidden/>
          </w:rPr>
          <w:tab/>
        </w:r>
        <w:r>
          <w:rPr>
            <w:noProof/>
            <w:webHidden/>
          </w:rPr>
          <w:fldChar w:fldCharType="begin"/>
        </w:r>
        <w:r>
          <w:rPr>
            <w:noProof/>
            <w:webHidden/>
          </w:rPr>
          <w:instrText xml:space="preserve"> PAGEREF _Toc40879753 \h </w:instrText>
        </w:r>
        <w:r>
          <w:rPr>
            <w:noProof/>
            <w:webHidden/>
          </w:rPr>
        </w:r>
        <w:r>
          <w:rPr>
            <w:noProof/>
            <w:webHidden/>
          </w:rPr>
          <w:fldChar w:fldCharType="separate"/>
        </w:r>
        <w:r w:rsidR="002B7CD3">
          <w:rPr>
            <w:noProof/>
            <w:webHidden/>
          </w:rPr>
          <w:t>25</w:t>
        </w:r>
        <w:r>
          <w:rPr>
            <w:noProof/>
            <w:webHidden/>
          </w:rPr>
          <w:fldChar w:fldCharType="end"/>
        </w:r>
      </w:hyperlink>
    </w:p>
    <w:p w14:paraId="646BB2E3" w14:textId="7AB9C94A" w:rsidR="00923D53" w:rsidRDefault="00923D53">
      <w:pPr>
        <w:pStyle w:val="Abbildungsverzeichnis"/>
        <w:tabs>
          <w:tab w:val="right" w:leader="dot" w:pos="8494"/>
        </w:tabs>
        <w:rPr>
          <w:rFonts w:eastAsiaTheme="minorEastAsia"/>
          <w:noProof/>
          <w:sz w:val="22"/>
          <w:lang w:eastAsia="de-CH"/>
        </w:rPr>
      </w:pPr>
      <w:hyperlink w:anchor="_Toc40879754" w:history="1">
        <w:r w:rsidRPr="00207EDC">
          <w:rPr>
            <w:rStyle w:val="Hyperlink"/>
            <w:noProof/>
          </w:rPr>
          <w:t>Abbildung 37 Java Code</w:t>
        </w:r>
        <w:r>
          <w:rPr>
            <w:noProof/>
            <w:webHidden/>
          </w:rPr>
          <w:tab/>
        </w:r>
        <w:r>
          <w:rPr>
            <w:noProof/>
            <w:webHidden/>
          </w:rPr>
          <w:fldChar w:fldCharType="begin"/>
        </w:r>
        <w:r>
          <w:rPr>
            <w:noProof/>
            <w:webHidden/>
          </w:rPr>
          <w:instrText xml:space="preserve"> PAGEREF _Toc40879754 \h </w:instrText>
        </w:r>
        <w:r>
          <w:rPr>
            <w:noProof/>
            <w:webHidden/>
          </w:rPr>
        </w:r>
        <w:r>
          <w:rPr>
            <w:noProof/>
            <w:webHidden/>
          </w:rPr>
          <w:fldChar w:fldCharType="separate"/>
        </w:r>
        <w:r w:rsidR="002B7CD3">
          <w:rPr>
            <w:noProof/>
            <w:webHidden/>
          </w:rPr>
          <w:t>26</w:t>
        </w:r>
        <w:r>
          <w:rPr>
            <w:noProof/>
            <w:webHidden/>
          </w:rPr>
          <w:fldChar w:fldCharType="end"/>
        </w:r>
      </w:hyperlink>
    </w:p>
    <w:p w14:paraId="12BA9F29" w14:textId="015916EF" w:rsidR="00923D53" w:rsidRDefault="00923D53">
      <w:pPr>
        <w:pStyle w:val="Abbildungsverzeichnis"/>
        <w:tabs>
          <w:tab w:val="right" w:leader="dot" w:pos="8494"/>
        </w:tabs>
        <w:rPr>
          <w:rFonts w:eastAsiaTheme="minorEastAsia"/>
          <w:noProof/>
          <w:sz w:val="22"/>
          <w:lang w:eastAsia="de-CH"/>
        </w:rPr>
      </w:pPr>
      <w:hyperlink r:id="rId139" w:anchor="_Toc40879755" w:history="1">
        <w:r w:rsidRPr="00207EDC">
          <w:rPr>
            <w:rStyle w:val="Hyperlink"/>
            <w:noProof/>
          </w:rPr>
          <w:t>Abbildung 38 Fragment</w:t>
        </w:r>
        <w:r>
          <w:rPr>
            <w:noProof/>
            <w:webHidden/>
          </w:rPr>
          <w:tab/>
        </w:r>
        <w:r>
          <w:rPr>
            <w:noProof/>
            <w:webHidden/>
          </w:rPr>
          <w:fldChar w:fldCharType="begin"/>
        </w:r>
        <w:r>
          <w:rPr>
            <w:noProof/>
            <w:webHidden/>
          </w:rPr>
          <w:instrText xml:space="preserve"> PAGEREF _Toc40879755 \h </w:instrText>
        </w:r>
        <w:r>
          <w:rPr>
            <w:noProof/>
            <w:webHidden/>
          </w:rPr>
        </w:r>
        <w:r>
          <w:rPr>
            <w:noProof/>
            <w:webHidden/>
          </w:rPr>
          <w:fldChar w:fldCharType="separate"/>
        </w:r>
        <w:r w:rsidR="002B7CD3">
          <w:rPr>
            <w:noProof/>
            <w:webHidden/>
          </w:rPr>
          <w:t>28</w:t>
        </w:r>
        <w:r>
          <w:rPr>
            <w:noProof/>
            <w:webHidden/>
          </w:rPr>
          <w:fldChar w:fldCharType="end"/>
        </w:r>
      </w:hyperlink>
    </w:p>
    <w:p w14:paraId="1C78A291" w14:textId="6E3B6D3D" w:rsidR="00923D53" w:rsidRDefault="00923D53">
      <w:pPr>
        <w:pStyle w:val="Abbildungsverzeichnis"/>
        <w:tabs>
          <w:tab w:val="right" w:leader="dot" w:pos="8494"/>
        </w:tabs>
        <w:rPr>
          <w:rFonts w:eastAsiaTheme="minorEastAsia"/>
          <w:noProof/>
          <w:sz w:val="22"/>
          <w:lang w:eastAsia="de-CH"/>
        </w:rPr>
      </w:pPr>
      <w:hyperlink w:anchor="_Toc40879756" w:history="1">
        <w:r w:rsidRPr="00207EDC">
          <w:rPr>
            <w:rStyle w:val="Hyperlink"/>
            <w:noProof/>
          </w:rPr>
          <w:t>Abbildung 39 USB-Debugging Weitere Einstellungen</w:t>
        </w:r>
        <w:r>
          <w:rPr>
            <w:noProof/>
            <w:webHidden/>
          </w:rPr>
          <w:tab/>
        </w:r>
        <w:r>
          <w:rPr>
            <w:noProof/>
            <w:webHidden/>
          </w:rPr>
          <w:fldChar w:fldCharType="begin"/>
        </w:r>
        <w:r>
          <w:rPr>
            <w:noProof/>
            <w:webHidden/>
          </w:rPr>
          <w:instrText xml:space="preserve"> PAGEREF _Toc40879756 \h </w:instrText>
        </w:r>
        <w:r>
          <w:rPr>
            <w:noProof/>
            <w:webHidden/>
          </w:rPr>
        </w:r>
        <w:r>
          <w:rPr>
            <w:noProof/>
            <w:webHidden/>
          </w:rPr>
          <w:fldChar w:fldCharType="separate"/>
        </w:r>
        <w:r w:rsidR="002B7CD3">
          <w:rPr>
            <w:noProof/>
            <w:webHidden/>
          </w:rPr>
          <w:t>29</w:t>
        </w:r>
        <w:r>
          <w:rPr>
            <w:noProof/>
            <w:webHidden/>
          </w:rPr>
          <w:fldChar w:fldCharType="end"/>
        </w:r>
      </w:hyperlink>
    </w:p>
    <w:p w14:paraId="5B0150C4" w14:textId="76A01892" w:rsidR="00923D53" w:rsidRDefault="00923D53">
      <w:pPr>
        <w:pStyle w:val="Abbildungsverzeichnis"/>
        <w:tabs>
          <w:tab w:val="right" w:leader="dot" w:pos="8494"/>
        </w:tabs>
        <w:rPr>
          <w:rFonts w:eastAsiaTheme="minorEastAsia"/>
          <w:noProof/>
          <w:sz w:val="22"/>
          <w:lang w:eastAsia="de-CH"/>
        </w:rPr>
      </w:pPr>
      <w:hyperlink w:anchor="_Toc40879757" w:history="1">
        <w:r w:rsidRPr="00207EDC">
          <w:rPr>
            <w:rStyle w:val="Hyperlink"/>
            <w:noProof/>
          </w:rPr>
          <w:t>Abbildung 40 USB-Debugging Entwickleroptionen</w:t>
        </w:r>
        <w:r>
          <w:rPr>
            <w:noProof/>
            <w:webHidden/>
          </w:rPr>
          <w:tab/>
        </w:r>
        <w:r>
          <w:rPr>
            <w:noProof/>
            <w:webHidden/>
          </w:rPr>
          <w:fldChar w:fldCharType="begin"/>
        </w:r>
        <w:r>
          <w:rPr>
            <w:noProof/>
            <w:webHidden/>
          </w:rPr>
          <w:instrText xml:space="preserve"> PAGEREF _Toc40879757 \h </w:instrText>
        </w:r>
        <w:r>
          <w:rPr>
            <w:noProof/>
            <w:webHidden/>
          </w:rPr>
        </w:r>
        <w:r>
          <w:rPr>
            <w:noProof/>
            <w:webHidden/>
          </w:rPr>
          <w:fldChar w:fldCharType="separate"/>
        </w:r>
        <w:r w:rsidR="002B7CD3">
          <w:rPr>
            <w:noProof/>
            <w:webHidden/>
          </w:rPr>
          <w:t>30</w:t>
        </w:r>
        <w:r>
          <w:rPr>
            <w:noProof/>
            <w:webHidden/>
          </w:rPr>
          <w:fldChar w:fldCharType="end"/>
        </w:r>
      </w:hyperlink>
    </w:p>
    <w:p w14:paraId="5C8462F7" w14:textId="5E345811" w:rsidR="00923D53" w:rsidRDefault="00923D53">
      <w:pPr>
        <w:pStyle w:val="Abbildungsverzeichnis"/>
        <w:tabs>
          <w:tab w:val="right" w:leader="dot" w:pos="8494"/>
        </w:tabs>
        <w:rPr>
          <w:rFonts w:eastAsiaTheme="minorEastAsia"/>
          <w:noProof/>
          <w:sz w:val="22"/>
          <w:lang w:eastAsia="de-CH"/>
        </w:rPr>
      </w:pPr>
      <w:hyperlink w:anchor="_Toc40879758" w:history="1">
        <w:r w:rsidRPr="00207EDC">
          <w:rPr>
            <w:rStyle w:val="Hyperlink"/>
            <w:noProof/>
          </w:rPr>
          <w:t>Abbildung 41 USB-Debugging einschalten</w:t>
        </w:r>
        <w:r>
          <w:rPr>
            <w:noProof/>
            <w:webHidden/>
          </w:rPr>
          <w:tab/>
        </w:r>
        <w:r>
          <w:rPr>
            <w:noProof/>
            <w:webHidden/>
          </w:rPr>
          <w:fldChar w:fldCharType="begin"/>
        </w:r>
        <w:r>
          <w:rPr>
            <w:noProof/>
            <w:webHidden/>
          </w:rPr>
          <w:instrText xml:space="preserve"> PAGEREF _Toc40879758 \h </w:instrText>
        </w:r>
        <w:r>
          <w:rPr>
            <w:noProof/>
            <w:webHidden/>
          </w:rPr>
        </w:r>
        <w:r>
          <w:rPr>
            <w:noProof/>
            <w:webHidden/>
          </w:rPr>
          <w:fldChar w:fldCharType="separate"/>
        </w:r>
        <w:r w:rsidR="002B7CD3">
          <w:rPr>
            <w:noProof/>
            <w:webHidden/>
          </w:rPr>
          <w:t>31</w:t>
        </w:r>
        <w:r>
          <w:rPr>
            <w:noProof/>
            <w:webHidden/>
          </w:rPr>
          <w:fldChar w:fldCharType="end"/>
        </w:r>
      </w:hyperlink>
    </w:p>
    <w:p w14:paraId="5DD58FEB" w14:textId="7F24F6BD" w:rsidR="00923D53" w:rsidRDefault="00923D53">
      <w:pPr>
        <w:pStyle w:val="Abbildungsverzeichnis"/>
        <w:tabs>
          <w:tab w:val="right" w:leader="dot" w:pos="8494"/>
        </w:tabs>
        <w:rPr>
          <w:rFonts w:eastAsiaTheme="minorEastAsia"/>
          <w:noProof/>
          <w:sz w:val="22"/>
          <w:lang w:eastAsia="de-CH"/>
        </w:rPr>
      </w:pPr>
      <w:hyperlink w:anchor="_Toc40879759" w:history="1">
        <w:r w:rsidRPr="00207EDC">
          <w:rPr>
            <w:rStyle w:val="Hyperlink"/>
            <w:noProof/>
          </w:rPr>
          <w:t>Abbildung 42 USB-Debugging von Android Studio</w:t>
        </w:r>
        <w:r>
          <w:rPr>
            <w:noProof/>
            <w:webHidden/>
          </w:rPr>
          <w:tab/>
        </w:r>
        <w:r>
          <w:rPr>
            <w:noProof/>
            <w:webHidden/>
          </w:rPr>
          <w:fldChar w:fldCharType="begin"/>
        </w:r>
        <w:r>
          <w:rPr>
            <w:noProof/>
            <w:webHidden/>
          </w:rPr>
          <w:instrText xml:space="preserve"> PAGEREF _Toc40879759 \h </w:instrText>
        </w:r>
        <w:r>
          <w:rPr>
            <w:noProof/>
            <w:webHidden/>
          </w:rPr>
        </w:r>
        <w:r>
          <w:rPr>
            <w:noProof/>
            <w:webHidden/>
          </w:rPr>
          <w:fldChar w:fldCharType="separate"/>
        </w:r>
        <w:r w:rsidR="002B7CD3">
          <w:rPr>
            <w:noProof/>
            <w:webHidden/>
          </w:rPr>
          <w:t>31</w:t>
        </w:r>
        <w:r>
          <w:rPr>
            <w:noProof/>
            <w:webHidden/>
          </w:rPr>
          <w:fldChar w:fldCharType="end"/>
        </w:r>
      </w:hyperlink>
    </w:p>
    <w:p w14:paraId="64FF23AE" w14:textId="436D1B1E" w:rsidR="00923D53" w:rsidRDefault="00923D53">
      <w:pPr>
        <w:pStyle w:val="Abbildungsverzeichnis"/>
        <w:tabs>
          <w:tab w:val="right" w:leader="dot" w:pos="8494"/>
        </w:tabs>
        <w:rPr>
          <w:rFonts w:eastAsiaTheme="minorEastAsia"/>
          <w:noProof/>
          <w:sz w:val="22"/>
          <w:lang w:eastAsia="de-CH"/>
        </w:rPr>
      </w:pPr>
      <w:hyperlink w:anchor="_Toc40879760" w:history="1">
        <w:r w:rsidRPr="00207EDC">
          <w:rPr>
            <w:rStyle w:val="Hyperlink"/>
            <w:noProof/>
          </w:rPr>
          <w:t>Abbildung 43 App installieren</w:t>
        </w:r>
        <w:r>
          <w:rPr>
            <w:noProof/>
            <w:webHidden/>
          </w:rPr>
          <w:tab/>
        </w:r>
        <w:r>
          <w:rPr>
            <w:noProof/>
            <w:webHidden/>
          </w:rPr>
          <w:fldChar w:fldCharType="begin"/>
        </w:r>
        <w:r>
          <w:rPr>
            <w:noProof/>
            <w:webHidden/>
          </w:rPr>
          <w:instrText xml:space="preserve"> PAGEREF _Toc40879760 \h </w:instrText>
        </w:r>
        <w:r>
          <w:rPr>
            <w:noProof/>
            <w:webHidden/>
          </w:rPr>
        </w:r>
        <w:r>
          <w:rPr>
            <w:noProof/>
            <w:webHidden/>
          </w:rPr>
          <w:fldChar w:fldCharType="separate"/>
        </w:r>
        <w:r w:rsidR="002B7CD3">
          <w:rPr>
            <w:noProof/>
            <w:webHidden/>
          </w:rPr>
          <w:t>32</w:t>
        </w:r>
        <w:r>
          <w:rPr>
            <w:noProof/>
            <w:webHidden/>
          </w:rPr>
          <w:fldChar w:fldCharType="end"/>
        </w:r>
      </w:hyperlink>
    </w:p>
    <w:p w14:paraId="2B08A6F9" w14:textId="26A0A984" w:rsidR="00923D53" w:rsidRDefault="00923D53">
      <w:pPr>
        <w:pStyle w:val="Abbildungsverzeichnis"/>
        <w:tabs>
          <w:tab w:val="right" w:leader="dot" w:pos="8494"/>
        </w:tabs>
        <w:rPr>
          <w:rFonts w:eastAsiaTheme="minorEastAsia"/>
          <w:noProof/>
          <w:sz w:val="22"/>
          <w:lang w:eastAsia="de-CH"/>
        </w:rPr>
      </w:pPr>
      <w:hyperlink w:anchor="_Toc40879761" w:history="1">
        <w:r w:rsidRPr="00207EDC">
          <w:rPr>
            <w:rStyle w:val="Hyperlink"/>
            <w:noProof/>
          </w:rPr>
          <w:t>Abbildung 44 Die App auf dem Handy</w:t>
        </w:r>
        <w:r>
          <w:rPr>
            <w:noProof/>
            <w:webHidden/>
          </w:rPr>
          <w:tab/>
        </w:r>
        <w:r>
          <w:rPr>
            <w:noProof/>
            <w:webHidden/>
          </w:rPr>
          <w:fldChar w:fldCharType="begin"/>
        </w:r>
        <w:r>
          <w:rPr>
            <w:noProof/>
            <w:webHidden/>
          </w:rPr>
          <w:instrText xml:space="preserve"> PAGEREF _Toc40879761 \h </w:instrText>
        </w:r>
        <w:r>
          <w:rPr>
            <w:noProof/>
            <w:webHidden/>
          </w:rPr>
        </w:r>
        <w:r>
          <w:rPr>
            <w:noProof/>
            <w:webHidden/>
          </w:rPr>
          <w:fldChar w:fldCharType="separate"/>
        </w:r>
        <w:r w:rsidR="002B7CD3">
          <w:rPr>
            <w:noProof/>
            <w:webHidden/>
          </w:rPr>
          <w:t>32</w:t>
        </w:r>
        <w:r>
          <w:rPr>
            <w:noProof/>
            <w:webHidden/>
          </w:rPr>
          <w:fldChar w:fldCharType="end"/>
        </w:r>
      </w:hyperlink>
    </w:p>
    <w:p w14:paraId="05FA735B" w14:textId="50F8C36A" w:rsidR="00923D53" w:rsidRDefault="00923D53">
      <w:pPr>
        <w:pStyle w:val="Abbildungsverzeichnis"/>
        <w:tabs>
          <w:tab w:val="right" w:leader="dot" w:pos="8494"/>
        </w:tabs>
        <w:rPr>
          <w:rFonts w:eastAsiaTheme="minorEastAsia"/>
          <w:noProof/>
          <w:sz w:val="22"/>
          <w:lang w:eastAsia="de-CH"/>
        </w:rPr>
      </w:pPr>
      <w:hyperlink w:anchor="_Toc40879762" w:history="1">
        <w:r w:rsidRPr="00207EDC">
          <w:rPr>
            <w:rStyle w:val="Hyperlink"/>
            <w:noProof/>
          </w:rPr>
          <w:t>Abbildung 45 Auslöser Button</w:t>
        </w:r>
        <w:r>
          <w:rPr>
            <w:noProof/>
            <w:webHidden/>
          </w:rPr>
          <w:tab/>
        </w:r>
        <w:r>
          <w:rPr>
            <w:noProof/>
            <w:webHidden/>
          </w:rPr>
          <w:fldChar w:fldCharType="begin"/>
        </w:r>
        <w:r>
          <w:rPr>
            <w:noProof/>
            <w:webHidden/>
          </w:rPr>
          <w:instrText xml:space="preserve"> PAGEREF _Toc40879762 \h </w:instrText>
        </w:r>
        <w:r>
          <w:rPr>
            <w:noProof/>
            <w:webHidden/>
          </w:rPr>
        </w:r>
        <w:r>
          <w:rPr>
            <w:noProof/>
            <w:webHidden/>
          </w:rPr>
          <w:fldChar w:fldCharType="separate"/>
        </w:r>
        <w:r w:rsidR="002B7CD3">
          <w:rPr>
            <w:noProof/>
            <w:webHidden/>
          </w:rPr>
          <w:t>35</w:t>
        </w:r>
        <w:r>
          <w:rPr>
            <w:noProof/>
            <w:webHidden/>
          </w:rPr>
          <w:fldChar w:fldCharType="end"/>
        </w:r>
      </w:hyperlink>
    </w:p>
    <w:p w14:paraId="742815D0" w14:textId="73A02DA3" w:rsidR="00923D53" w:rsidRDefault="00923D53">
      <w:pPr>
        <w:pStyle w:val="Abbildungsverzeichnis"/>
        <w:tabs>
          <w:tab w:val="right" w:leader="dot" w:pos="8494"/>
        </w:tabs>
        <w:rPr>
          <w:rFonts w:eastAsiaTheme="minorEastAsia"/>
          <w:noProof/>
          <w:sz w:val="22"/>
          <w:lang w:eastAsia="de-CH"/>
        </w:rPr>
      </w:pPr>
      <w:hyperlink r:id="rId140" w:anchor="_Toc40879763" w:history="1">
        <w:r w:rsidRPr="00207EDC">
          <w:rPr>
            <w:rStyle w:val="Hyperlink"/>
            <w:noProof/>
          </w:rPr>
          <w:t>Abbildung 46 Definition des Buttons im string.XML</w:t>
        </w:r>
        <w:r>
          <w:rPr>
            <w:noProof/>
            <w:webHidden/>
          </w:rPr>
          <w:tab/>
        </w:r>
        <w:r>
          <w:rPr>
            <w:noProof/>
            <w:webHidden/>
          </w:rPr>
          <w:fldChar w:fldCharType="begin"/>
        </w:r>
        <w:r>
          <w:rPr>
            <w:noProof/>
            <w:webHidden/>
          </w:rPr>
          <w:instrText xml:space="preserve"> PAGEREF _Toc40879763 \h </w:instrText>
        </w:r>
        <w:r>
          <w:rPr>
            <w:noProof/>
            <w:webHidden/>
          </w:rPr>
        </w:r>
        <w:r>
          <w:rPr>
            <w:noProof/>
            <w:webHidden/>
          </w:rPr>
          <w:fldChar w:fldCharType="separate"/>
        </w:r>
        <w:r w:rsidR="002B7CD3">
          <w:rPr>
            <w:noProof/>
            <w:webHidden/>
          </w:rPr>
          <w:t>35</w:t>
        </w:r>
        <w:r>
          <w:rPr>
            <w:noProof/>
            <w:webHidden/>
          </w:rPr>
          <w:fldChar w:fldCharType="end"/>
        </w:r>
      </w:hyperlink>
    </w:p>
    <w:p w14:paraId="40D9CFC3" w14:textId="1EB278BB" w:rsidR="00923D53" w:rsidRDefault="00923D53">
      <w:pPr>
        <w:pStyle w:val="Abbildungsverzeichnis"/>
        <w:tabs>
          <w:tab w:val="right" w:leader="dot" w:pos="8494"/>
        </w:tabs>
        <w:rPr>
          <w:rFonts w:eastAsiaTheme="minorEastAsia"/>
          <w:noProof/>
          <w:sz w:val="22"/>
          <w:lang w:eastAsia="de-CH"/>
        </w:rPr>
      </w:pPr>
      <w:hyperlink r:id="rId141" w:anchor="_Toc40879764" w:history="1">
        <w:r w:rsidRPr="00207EDC">
          <w:rPr>
            <w:rStyle w:val="Hyperlink"/>
            <w:noProof/>
          </w:rPr>
          <w:t>Abbildung 47 onClick Statement Button</w:t>
        </w:r>
        <w:r>
          <w:rPr>
            <w:noProof/>
            <w:webHidden/>
          </w:rPr>
          <w:tab/>
        </w:r>
        <w:r>
          <w:rPr>
            <w:noProof/>
            <w:webHidden/>
          </w:rPr>
          <w:fldChar w:fldCharType="begin"/>
        </w:r>
        <w:r>
          <w:rPr>
            <w:noProof/>
            <w:webHidden/>
          </w:rPr>
          <w:instrText xml:space="preserve"> PAGEREF _Toc40879764 \h </w:instrText>
        </w:r>
        <w:r>
          <w:rPr>
            <w:noProof/>
            <w:webHidden/>
          </w:rPr>
        </w:r>
        <w:r>
          <w:rPr>
            <w:noProof/>
            <w:webHidden/>
          </w:rPr>
          <w:fldChar w:fldCharType="separate"/>
        </w:r>
        <w:r w:rsidR="002B7CD3">
          <w:rPr>
            <w:noProof/>
            <w:webHidden/>
          </w:rPr>
          <w:t>35</w:t>
        </w:r>
        <w:r>
          <w:rPr>
            <w:noProof/>
            <w:webHidden/>
          </w:rPr>
          <w:fldChar w:fldCharType="end"/>
        </w:r>
      </w:hyperlink>
    </w:p>
    <w:p w14:paraId="7F0447C6" w14:textId="69D69226" w:rsidR="00923D53" w:rsidRDefault="00923D53">
      <w:pPr>
        <w:pStyle w:val="Abbildungsverzeichnis"/>
        <w:tabs>
          <w:tab w:val="right" w:leader="dot" w:pos="8494"/>
        </w:tabs>
        <w:rPr>
          <w:rFonts w:eastAsiaTheme="minorEastAsia"/>
          <w:noProof/>
          <w:sz w:val="22"/>
          <w:lang w:eastAsia="de-CH"/>
        </w:rPr>
      </w:pPr>
      <w:hyperlink w:anchor="_Toc40879765" w:history="1">
        <w:r w:rsidRPr="00207EDC">
          <w:rPr>
            <w:rStyle w:val="Hyperlink"/>
            <w:noProof/>
          </w:rPr>
          <w:t>Abbildung 48 Button Definition Java</w:t>
        </w:r>
        <w:r>
          <w:rPr>
            <w:noProof/>
            <w:webHidden/>
          </w:rPr>
          <w:tab/>
        </w:r>
        <w:r>
          <w:rPr>
            <w:noProof/>
            <w:webHidden/>
          </w:rPr>
          <w:fldChar w:fldCharType="begin"/>
        </w:r>
        <w:r>
          <w:rPr>
            <w:noProof/>
            <w:webHidden/>
          </w:rPr>
          <w:instrText xml:space="preserve"> PAGEREF _Toc40879765 \h </w:instrText>
        </w:r>
        <w:r>
          <w:rPr>
            <w:noProof/>
            <w:webHidden/>
          </w:rPr>
        </w:r>
        <w:r>
          <w:rPr>
            <w:noProof/>
            <w:webHidden/>
          </w:rPr>
          <w:fldChar w:fldCharType="separate"/>
        </w:r>
        <w:r w:rsidR="002B7CD3">
          <w:rPr>
            <w:noProof/>
            <w:webHidden/>
          </w:rPr>
          <w:t>35</w:t>
        </w:r>
        <w:r>
          <w:rPr>
            <w:noProof/>
            <w:webHidden/>
          </w:rPr>
          <w:fldChar w:fldCharType="end"/>
        </w:r>
      </w:hyperlink>
    </w:p>
    <w:p w14:paraId="62427243" w14:textId="2752D83D" w:rsidR="00923D53" w:rsidRDefault="00923D53">
      <w:pPr>
        <w:pStyle w:val="Abbildungsverzeichnis"/>
        <w:tabs>
          <w:tab w:val="right" w:leader="dot" w:pos="8494"/>
        </w:tabs>
        <w:rPr>
          <w:rFonts w:eastAsiaTheme="minorEastAsia"/>
          <w:noProof/>
          <w:sz w:val="22"/>
          <w:lang w:eastAsia="de-CH"/>
        </w:rPr>
      </w:pPr>
      <w:hyperlink w:anchor="_Toc40879766" w:history="1">
        <w:r w:rsidRPr="00207EDC">
          <w:rPr>
            <w:rStyle w:val="Hyperlink"/>
            <w:noProof/>
          </w:rPr>
          <w:t>Abbildung 49 findElementById</w:t>
        </w:r>
        <w:r>
          <w:rPr>
            <w:noProof/>
            <w:webHidden/>
          </w:rPr>
          <w:tab/>
        </w:r>
        <w:r>
          <w:rPr>
            <w:noProof/>
            <w:webHidden/>
          </w:rPr>
          <w:fldChar w:fldCharType="begin"/>
        </w:r>
        <w:r>
          <w:rPr>
            <w:noProof/>
            <w:webHidden/>
          </w:rPr>
          <w:instrText xml:space="preserve"> PAGEREF _Toc40879766 \h </w:instrText>
        </w:r>
        <w:r>
          <w:rPr>
            <w:noProof/>
            <w:webHidden/>
          </w:rPr>
        </w:r>
        <w:r>
          <w:rPr>
            <w:noProof/>
            <w:webHidden/>
          </w:rPr>
          <w:fldChar w:fldCharType="separate"/>
        </w:r>
        <w:r w:rsidR="002B7CD3">
          <w:rPr>
            <w:noProof/>
            <w:webHidden/>
          </w:rPr>
          <w:t>36</w:t>
        </w:r>
        <w:r>
          <w:rPr>
            <w:noProof/>
            <w:webHidden/>
          </w:rPr>
          <w:fldChar w:fldCharType="end"/>
        </w:r>
      </w:hyperlink>
    </w:p>
    <w:p w14:paraId="2A264D95" w14:textId="6447F1F1" w:rsidR="00923D53" w:rsidRDefault="00923D53">
      <w:pPr>
        <w:pStyle w:val="Abbildungsverzeichnis"/>
        <w:tabs>
          <w:tab w:val="right" w:leader="dot" w:pos="8494"/>
        </w:tabs>
        <w:rPr>
          <w:rFonts w:eastAsiaTheme="minorEastAsia"/>
          <w:noProof/>
          <w:sz w:val="22"/>
          <w:lang w:eastAsia="de-CH"/>
        </w:rPr>
      </w:pPr>
      <w:hyperlink w:anchor="_Toc40879767" w:history="1">
        <w:r w:rsidRPr="00207EDC">
          <w:rPr>
            <w:rStyle w:val="Hyperlink"/>
            <w:noProof/>
          </w:rPr>
          <w:t>Abbildung 50 Ausgabe des Toasts</w:t>
        </w:r>
        <w:r>
          <w:rPr>
            <w:noProof/>
            <w:webHidden/>
          </w:rPr>
          <w:tab/>
        </w:r>
        <w:r>
          <w:rPr>
            <w:noProof/>
            <w:webHidden/>
          </w:rPr>
          <w:fldChar w:fldCharType="begin"/>
        </w:r>
        <w:r>
          <w:rPr>
            <w:noProof/>
            <w:webHidden/>
          </w:rPr>
          <w:instrText xml:space="preserve"> PAGEREF _Toc40879767 \h </w:instrText>
        </w:r>
        <w:r>
          <w:rPr>
            <w:noProof/>
            <w:webHidden/>
          </w:rPr>
        </w:r>
        <w:r>
          <w:rPr>
            <w:noProof/>
            <w:webHidden/>
          </w:rPr>
          <w:fldChar w:fldCharType="separate"/>
        </w:r>
        <w:r w:rsidR="002B7CD3">
          <w:rPr>
            <w:noProof/>
            <w:webHidden/>
          </w:rPr>
          <w:t>36</w:t>
        </w:r>
        <w:r>
          <w:rPr>
            <w:noProof/>
            <w:webHidden/>
          </w:rPr>
          <w:fldChar w:fldCharType="end"/>
        </w:r>
      </w:hyperlink>
    </w:p>
    <w:p w14:paraId="1A7B0D6C" w14:textId="6B9683DD" w:rsidR="00923D53" w:rsidRDefault="00923D53">
      <w:pPr>
        <w:pStyle w:val="Abbildungsverzeichnis"/>
        <w:tabs>
          <w:tab w:val="right" w:leader="dot" w:pos="8494"/>
        </w:tabs>
        <w:rPr>
          <w:rFonts w:eastAsiaTheme="minorEastAsia"/>
          <w:noProof/>
          <w:sz w:val="22"/>
          <w:lang w:eastAsia="de-CH"/>
        </w:rPr>
      </w:pPr>
      <w:hyperlink w:anchor="_Toc40879768" w:history="1">
        <w:r w:rsidRPr="00207EDC">
          <w:rPr>
            <w:rStyle w:val="Hyperlink"/>
            <w:noProof/>
          </w:rPr>
          <w:t>Abbildung 51 Ausgabe nach dem Click</w:t>
        </w:r>
        <w:r>
          <w:rPr>
            <w:noProof/>
            <w:webHidden/>
          </w:rPr>
          <w:tab/>
        </w:r>
        <w:r>
          <w:rPr>
            <w:noProof/>
            <w:webHidden/>
          </w:rPr>
          <w:fldChar w:fldCharType="begin"/>
        </w:r>
        <w:r>
          <w:rPr>
            <w:noProof/>
            <w:webHidden/>
          </w:rPr>
          <w:instrText xml:space="preserve"> PAGEREF _Toc40879768 \h </w:instrText>
        </w:r>
        <w:r>
          <w:rPr>
            <w:noProof/>
            <w:webHidden/>
          </w:rPr>
        </w:r>
        <w:r>
          <w:rPr>
            <w:noProof/>
            <w:webHidden/>
          </w:rPr>
          <w:fldChar w:fldCharType="separate"/>
        </w:r>
        <w:r w:rsidR="002B7CD3">
          <w:rPr>
            <w:noProof/>
            <w:webHidden/>
          </w:rPr>
          <w:t>36</w:t>
        </w:r>
        <w:r>
          <w:rPr>
            <w:noProof/>
            <w:webHidden/>
          </w:rPr>
          <w:fldChar w:fldCharType="end"/>
        </w:r>
      </w:hyperlink>
    </w:p>
    <w:p w14:paraId="7DBE95DD" w14:textId="27FBF0F3" w:rsidR="00923D53" w:rsidRDefault="00923D53">
      <w:pPr>
        <w:pStyle w:val="Abbildungsverzeichnis"/>
        <w:tabs>
          <w:tab w:val="right" w:leader="dot" w:pos="8494"/>
        </w:tabs>
        <w:rPr>
          <w:rFonts w:eastAsiaTheme="minorEastAsia"/>
          <w:noProof/>
          <w:sz w:val="22"/>
          <w:lang w:eastAsia="de-CH"/>
        </w:rPr>
      </w:pPr>
      <w:hyperlink r:id="rId142" w:anchor="_Toc40879769" w:history="1">
        <w:r w:rsidRPr="00207EDC">
          <w:rPr>
            <w:rStyle w:val="Hyperlink"/>
            <w:noProof/>
          </w:rPr>
          <w:t>Abbildung 52 Layout der Seite</w:t>
        </w:r>
        <w:r>
          <w:rPr>
            <w:noProof/>
            <w:webHidden/>
          </w:rPr>
          <w:tab/>
        </w:r>
        <w:r>
          <w:rPr>
            <w:noProof/>
            <w:webHidden/>
          </w:rPr>
          <w:fldChar w:fldCharType="begin"/>
        </w:r>
        <w:r>
          <w:rPr>
            <w:noProof/>
            <w:webHidden/>
          </w:rPr>
          <w:instrText xml:space="preserve"> PAGEREF _Toc40879769 \h </w:instrText>
        </w:r>
        <w:r>
          <w:rPr>
            <w:noProof/>
            <w:webHidden/>
          </w:rPr>
        </w:r>
        <w:r>
          <w:rPr>
            <w:noProof/>
            <w:webHidden/>
          </w:rPr>
          <w:fldChar w:fldCharType="separate"/>
        </w:r>
        <w:r w:rsidR="002B7CD3">
          <w:rPr>
            <w:noProof/>
            <w:webHidden/>
          </w:rPr>
          <w:t>37</w:t>
        </w:r>
        <w:r>
          <w:rPr>
            <w:noProof/>
            <w:webHidden/>
          </w:rPr>
          <w:fldChar w:fldCharType="end"/>
        </w:r>
      </w:hyperlink>
    </w:p>
    <w:p w14:paraId="138830E1" w14:textId="3ECCAE91" w:rsidR="00923D53" w:rsidRDefault="00923D53">
      <w:pPr>
        <w:pStyle w:val="Abbildungsverzeichnis"/>
        <w:tabs>
          <w:tab w:val="right" w:leader="dot" w:pos="8494"/>
        </w:tabs>
        <w:rPr>
          <w:rFonts w:eastAsiaTheme="minorEastAsia"/>
          <w:noProof/>
          <w:sz w:val="22"/>
          <w:lang w:eastAsia="de-CH"/>
        </w:rPr>
      </w:pPr>
      <w:hyperlink w:anchor="_Toc40879770" w:history="1">
        <w:r w:rsidRPr="00207EDC">
          <w:rPr>
            <w:rStyle w:val="Hyperlink"/>
            <w:noProof/>
          </w:rPr>
          <w:t>Abbildung 53 Manifest Dokument</w:t>
        </w:r>
        <w:r>
          <w:rPr>
            <w:noProof/>
            <w:webHidden/>
          </w:rPr>
          <w:tab/>
        </w:r>
        <w:r>
          <w:rPr>
            <w:noProof/>
            <w:webHidden/>
          </w:rPr>
          <w:fldChar w:fldCharType="begin"/>
        </w:r>
        <w:r>
          <w:rPr>
            <w:noProof/>
            <w:webHidden/>
          </w:rPr>
          <w:instrText xml:space="preserve"> PAGEREF _Toc40879770 \h </w:instrText>
        </w:r>
        <w:r>
          <w:rPr>
            <w:noProof/>
            <w:webHidden/>
          </w:rPr>
        </w:r>
        <w:r>
          <w:rPr>
            <w:noProof/>
            <w:webHidden/>
          </w:rPr>
          <w:fldChar w:fldCharType="separate"/>
        </w:r>
        <w:r w:rsidR="002B7CD3">
          <w:rPr>
            <w:noProof/>
            <w:webHidden/>
          </w:rPr>
          <w:t>37</w:t>
        </w:r>
        <w:r>
          <w:rPr>
            <w:noProof/>
            <w:webHidden/>
          </w:rPr>
          <w:fldChar w:fldCharType="end"/>
        </w:r>
      </w:hyperlink>
    </w:p>
    <w:p w14:paraId="6AC7E94C" w14:textId="5368F76E" w:rsidR="00923D53" w:rsidRDefault="00923D53">
      <w:pPr>
        <w:pStyle w:val="Abbildungsverzeichnis"/>
        <w:tabs>
          <w:tab w:val="right" w:leader="dot" w:pos="8494"/>
        </w:tabs>
        <w:rPr>
          <w:rFonts w:eastAsiaTheme="minorEastAsia"/>
          <w:noProof/>
          <w:sz w:val="22"/>
          <w:lang w:eastAsia="de-CH"/>
        </w:rPr>
      </w:pPr>
      <w:hyperlink w:anchor="_Toc40879771" w:history="1">
        <w:r w:rsidRPr="00207EDC">
          <w:rPr>
            <w:rStyle w:val="Hyperlink"/>
            <w:noProof/>
          </w:rPr>
          <w:t>Abbildung 54 Eigene Java-datei</w:t>
        </w:r>
        <w:r>
          <w:rPr>
            <w:noProof/>
            <w:webHidden/>
          </w:rPr>
          <w:tab/>
        </w:r>
        <w:r>
          <w:rPr>
            <w:noProof/>
            <w:webHidden/>
          </w:rPr>
          <w:fldChar w:fldCharType="begin"/>
        </w:r>
        <w:r>
          <w:rPr>
            <w:noProof/>
            <w:webHidden/>
          </w:rPr>
          <w:instrText xml:space="preserve"> PAGEREF _Toc40879771 \h </w:instrText>
        </w:r>
        <w:r>
          <w:rPr>
            <w:noProof/>
            <w:webHidden/>
          </w:rPr>
        </w:r>
        <w:r>
          <w:rPr>
            <w:noProof/>
            <w:webHidden/>
          </w:rPr>
          <w:fldChar w:fldCharType="separate"/>
        </w:r>
        <w:r w:rsidR="002B7CD3">
          <w:rPr>
            <w:noProof/>
            <w:webHidden/>
          </w:rPr>
          <w:t>38</w:t>
        </w:r>
        <w:r>
          <w:rPr>
            <w:noProof/>
            <w:webHidden/>
          </w:rPr>
          <w:fldChar w:fldCharType="end"/>
        </w:r>
      </w:hyperlink>
    </w:p>
    <w:p w14:paraId="124E0658" w14:textId="14B1F496" w:rsidR="00923D53" w:rsidRDefault="00923D53">
      <w:pPr>
        <w:pStyle w:val="Abbildungsverzeichnis"/>
        <w:tabs>
          <w:tab w:val="right" w:leader="dot" w:pos="8494"/>
        </w:tabs>
        <w:rPr>
          <w:rFonts w:eastAsiaTheme="minorEastAsia"/>
          <w:noProof/>
          <w:sz w:val="22"/>
          <w:lang w:eastAsia="de-CH"/>
        </w:rPr>
      </w:pPr>
      <w:hyperlink w:anchor="_Toc40879772" w:history="1">
        <w:r w:rsidRPr="00207EDC">
          <w:rPr>
            <w:rStyle w:val="Hyperlink"/>
            <w:noProof/>
          </w:rPr>
          <w:t>Abbildung 55 Konfiguration Benachrichtigungen</w:t>
        </w:r>
        <w:r>
          <w:rPr>
            <w:noProof/>
            <w:webHidden/>
          </w:rPr>
          <w:tab/>
        </w:r>
        <w:r>
          <w:rPr>
            <w:noProof/>
            <w:webHidden/>
          </w:rPr>
          <w:fldChar w:fldCharType="begin"/>
        </w:r>
        <w:r>
          <w:rPr>
            <w:noProof/>
            <w:webHidden/>
          </w:rPr>
          <w:instrText xml:space="preserve"> PAGEREF _Toc40879772 \h </w:instrText>
        </w:r>
        <w:r>
          <w:rPr>
            <w:noProof/>
            <w:webHidden/>
          </w:rPr>
        </w:r>
        <w:r>
          <w:rPr>
            <w:noProof/>
            <w:webHidden/>
          </w:rPr>
          <w:fldChar w:fldCharType="separate"/>
        </w:r>
        <w:r w:rsidR="002B7CD3">
          <w:rPr>
            <w:noProof/>
            <w:webHidden/>
          </w:rPr>
          <w:t>39</w:t>
        </w:r>
        <w:r>
          <w:rPr>
            <w:noProof/>
            <w:webHidden/>
          </w:rPr>
          <w:fldChar w:fldCharType="end"/>
        </w:r>
      </w:hyperlink>
    </w:p>
    <w:p w14:paraId="565609A7" w14:textId="5EA61031" w:rsidR="00923D53" w:rsidRDefault="00923D53">
      <w:pPr>
        <w:pStyle w:val="Abbildungsverzeichnis"/>
        <w:tabs>
          <w:tab w:val="right" w:leader="dot" w:pos="8494"/>
        </w:tabs>
        <w:rPr>
          <w:rFonts w:eastAsiaTheme="minorEastAsia"/>
          <w:noProof/>
          <w:sz w:val="22"/>
          <w:lang w:eastAsia="de-CH"/>
        </w:rPr>
      </w:pPr>
      <w:hyperlink r:id="rId143" w:anchor="_Toc40879773" w:history="1">
        <w:r w:rsidRPr="00207EDC">
          <w:rPr>
            <w:rStyle w:val="Hyperlink"/>
            <w:noProof/>
          </w:rPr>
          <w:t>Abbildung 56 Endresultat</w:t>
        </w:r>
        <w:r>
          <w:rPr>
            <w:noProof/>
            <w:webHidden/>
          </w:rPr>
          <w:tab/>
        </w:r>
        <w:r>
          <w:rPr>
            <w:noProof/>
            <w:webHidden/>
          </w:rPr>
          <w:fldChar w:fldCharType="begin"/>
        </w:r>
        <w:r>
          <w:rPr>
            <w:noProof/>
            <w:webHidden/>
          </w:rPr>
          <w:instrText xml:space="preserve"> PAGEREF _Toc40879773 \h </w:instrText>
        </w:r>
        <w:r>
          <w:rPr>
            <w:noProof/>
            <w:webHidden/>
          </w:rPr>
        </w:r>
        <w:r>
          <w:rPr>
            <w:noProof/>
            <w:webHidden/>
          </w:rPr>
          <w:fldChar w:fldCharType="separate"/>
        </w:r>
        <w:r w:rsidR="002B7CD3">
          <w:rPr>
            <w:noProof/>
            <w:webHidden/>
          </w:rPr>
          <w:t>39</w:t>
        </w:r>
        <w:r>
          <w:rPr>
            <w:noProof/>
            <w:webHidden/>
          </w:rPr>
          <w:fldChar w:fldCharType="end"/>
        </w:r>
      </w:hyperlink>
    </w:p>
    <w:p w14:paraId="3DBD2189" w14:textId="4E469BF8" w:rsidR="00923D53" w:rsidRDefault="00923D53">
      <w:pPr>
        <w:pStyle w:val="Abbildungsverzeichnis"/>
        <w:tabs>
          <w:tab w:val="right" w:leader="dot" w:pos="8494"/>
        </w:tabs>
        <w:rPr>
          <w:rFonts w:eastAsiaTheme="minorEastAsia"/>
          <w:noProof/>
          <w:sz w:val="22"/>
          <w:lang w:eastAsia="de-CH"/>
        </w:rPr>
      </w:pPr>
      <w:hyperlink w:anchor="_Toc40879774" w:history="1">
        <w:r w:rsidRPr="00207EDC">
          <w:rPr>
            <w:rStyle w:val="Hyperlink"/>
            <w:noProof/>
          </w:rPr>
          <w:t>Abbildung 57 MainActivity Datei</w:t>
        </w:r>
        <w:r>
          <w:rPr>
            <w:noProof/>
            <w:webHidden/>
          </w:rPr>
          <w:tab/>
        </w:r>
        <w:r>
          <w:rPr>
            <w:noProof/>
            <w:webHidden/>
          </w:rPr>
          <w:fldChar w:fldCharType="begin"/>
        </w:r>
        <w:r>
          <w:rPr>
            <w:noProof/>
            <w:webHidden/>
          </w:rPr>
          <w:instrText xml:space="preserve"> PAGEREF _Toc40879774 \h </w:instrText>
        </w:r>
        <w:r>
          <w:rPr>
            <w:noProof/>
            <w:webHidden/>
          </w:rPr>
        </w:r>
        <w:r>
          <w:rPr>
            <w:noProof/>
            <w:webHidden/>
          </w:rPr>
          <w:fldChar w:fldCharType="separate"/>
        </w:r>
        <w:r w:rsidR="002B7CD3">
          <w:rPr>
            <w:noProof/>
            <w:webHidden/>
          </w:rPr>
          <w:t>40</w:t>
        </w:r>
        <w:r>
          <w:rPr>
            <w:noProof/>
            <w:webHidden/>
          </w:rPr>
          <w:fldChar w:fldCharType="end"/>
        </w:r>
      </w:hyperlink>
    </w:p>
    <w:p w14:paraId="1BBC64C1" w14:textId="24C61FD3" w:rsidR="00923D53" w:rsidRDefault="00923D53">
      <w:pPr>
        <w:pStyle w:val="Abbildungsverzeichnis"/>
        <w:tabs>
          <w:tab w:val="right" w:leader="dot" w:pos="8494"/>
        </w:tabs>
        <w:rPr>
          <w:rFonts w:eastAsiaTheme="minorEastAsia"/>
          <w:noProof/>
          <w:sz w:val="22"/>
          <w:lang w:eastAsia="de-CH"/>
        </w:rPr>
      </w:pPr>
      <w:hyperlink w:anchor="_Toc40879775" w:history="1">
        <w:r w:rsidRPr="00207EDC">
          <w:rPr>
            <w:rStyle w:val="Hyperlink"/>
            <w:noProof/>
          </w:rPr>
          <w:t>Abbildung 58 AndroidManifest Datei</w:t>
        </w:r>
        <w:r>
          <w:rPr>
            <w:noProof/>
            <w:webHidden/>
          </w:rPr>
          <w:tab/>
        </w:r>
        <w:r>
          <w:rPr>
            <w:noProof/>
            <w:webHidden/>
          </w:rPr>
          <w:fldChar w:fldCharType="begin"/>
        </w:r>
        <w:r>
          <w:rPr>
            <w:noProof/>
            <w:webHidden/>
          </w:rPr>
          <w:instrText xml:space="preserve"> PAGEREF _Toc40879775 \h </w:instrText>
        </w:r>
        <w:r>
          <w:rPr>
            <w:noProof/>
            <w:webHidden/>
          </w:rPr>
        </w:r>
        <w:r>
          <w:rPr>
            <w:noProof/>
            <w:webHidden/>
          </w:rPr>
          <w:fldChar w:fldCharType="separate"/>
        </w:r>
        <w:r w:rsidR="002B7CD3">
          <w:rPr>
            <w:noProof/>
            <w:webHidden/>
          </w:rPr>
          <w:t>40</w:t>
        </w:r>
        <w:r>
          <w:rPr>
            <w:noProof/>
            <w:webHidden/>
          </w:rPr>
          <w:fldChar w:fldCharType="end"/>
        </w:r>
      </w:hyperlink>
    </w:p>
    <w:p w14:paraId="25720DBE" w14:textId="566F4623" w:rsidR="00923D53" w:rsidRDefault="00923D53">
      <w:pPr>
        <w:pStyle w:val="Abbildungsverzeichnis"/>
        <w:tabs>
          <w:tab w:val="right" w:leader="dot" w:pos="8494"/>
        </w:tabs>
        <w:rPr>
          <w:rFonts w:eastAsiaTheme="minorEastAsia"/>
          <w:noProof/>
          <w:sz w:val="22"/>
          <w:lang w:eastAsia="de-CH"/>
        </w:rPr>
      </w:pPr>
      <w:hyperlink w:anchor="_Toc40879776" w:history="1">
        <w:r w:rsidRPr="00207EDC">
          <w:rPr>
            <w:rStyle w:val="Hyperlink"/>
            <w:noProof/>
          </w:rPr>
          <w:t>Abbildung 59 MainActivity(Java) Datei</w:t>
        </w:r>
        <w:r>
          <w:rPr>
            <w:noProof/>
            <w:webHidden/>
          </w:rPr>
          <w:tab/>
        </w:r>
        <w:r>
          <w:rPr>
            <w:noProof/>
            <w:webHidden/>
          </w:rPr>
          <w:fldChar w:fldCharType="begin"/>
        </w:r>
        <w:r>
          <w:rPr>
            <w:noProof/>
            <w:webHidden/>
          </w:rPr>
          <w:instrText xml:space="preserve"> PAGEREF _Toc40879776 \h </w:instrText>
        </w:r>
        <w:r>
          <w:rPr>
            <w:noProof/>
            <w:webHidden/>
          </w:rPr>
        </w:r>
        <w:r>
          <w:rPr>
            <w:noProof/>
            <w:webHidden/>
          </w:rPr>
          <w:fldChar w:fldCharType="separate"/>
        </w:r>
        <w:r w:rsidR="002B7CD3">
          <w:rPr>
            <w:noProof/>
            <w:webHidden/>
          </w:rPr>
          <w:t>41</w:t>
        </w:r>
        <w:r>
          <w:rPr>
            <w:noProof/>
            <w:webHidden/>
          </w:rPr>
          <w:fldChar w:fldCharType="end"/>
        </w:r>
      </w:hyperlink>
    </w:p>
    <w:p w14:paraId="2385EC65" w14:textId="61F9DD19" w:rsidR="00923D53" w:rsidRDefault="00923D53">
      <w:pPr>
        <w:pStyle w:val="Abbildungsverzeichnis"/>
        <w:tabs>
          <w:tab w:val="right" w:leader="dot" w:pos="8494"/>
        </w:tabs>
        <w:rPr>
          <w:rFonts w:eastAsiaTheme="minorEastAsia"/>
          <w:noProof/>
          <w:sz w:val="22"/>
          <w:lang w:eastAsia="de-CH"/>
        </w:rPr>
      </w:pPr>
      <w:hyperlink w:anchor="_Toc40879777" w:history="1">
        <w:r w:rsidRPr="00207EDC">
          <w:rPr>
            <w:rStyle w:val="Hyperlink"/>
            <w:noProof/>
          </w:rPr>
          <w:t>Abbildung 60 Externe Java Datei</w:t>
        </w:r>
        <w:r>
          <w:rPr>
            <w:noProof/>
            <w:webHidden/>
          </w:rPr>
          <w:tab/>
        </w:r>
        <w:r>
          <w:rPr>
            <w:noProof/>
            <w:webHidden/>
          </w:rPr>
          <w:fldChar w:fldCharType="begin"/>
        </w:r>
        <w:r>
          <w:rPr>
            <w:noProof/>
            <w:webHidden/>
          </w:rPr>
          <w:instrText xml:space="preserve"> PAGEREF _Toc40879777 \h </w:instrText>
        </w:r>
        <w:r>
          <w:rPr>
            <w:noProof/>
            <w:webHidden/>
          </w:rPr>
        </w:r>
        <w:r>
          <w:rPr>
            <w:noProof/>
            <w:webHidden/>
          </w:rPr>
          <w:fldChar w:fldCharType="separate"/>
        </w:r>
        <w:r w:rsidR="002B7CD3">
          <w:rPr>
            <w:noProof/>
            <w:webHidden/>
          </w:rPr>
          <w:t>41</w:t>
        </w:r>
        <w:r>
          <w:rPr>
            <w:noProof/>
            <w:webHidden/>
          </w:rPr>
          <w:fldChar w:fldCharType="end"/>
        </w:r>
      </w:hyperlink>
    </w:p>
    <w:p w14:paraId="63CAA546" w14:textId="2EF0EE7A" w:rsidR="00923D53" w:rsidRDefault="00923D53">
      <w:pPr>
        <w:pStyle w:val="Abbildungsverzeichnis"/>
        <w:tabs>
          <w:tab w:val="right" w:leader="dot" w:pos="8494"/>
        </w:tabs>
        <w:rPr>
          <w:rFonts w:eastAsiaTheme="minorEastAsia"/>
          <w:noProof/>
          <w:sz w:val="22"/>
          <w:lang w:eastAsia="de-CH"/>
        </w:rPr>
      </w:pPr>
      <w:hyperlink r:id="rId144" w:anchor="_Toc40879778" w:history="1">
        <w:r w:rsidRPr="00207EDC">
          <w:rPr>
            <w:rStyle w:val="Hyperlink"/>
            <w:noProof/>
          </w:rPr>
          <w:t>Abbildung 61 BL App Login Fenster</w:t>
        </w:r>
        <w:r>
          <w:rPr>
            <w:noProof/>
            <w:webHidden/>
          </w:rPr>
          <w:tab/>
        </w:r>
        <w:r>
          <w:rPr>
            <w:noProof/>
            <w:webHidden/>
          </w:rPr>
          <w:fldChar w:fldCharType="begin"/>
        </w:r>
        <w:r>
          <w:rPr>
            <w:noProof/>
            <w:webHidden/>
          </w:rPr>
          <w:instrText xml:space="preserve"> PAGEREF _Toc40879778 \h </w:instrText>
        </w:r>
        <w:r>
          <w:rPr>
            <w:noProof/>
            <w:webHidden/>
          </w:rPr>
        </w:r>
        <w:r>
          <w:rPr>
            <w:noProof/>
            <w:webHidden/>
          </w:rPr>
          <w:fldChar w:fldCharType="separate"/>
        </w:r>
        <w:r w:rsidR="002B7CD3">
          <w:rPr>
            <w:noProof/>
            <w:webHidden/>
          </w:rPr>
          <w:t>42</w:t>
        </w:r>
        <w:r>
          <w:rPr>
            <w:noProof/>
            <w:webHidden/>
          </w:rPr>
          <w:fldChar w:fldCharType="end"/>
        </w:r>
      </w:hyperlink>
    </w:p>
    <w:p w14:paraId="70334C50" w14:textId="5FA001F7" w:rsidR="00923D53" w:rsidRDefault="00923D53">
      <w:pPr>
        <w:pStyle w:val="Abbildungsverzeichnis"/>
        <w:tabs>
          <w:tab w:val="right" w:leader="dot" w:pos="8494"/>
        </w:tabs>
        <w:rPr>
          <w:rFonts w:eastAsiaTheme="minorEastAsia"/>
          <w:noProof/>
          <w:sz w:val="22"/>
          <w:lang w:eastAsia="de-CH"/>
        </w:rPr>
      </w:pPr>
      <w:hyperlink w:anchor="_Toc40879779" w:history="1">
        <w:r w:rsidRPr="00207EDC">
          <w:rPr>
            <w:rStyle w:val="Hyperlink"/>
            <w:noProof/>
          </w:rPr>
          <w:t>Abbildung 62 phpMyAdmin WebGUI</w:t>
        </w:r>
        <w:r>
          <w:rPr>
            <w:noProof/>
            <w:webHidden/>
          </w:rPr>
          <w:tab/>
        </w:r>
        <w:r>
          <w:rPr>
            <w:noProof/>
            <w:webHidden/>
          </w:rPr>
          <w:fldChar w:fldCharType="begin"/>
        </w:r>
        <w:r>
          <w:rPr>
            <w:noProof/>
            <w:webHidden/>
          </w:rPr>
          <w:instrText xml:space="preserve"> PAGEREF _Toc40879779 \h </w:instrText>
        </w:r>
        <w:r>
          <w:rPr>
            <w:noProof/>
            <w:webHidden/>
          </w:rPr>
        </w:r>
        <w:r>
          <w:rPr>
            <w:noProof/>
            <w:webHidden/>
          </w:rPr>
          <w:fldChar w:fldCharType="separate"/>
        </w:r>
        <w:r w:rsidR="002B7CD3">
          <w:rPr>
            <w:noProof/>
            <w:webHidden/>
          </w:rPr>
          <w:t>45</w:t>
        </w:r>
        <w:r>
          <w:rPr>
            <w:noProof/>
            <w:webHidden/>
          </w:rPr>
          <w:fldChar w:fldCharType="end"/>
        </w:r>
      </w:hyperlink>
    </w:p>
    <w:p w14:paraId="7B0389C0" w14:textId="58013DFC" w:rsidR="00923D53" w:rsidRDefault="00923D53">
      <w:pPr>
        <w:pStyle w:val="Abbildungsverzeichnis"/>
        <w:tabs>
          <w:tab w:val="right" w:leader="dot" w:pos="8494"/>
        </w:tabs>
        <w:rPr>
          <w:rFonts w:eastAsiaTheme="minorEastAsia"/>
          <w:noProof/>
          <w:sz w:val="22"/>
          <w:lang w:eastAsia="de-CH"/>
        </w:rPr>
      </w:pPr>
      <w:hyperlink w:anchor="_Toc40879780" w:history="1">
        <w:r w:rsidRPr="00207EDC">
          <w:rPr>
            <w:rStyle w:val="Hyperlink"/>
            <w:noProof/>
          </w:rPr>
          <w:t>Abbildung 63 Datenbankeinträge</w:t>
        </w:r>
        <w:r>
          <w:rPr>
            <w:noProof/>
            <w:webHidden/>
          </w:rPr>
          <w:tab/>
        </w:r>
        <w:r>
          <w:rPr>
            <w:noProof/>
            <w:webHidden/>
          </w:rPr>
          <w:fldChar w:fldCharType="begin"/>
        </w:r>
        <w:r>
          <w:rPr>
            <w:noProof/>
            <w:webHidden/>
          </w:rPr>
          <w:instrText xml:space="preserve"> PAGEREF _Toc40879780 \h </w:instrText>
        </w:r>
        <w:r>
          <w:rPr>
            <w:noProof/>
            <w:webHidden/>
          </w:rPr>
        </w:r>
        <w:r>
          <w:rPr>
            <w:noProof/>
            <w:webHidden/>
          </w:rPr>
          <w:fldChar w:fldCharType="separate"/>
        </w:r>
        <w:r w:rsidR="002B7CD3">
          <w:rPr>
            <w:noProof/>
            <w:webHidden/>
          </w:rPr>
          <w:t>45</w:t>
        </w:r>
        <w:r>
          <w:rPr>
            <w:noProof/>
            <w:webHidden/>
          </w:rPr>
          <w:fldChar w:fldCharType="end"/>
        </w:r>
      </w:hyperlink>
    </w:p>
    <w:p w14:paraId="51C89225" w14:textId="081EBB00" w:rsidR="00923D53" w:rsidRDefault="00923D53">
      <w:pPr>
        <w:pStyle w:val="Abbildungsverzeichnis"/>
        <w:tabs>
          <w:tab w:val="right" w:leader="dot" w:pos="8494"/>
        </w:tabs>
        <w:rPr>
          <w:rFonts w:eastAsiaTheme="minorEastAsia"/>
          <w:noProof/>
          <w:sz w:val="22"/>
          <w:lang w:eastAsia="de-CH"/>
        </w:rPr>
      </w:pPr>
      <w:hyperlink r:id="rId145" w:anchor="_Toc40879781" w:history="1">
        <w:r w:rsidRPr="00207EDC">
          <w:rPr>
            <w:rStyle w:val="Hyperlink"/>
            <w:noProof/>
          </w:rPr>
          <w:t>Abbildung 64 Checklisten</w:t>
        </w:r>
        <w:r>
          <w:rPr>
            <w:noProof/>
            <w:webHidden/>
          </w:rPr>
          <w:tab/>
        </w:r>
        <w:r>
          <w:rPr>
            <w:noProof/>
            <w:webHidden/>
          </w:rPr>
          <w:fldChar w:fldCharType="begin"/>
        </w:r>
        <w:r>
          <w:rPr>
            <w:noProof/>
            <w:webHidden/>
          </w:rPr>
          <w:instrText xml:space="preserve"> PAGEREF _Toc40879781 \h </w:instrText>
        </w:r>
        <w:r>
          <w:rPr>
            <w:noProof/>
            <w:webHidden/>
          </w:rPr>
        </w:r>
        <w:r>
          <w:rPr>
            <w:noProof/>
            <w:webHidden/>
          </w:rPr>
          <w:fldChar w:fldCharType="separate"/>
        </w:r>
        <w:r w:rsidR="002B7CD3">
          <w:rPr>
            <w:noProof/>
            <w:webHidden/>
          </w:rPr>
          <w:t>51</w:t>
        </w:r>
        <w:r>
          <w:rPr>
            <w:noProof/>
            <w:webHidden/>
          </w:rPr>
          <w:fldChar w:fldCharType="end"/>
        </w:r>
      </w:hyperlink>
    </w:p>
    <w:p w14:paraId="169B77FA" w14:textId="65AEFD4D" w:rsidR="00923D53" w:rsidRDefault="00923D53">
      <w:pPr>
        <w:pStyle w:val="Abbildungsverzeichnis"/>
        <w:tabs>
          <w:tab w:val="right" w:leader="dot" w:pos="8494"/>
        </w:tabs>
        <w:rPr>
          <w:rFonts w:eastAsiaTheme="minorEastAsia"/>
          <w:noProof/>
          <w:sz w:val="22"/>
          <w:lang w:eastAsia="de-CH"/>
        </w:rPr>
      </w:pPr>
      <w:hyperlink w:anchor="_Toc40879782" w:history="1">
        <w:r w:rsidRPr="00207EDC">
          <w:rPr>
            <w:rStyle w:val="Hyperlink"/>
            <w:noProof/>
          </w:rPr>
          <w:t>Abbildung 65 Variabel Deklarierung</w:t>
        </w:r>
        <w:r>
          <w:rPr>
            <w:noProof/>
            <w:webHidden/>
          </w:rPr>
          <w:tab/>
        </w:r>
        <w:r>
          <w:rPr>
            <w:noProof/>
            <w:webHidden/>
          </w:rPr>
          <w:fldChar w:fldCharType="begin"/>
        </w:r>
        <w:r>
          <w:rPr>
            <w:noProof/>
            <w:webHidden/>
          </w:rPr>
          <w:instrText xml:space="preserve"> PAGEREF _Toc40879782 \h </w:instrText>
        </w:r>
        <w:r>
          <w:rPr>
            <w:noProof/>
            <w:webHidden/>
          </w:rPr>
        </w:r>
        <w:r>
          <w:rPr>
            <w:noProof/>
            <w:webHidden/>
          </w:rPr>
          <w:fldChar w:fldCharType="separate"/>
        </w:r>
        <w:r w:rsidR="002B7CD3">
          <w:rPr>
            <w:noProof/>
            <w:webHidden/>
          </w:rPr>
          <w:t>51</w:t>
        </w:r>
        <w:r>
          <w:rPr>
            <w:noProof/>
            <w:webHidden/>
          </w:rPr>
          <w:fldChar w:fldCharType="end"/>
        </w:r>
      </w:hyperlink>
    </w:p>
    <w:p w14:paraId="65565FD3" w14:textId="600F2962" w:rsidR="00923D53" w:rsidRDefault="00923D53">
      <w:pPr>
        <w:pStyle w:val="Abbildungsverzeichnis"/>
        <w:tabs>
          <w:tab w:val="right" w:leader="dot" w:pos="8494"/>
        </w:tabs>
        <w:rPr>
          <w:rFonts w:eastAsiaTheme="minorEastAsia"/>
          <w:noProof/>
          <w:sz w:val="22"/>
          <w:lang w:eastAsia="de-CH"/>
        </w:rPr>
      </w:pPr>
      <w:hyperlink w:anchor="_Toc40879783" w:history="1">
        <w:r w:rsidRPr="00207EDC">
          <w:rPr>
            <w:rStyle w:val="Hyperlink"/>
            <w:noProof/>
          </w:rPr>
          <w:t>Abbildung 66 Zuweisung der Buttons</w:t>
        </w:r>
        <w:r>
          <w:rPr>
            <w:noProof/>
            <w:webHidden/>
          </w:rPr>
          <w:tab/>
        </w:r>
        <w:r>
          <w:rPr>
            <w:noProof/>
            <w:webHidden/>
          </w:rPr>
          <w:fldChar w:fldCharType="begin"/>
        </w:r>
        <w:r>
          <w:rPr>
            <w:noProof/>
            <w:webHidden/>
          </w:rPr>
          <w:instrText xml:space="preserve"> PAGEREF _Toc40879783 \h </w:instrText>
        </w:r>
        <w:r>
          <w:rPr>
            <w:noProof/>
            <w:webHidden/>
          </w:rPr>
        </w:r>
        <w:r>
          <w:rPr>
            <w:noProof/>
            <w:webHidden/>
          </w:rPr>
          <w:fldChar w:fldCharType="separate"/>
        </w:r>
        <w:r w:rsidR="002B7CD3">
          <w:rPr>
            <w:noProof/>
            <w:webHidden/>
          </w:rPr>
          <w:t>52</w:t>
        </w:r>
        <w:r>
          <w:rPr>
            <w:noProof/>
            <w:webHidden/>
          </w:rPr>
          <w:fldChar w:fldCharType="end"/>
        </w:r>
      </w:hyperlink>
    </w:p>
    <w:p w14:paraId="3DA70FB9" w14:textId="400526B0" w:rsidR="00923D53" w:rsidRDefault="00923D53">
      <w:pPr>
        <w:pStyle w:val="Abbildungsverzeichnis"/>
        <w:tabs>
          <w:tab w:val="right" w:leader="dot" w:pos="8494"/>
        </w:tabs>
        <w:rPr>
          <w:rFonts w:eastAsiaTheme="minorEastAsia"/>
          <w:noProof/>
          <w:sz w:val="22"/>
          <w:lang w:eastAsia="de-CH"/>
        </w:rPr>
      </w:pPr>
      <w:hyperlink w:anchor="_Toc40879784" w:history="1">
        <w:r w:rsidRPr="00207EDC">
          <w:rPr>
            <w:rStyle w:val="Hyperlink"/>
            <w:noProof/>
          </w:rPr>
          <w:t>Abbildung 67 Checkliste verstecken</w:t>
        </w:r>
        <w:r>
          <w:rPr>
            <w:noProof/>
            <w:webHidden/>
          </w:rPr>
          <w:tab/>
        </w:r>
        <w:r>
          <w:rPr>
            <w:noProof/>
            <w:webHidden/>
          </w:rPr>
          <w:fldChar w:fldCharType="begin"/>
        </w:r>
        <w:r>
          <w:rPr>
            <w:noProof/>
            <w:webHidden/>
          </w:rPr>
          <w:instrText xml:space="preserve"> PAGEREF _Toc40879784 \h </w:instrText>
        </w:r>
        <w:r>
          <w:rPr>
            <w:noProof/>
            <w:webHidden/>
          </w:rPr>
        </w:r>
        <w:r>
          <w:rPr>
            <w:noProof/>
            <w:webHidden/>
          </w:rPr>
          <w:fldChar w:fldCharType="separate"/>
        </w:r>
        <w:r w:rsidR="002B7CD3">
          <w:rPr>
            <w:noProof/>
            <w:webHidden/>
          </w:rPr>
          <w:t>52</w:t>
        </w:r>
        <w:r>
          <w:rPr>
            <w:noProof/>
            <w:webHidden/>
          </w:rPr>
          <w:fldChar w:fldCharType="end"/>
        </w:r>
      </w:hyperlink>
    </w:p>
    <w:p w14:paraId="4D12FF87" w14:textId="341084F4" w:rsidR="00923D53" w:rsidRDefault="00923D53">
      <w:pPr>
        <w:pStyle w:val="Abbildungsverzeichnis"/>
        <w:tabs>
          <w:tab w:val="right" w:leader="dot" w:pos="8494"/>
        </w:tabs>
        <w:rPr>
          <w:rFonts w:eastAsiaTheme="minorEastAsia"/>
          <w:noProof/>
          <w:sz w:val="22"/>
          <w:lang w:eastAsia="de-CH"/>
        </w:rPr>
      </w:pPr>
      <w:hyperlink w:anchor="_Toc40879785" w:history="1">
        <w:r w:rsidRPr="00207EDC">
          <w:rPr>
            <w:rStyle w:val="Hyperlink"/>
            <w:noProof/>
          </w:rPr>
          <w:t>Abbildung 68 Button-Konfiguration</w:t>
        </w:r>
        <w:r>
          <w:rPr>
            <w:noProof/>
            <w:webHidden/>
          </w:rPr>
          <w:tab/>
        </w:r>
        <w:r>
          <w:rPr>
            <w:noProof/>
            <w:webHidden/>
          </w:rPr>
          <w:fldChar w:fldCharType="begin"/>
        </w:r>
        <w:r>
          <w:rPr>
            <w:noProof/>
            <w:webHidden/>
          </w:rPr>
          <w:instrText xml:space="preserve"> PAGEREF _Toc40879785 \h </w:instrText>
        </w:r>
        <w:r>
          <w:rPr>
            <w:noProof/>
            <w:webHidden/>
          </w:rPr>
        </w:r>
        <w:r>
          <w:rPr>
            <w:noProof/>
            <w:webHidden/>
          </w:rPr>
          <w:fldChar w:fldCharType="separate"/>
        </w:r>
        <w:r w:rsidR="002B7CD3">
          <w:rPr>
            <w:noProof/>
            <w:webHidden/>
          </w:rPr>
          <w:t>53</w:t>
        </w:r>
        <w:r>
          <w:rPr>
            <w:noProof/>
            <w:webHidden/>
          </w:rPr>
          <w:fldChar w:fldCharType="end"/>
        </w:r>
      </w:hyperlink>
    </w:p>
    <w:p w14:paraId="6CE1B748" w14:textId="5BEA9804" w:rsidR="00923D53" w:rsidRDefault="00923D53">
      <w:pPr>
        <w:pStyle w:val="Abbildungsverzeichnis"/>
        <w:tabs>
          <w:tab w:val="right" w:leader="dot" w:pos="8494"/>
        </w:tabs>
        <w:rPr>
          <w:rFonts w:eastAsiaTheme="minorEastAsia"/>
          <w:noProof/>
          <w:sz w:val="22"/>
          <w:lang w:eastAsia="de-CH"/>
        </w:rPr>
      </w:pPr>
      <w:hyperlink w:anchor="_Toc40879786" w:history="1">
        <w:r w:rsidRPr="00207EDC">
          <w:rPr>
            <w:rStyle w:val="Hyperlink"/>
            <w:noProof/>
          </w:rPr>
          <w:t>Abbildung 69 Button-Konfiguration</w:t>
        </w:r>
        <w:r>
          <w:rPr>
            <w:noProof/>
            <w:webHidden/>
          </w:rPr>
          <w:tab/>
        </w:r>
        <w:r>
          <w:rPr>
            <w:noProof/>
            <w:webHidden/>
          </w:rPr>
          <w:fldChar w:fldCharType="begin"/>
        </w:r>
        <w:r>
          <w:rPr>
            <w:noProof/>
            <w:webHidden/>
          </w:rPr>
          <w:instrText xml:space="preserve"> PAGEREF _Toc40879786 \h </w:instrText>
        </w:r>
        <w:r>
          <w:rPr>
            <w:noProof/>
            <w:webHidden/>
          </w:rPr>
        </w:r>
        <w:r>
          <w:rPr>
            <w:noProof/>
            <w:webHidden/>
          </w:rPr>
          <w:fldChar w:fldCharType="separate"/>
        </w:r>
        <w:r w:rsidR="002B7CD3">
          <w:rPr>
            <w:noProof/>
            <w:webHidden/>
          </w:rPr>
          <w:t>53</w:t>
        </w:r>
        <w:r>
          <w:rPr>
            <w:noProof/>
            <w:webHidden/>
          </w:rPr>
          <w:fldChar w:fldCharType="end"/>
        </w:r>
      </w:hyperlink>
    </w:p>
    <w:p w14:paraId="2A412BCF" w14:textId="34DA9DE2" w:rsidR="00923D53" w:rsidRDefault="00923D53">
      <w:pPr>
        <w:pStyle w:val="Abbildungsverzeichnis"/>
        <w:tabs>
          <w:tab w:val="right" w:leader="dot" w:pos="8494"/>
        </w:tabs>
        <w:rPr>
          <w:rFonts w:eastAsiaTheme="minorEastAsia"/>
          <w:noProof/>
          <w:sz w:val="22"/>
          <w:lang w:eastAsia="de-CH"/>
        </w:rPr>
      </w:pPr>
      <w:hyperlink r:id="rId146" w:anchor="_Toc40879787" w:history="1">
        <w:r w:rsidRPr="00207EDC">
          <w:rPr>
            <w:rStyle w:val="Hyperlink"/>
            <w:noProof/>
          </w:rPr>
          <w:t>Abbildung 70 Checklisten</w:t>
        </w:r>
        <w:r>
          <w:rPr>
            <w:noProof/>
            <w:webHidden/>
          </w:rPr>
          <w:tab/>
        </w:r>
        <w:r>
          <w:rPr>
            <w:noProof/>
            <w:webHidden/>
          </w:rPr>
          <w:fldChar w:fldCharType="begin"/>
        </w:r>
        <w:r>
          <w:rPr>
            <w:noProof/>
            <w:webHidden/>
          </w:rPr>
          <w:instrText xml:space="preserve"> PAGEREF _Toc40879787 \h </w:instrText>
        </w:r>
        <w:r>
          <w:rPr>
            <w:noProof/>
            <w:webHidden/>
          </w:rPr>
        </w:r>
        <w:r>
          <w:rPr>
            <w:noProof/>
            <w:webHidden/>
          </w:rPr>
          <w:fldChar w:fldCharType="separate"/>
        </w:r>
        <w:r w:rsidR="002B7CD3">
          <w:rPr>
            <w:noProof/>
            <w:webHidden/>
          </w:rPr>
          <w:t>53</w:t>
        </w:r>
        <w:r>
          <w:rPr>
            <w:noProof/>
            <w:webHidden/>
          </w:rPr>
          <w:fldChar w:fldCharType="end"/>
        </w:r>
      </w:hyperlink>
    </w:p>
    <w:p w14:paraId="213A7859" w14:textId="70F90535" w:rsidR="00923D53" w:rsidRDefault="00923D53">
      <w:pPr>
        <w:pStyle w:val="Abbildungsverzeichnis"/>
        <w:tabs>
          <w:tab w:val="right" w:leader="dot" w:pos="8494"/>
        </w:tabs>
        <w:rPr>
          <w:rFonts w:eastAsiaTheme="minorEastAsia"/>
          <w:noProof/>
          <w:sz w:val="22"/>
          <w:lang w:eastAsia="de-CH"/>
        </w:rPr>
      </w:pPr>
      <w:hyperlink w:anchor="_Toc40879788" w:history="1">
        <w:r w:rsidRPr="00207EDC">
          <w:rPr>
            <w:rStyle w:val="Hyperlink"/>
            <w:noProof/>
          </w:rPr>
          <w:t>Abbildung 71 Notenformular</w:t>
        </w:r>
        <w:r>
          <w:rPr>
            <w:noProof/>
            <w:webHidden/>
          </w:rPr>
          <w:tab/>
        </w:r>
        <w:r>
          <w:rPr>
            <w:noProof/>
            <w:webHidden/>
          </w:rPr>
          <w:fldChar w:fldCharType="begin"/>
        </w:r>
        <w:r>
          <w:rPr>
            <w:noProof/>
            <w:webHidden/>
          </w:rPr>
          <w:instrText xml:space="preserve"> PAGEREF _Toc40879788 \h </w:instrText>
        </w:r>
        <w:r>
          <w:rPr>
            <w:noProof/>
            <w:webHidden/>
          </w:rPr>
        </w:r>
        <w:r>
          <w:rPr>
            <w:noProof/>
            <w:webHidden/>
          </w:rPr>
          <w:fldChar w:fldCharType="separate"/>
        </w:r>
        <w:r w:rsidR="002B7CD3">
          <w:rPr>
            <w:noProof/>
            <w:webHidden/>
          </w:rPr>
          <w:t>54</w:t>
        </w:r>
        <w:r>
          <w:rPr>
            <w:noProof/>
            <w:webHidden/>
          </w:rPr>
          <w:fldChar w:fldCharType="end"/>
        </w:r>
      </w:hyperlink>
    </w:p>
    <w:p w14:paraId="5B27A122" w14:textId="506605E9" w:rsidR="00923D53" w:rsidRDefault="00923D53">
      <w:pPr>
        <w:pStyle w:val="Abbildungsverzeichnis"/>
        <w:tabs>
          <w:tab w:val="right" w:leader="dot" w:pos="8494"/>
        </w:tabs>
        <w:rPr>
          <w:rFonts w:eastAsiaTheme="minorEastAsia"/>
          <w:noProof/>
          <w:sz w:val="22"/>
          <w:lang w:eastAsia="de-CH"/>
        </w:rPr>
      </w:pPr>
      <w:hyperlink w:anchor="_Toc40879789" w:history="1">
        <w:r w:rsidRPr="00207EDC">
          <w:rPr>
            <w:rStyle w:val="Hyperlink"/>
            <w:noProof/>
          </w:rPr>
          <w:t>Abbildung 72 Android Studios Tools</w:t>
        </w:r>
        <w:r>
          <w:rPr>
            <w:noProof/>
            <w:webHidden/>
          </w:rPr>
          <w:tab/>
        </w:r>
        <w:r>
          <w:rPr>
            <w:noProof/>
            <w:webHidden/>
          </w:rPr>
          <w:fldChar w:fldCharType="begin"/>
        </w:r>
        <w:r>
          <w:rPr>
            <w:noProof/>
            <w:webHidden/>
          </w:rPr>
          <w:instrText xml:space="preserve"> PAGEREF _Toc40879789 \h </w:instrText>
        </w:r>
        <w:r>
          <w:rPr>
            <w:noProof/>
            <w:webHidden/>
          </w:rPr>
        </w:r>
        <w:r>
          <w:rPr>
            <w:noProof/>
            <w:webHidden/>
          </w:rPr>
          <w:fldChar w:fldCharType="separate"/>
        </w:r>
        <w:r w:rsidR="002B7CD3">
          <w:rPr>
            <w:noProof/>
            <w:webHidden/>
          </w:rPr>
          <w:t>62</w:t>
        </w:r>
        <w:r>
          <w:rPr>
            <w:noProof/>
            <w:webHidden/>
          </w:rPr>
          <w:fldChar w:fldCharType="end"/>
        </w:r>
      </w:hyperlink>
    </w:p>
    <w:p w14:paraId="1A5D750A" w14:textId="41C68BEA" w:rsidR="00923D53" w:rsidRDefault="00923D53">
      <w:pPr>
        <w:pStyle w:val="Abbildungsverzeichnis"/>
        <w:tabs>
          <w:tab w:val="right" w:leader="dot" w:pos="8494"/>
        </w:tabs>
        <w:rPr>
          <w:rFonts w:eastAsiaTheme="minorEastAsia"/>
          <w:noProof/>
          <w:sz w:val="22"/>
          <w:lang w:eastAsia="de-CH"/>
        </w:rPr>
      </w:pPr>
      <w:hyperlink w:anchor="_Toc40879790" w:history="1">
        <w:r w:rsidRPr="00207EDC">
          <w:rPr>
            <w:rStyle w:val="Hyperlink"/>
            <w:noProof/>
          </w:rPr>
          <w:t>Abbildung 73 Cloud Messaging Android Studio</w:t>
        </w:r>
        <w:r>
          <w:rPr>
            <w:noProof/>
            <w:webHidden/>
          </w:rPr>
          <w:tab/>
        </w:r>
        <w:r>
          <w:rPr>
            <w:noProof/>
            <w:webHidden/>
          </w:rPr>
          <w:fldChar w:fldCharType="begin"/>
        </w:r>
        <w:r>
          <w:rPr>
            <w:noProof/>
            <w:webHidden/>
          </w:rPr>
          <w:instrText xml:space="preserve"> PAGEREF _Toc40879790 \h </w:instrText>
        </w:r>
        <w:r>
          <w:rPr>
            <w:noProof/>
            <w:webHidden/>
          </w:rPr>
        </w:r>
        <w:r>
          <w:rPr>
            <w:noProof/>
            <w:webHidden/>
          </w:rPr>
          <w:fldChar w:fldCharType="separate"/>
        </w:r>
        <w:r w:rsidR="002B7CD3">
          <w:rPr>
            <w:noProof/>
            <w:webHidden/>
          </w:rPr>
          <w:t>62</w:t>
        </w:r>
        <w:r>
          <w:rPr>
            <w:noProof/>
            <w:webHidden/>
          </w:rPr>
          <w:fldChar w:fldCharType="end"/>
        </w:r>
      </w:hyperlink>
    </w:p>
    <w:p w14:paraId="0E5FB263" w14:textId="0638427E" w:rsidR="00923D53" w:rsidRDefault="00923D53">
      <w:pPr>
        <w:pStyle w:val="Abbildungsverzeichnis"/>
        <w:tabs>
          <w:tab w:val="right" w:leader="dot" w:pos="8494"/>
        </w:tabs>
        <w:rPr>
          <w:rFonts w:eastAsiaTheme="minorEastAsia"/>
          <w:noProof/>
          <w:sz w:val="22"/>
          <w:lang w:eastAsia="de-CH"/>
        </w:rPr>
      </w:pPr>
      <w:hyperlink w:anchor="_Toc40879791" w:history="1">
        <w:r w:rsidRPr="00207EDC">
          <w:rPr>
            <w:rStyle w:val="Hyperlink"/>
            <w:noProof/>
          </w:rPr>
          <w:t>Abbildung 74 Firebase im Browser</w:t>
        </w:r>
        <w:r>
          <w:rPr>
            <w:noProof/>
            <w:webHidden/>
          </w:rPr>
          <w:tab/>
        </w:r>
        <w:r>
          <w:rPr>
            <w:noProof/>
            <w:webHidden/>
          </w:rPr>
          <w:fldChar w:fldCharType="begin"/>
        </w:r>
        <w:r>
          <w:rPr>
            <w:noProof/>
            <w:webHidden/>
          </w:rPr>
          <w:instrText xml:space="preserve"> PAGEREF _Toc40879791 \h </w:instrText>
        </w:r>
        <w:r>
          <w:rPr>
            <w:noProof/>
            <w:webHidden/>
          </w:rPr>
        </w:r>
        <w:r>
          <w:rPr>
            <w:noProof/>
            <w:webHidden/>
          </w:rPr>
          <w:fldChar w:fldCharType="separate"/>
        </w:r>
        <w:r w:rsidR="002B7CD3">
          <w:rPr>
            <w:noProof/>
            <w:webHidden/>
          </w:rPr>
          <w:t>63</w:t>
        </w:r>
        <w:r>
          <w:rPr>
            <w:noProof/>
            <w:webHidden/>
          </w:rPr>
          <w:fldChar w:fldCharType="end"/>
        </w:r>
      </w:hyperlink>
    </w:p>
    <w:p w14:paraId="084B4AD2" w14:textId="4D5CE9E3" w:rsidR="00923D53" w:rsidRDefault="00923D53">
      <w:pPr>
        <w:pStyle w:val="Abbildungsverzeichnis"/>
        <w:tabs>
          <w:tab w:val="right" w:leader="dot" w:pos="8494"/>
        </w:tabs>
        <w:rPr>
          <w:rFonts w:eastAsiaTheme="minorEastAsia"/>
          <w:noProof/>
          <w:sz w:val="22"/>
          <w:lang w:eastAsia="de-CH"/>
        </w:rPr>
      </w:pPr>
      <w:hyperlink w:anchor="_Toc40879792" w:history="1">
        <w:r w:rsidRPr="00207EDC">
          <w:rPr>
            <w:rStyle w:val="Hyperlink"/>
            <w:noProof/>
          </w:rPr>
          <w:t>Abbildung 75 Firebase Projektname</w:t>
        </w:r>
        <w:r>
          <w:rPr>
            <w:noProof/>
            <w:webHidden/>
          </w:rPr>
          <w:tab/>
        </w:r>
        <w:r>
          <w:rPr>
            <w:noProof/>
            <w:webHidden/>
          </w:rPr>
          <w:fldChar w:fldCharType="begin"/>
        </w:r>
        <w:r>
          <w:rPr>
            <w:noProof/>
            <w:webHidden/>
          </w:rPr>
          <w:instrText xml:space="preserve"> PAGEREF _Toc40879792 \h </w:instrText>
        </w:r>
        <w:r>
          <w:rPr>
            <w:noProof/>
            <w:webHidden/>
          </w:rPr>
        </w:r>
        <w:r>
          <w:rPr>
            <w:noProof/>
            <w:webHidden/>
          </w:rPr>
          <w:fldChar w:fldCharType="separate"/>
        </w:r>
        <w:r w:rsidR="002B7CD3">
          <w:rPr>
            <w:noProof/>
            <w:webHidden/>
          </w:rPr>
          <w:t>63</w:t>
        </w:r>
        <w:r>
          <w:rPr>
            <w:noProof/>
            <w:webHidden/>
          </w:rPr>
          <w:fldChar w:fldCharType="end"/>
        </w:r>
      </w:hyperlink>
    </w:p>
    <w:p w14:paraId="4B821F5F" w14:textId="206F31F4" w:rsidR="00923D53" w:rsidRDefault="00923D53">
      <w:pPr>
        <w:pStyle w:val="Abbildungsverzeichnis"/>
        <w:tabs>
          <w:tab w:val="right" w:leader="dot" w:pos="8494"/>
        </w:tabs>
        <w:rPr>
          <w:rFonts w:eastAsiaTheme="minorEastAsia"/>
          <w:noProof/>
          <w:sz w:val="22"/>
          <w:lang w:eastAsia="de-CH"/>
        </w:rPr>
      </w:pPr>
      <w:hyperlink w:anchor="_Toc40879793" w:history="1">
        <w:r w:rsidRPr="00207EDC">
          <w:rPr>
            <w:rStyle w:val="Hyperlink"/>
            <w:noProof/>
          </w:rPr>
          <w:t>Abbildung 76 Firebase Lizenzbedingungen</w:t>
        </w:r>
        <w:r>
          <w:rPr>
            <w:noProof/>
            <w:webHidden/>
          </w:rPr>
          <w:tab/>
        </w:r>
        <w:r>
          <w:rPr>
            <w:noProof/>
            <w:webHidden/>
          </w:rPr>
          <w:fldChar w:fldCharType="begin"/>
        </w:r>
        <w:r>
          <w:rPr>
            <w:noProof/>
            <w:webHidden/>
          </w:rPr>
          <w:instrText xml:space="preserve"> PAGEREF _Toc40879793 \h </w:instrText>
        </w:r>
        <w:r>
          <w:rPr>
            <w:noProof/>
            <w:webHidden/>
          </w:rPr>
        </w:r>
        <w:r>
          <w:rPr>
            <w:noProof/>
            <w:webHidden/>
          </w:rPr>
          <w:fldChar w:fldCharType="separate"/>
        </w:r>
        <w:r w:rsidR="002B7CD3">
          <w:rPr>
            <w:noProof/>
            <w:webHidden/>
          </w:rPr>
          <w:t>63</w:t>
        </w:r>
        <w:r>
          <w:rPr>
            <w:noProof/>
            <w:webHidden/>
          </w:rPr>
          <w:fldChar w:fldCharType="end"/>
        </w:r>
      </w:hyperlink>
    </w:p>
    <w:p w14:paraId="59FA6B7B" w14:textId="6CAE64DC" w:rsidR="00923D53" w:rsidRDefault="00923D53">
      <w:pPr>
        <w:pStyle w:val="Abbildungsverzeichnis"/>
        <w:tabs>
          <w:tab w:val="right" w:leader="dot" w:pos="8494"/>
        </w:tabs>
        <w:rPr>
          <w:rFonts w:eastAsiaTheme="minorEastAsia"/>
          <w:noProof/>
          <w:sz w:val="22"/>
          <w:lang w:eastAsia="de-CH"/>
        </w:rPr>
      </w:pPr>
      <w:hyperlink w:anchor="_Toc40879794" w:history="1">
        <w:r w:rsidRPr="00207EDC">
          <w:rPr>
            <w:rStyle w:val="Hyperlink"/>
            <w:noProof/>
          </w:rPr>
          <w:t>Abbildung 77 Android Studio und Firebase verbinden</w:t>
        </w:r>
        <w:r>
          <w:rPr>
            <w:noProof/>
            <w:webHidden/>
          </w:rPr>
          <w:tab/>
        </w:r>
        <w:r>
          <w:rPr>
            <w:noProof/>
            <w:webHidden/>
          </w:rPr>
          <w:fldChar w:fldCharType="begin"/>
        </w:r>
        <w:r>
          <w:rPr>
            <w:noProof/>
            <w:webHidden/>
          </w:rPr>
          <w:instrText xml:space="preserve"> PAGEREF _Toc40879794 \h </w:instrText>
        </w:r>
        <w:r>
          <w:rPr>
            <w:noProof/>
            <w:webHidden/>
          </w:rPr>
        </w:r>
        <w:r>
          <w:rPr>
            <w:noProof/>
            <w:webHidden/>
          </w:rPr>
          <w:fldChar w:fldCharType="separate"/>
        </w:r>
        <w:r w:rsidR="002B7CD3">
          <w:rPr>
            <w:noProof/>
            <w:webHidden/>
          </w:rPr>
          <w:t>63</w:t>
        </w:r>
        <w:r>
          <w:rPr>
            <w:noProof/>
            <w:webHidden/>
          </w:rPr>
          <w:fldChar w:fldCharType="end"/>
        </w:r>
      </w:hyperlink>
    </w:p>
    <w:p w14:paraId="76FA4411" w14:textId="7A41C83D" w:rsidR="00923D53" w:rsidRDefault="00923D53">
      <w:pPr>
        <w:pStyle w:val="Abbildungsverzeichnis"/>
        <w:tabs>
          <w:tab w:val="right" w:leader="dot" w:pos="8494"/>
        </w:tabs>
        <w:rPr>
          <w:rFonts w:eastAsiaTheme="minorEastAsia"/>
          <w:noProof/>
          <w:sz w:val="22"/>
          <w:lang w:eastAsia="de-CH"/>
        </w:rPr>
      </w:pPr>
      <w:hyperlink w:anchor="_Toc40879795" w:history="1">
        <w:r w:rsidRPr="00207EDC">
          <w:rPr>
            <w:rStyle w:val="Hyperlink"/>
            <w:noProof/>
          </w:rPr>
          <w:t>Abbildung 78 FCM einfügen</w:t>
        </w:r>
        <w:r>
          <w:rPr>
            <w:noProof/>
            <w:webHidden/>
          </w:rPr>
          <w:tab/>
        </w:r>
        <w:r>
          <w:rPr>
            <w:noProof/>
            <w:webHidden/>
          </w:rPr>
          <w:fldChar w:fldCharType="begin"/>
        </w:r>
        <w:r>
          <w:rPr>
            <w:noProof/>
            <w:webHidden/>
          </w:rPr>
          <w:instrText xml:space="preserve"> PAGEREF _Toc40879795 \h </w:instrText>
        </w:r>
        <w:r>
          <w:rPr>
            <w:noProof/>
            <w:webHidden/>
          </w:rPr>
        </w:r>
        <w:r>
          <w:rPr>
            <w:noProof/>
            <w:webHidden/>
          </w:rPr>
          <w:fldChar w:fldCharType="separate"/>
        </w:r>
        <w:r w:rsidR="002B7CD3">
          <w:rPr>
            <w:noProof/>
            <w:webHidden/>
          </w:rPr>
          <w:t>63</w:t>
        </w:r>
        <w:r>
          <w:rPr>
            <w:noProof/>
            <w:webHidden/>
          </w:rPr>
          <w:fldChar w:fldCharType="end"/>
        </w:r>
      </w:hyperlink>
    </w:p>
    <w:p w14:paraId="7A124013" w14:textId="01B4DE92" w:rsidR="00923D53" w:rsidRDefault="00923D53">
      <w:pPr>
        <w:pStyle w:val="Abbildungsverzeichnis"/>
        <w:tabs>
          <w:tab w:val="right" w:leader="dot" w:pos="8494"/>
        </w:tabs>
        <w:rPr>
          <w:rFonts w:eastAsiaTheme="minorEastAsia"/>
          <w:noProof/>
          <w:sz w:val="22"/>
          <w:lang w:eastAsia="de-CH"/>
        </w:rPr>
      </w:pPr>
      <w:hyperlink w:anchor="_Toc40879796" w:history="1">
        <w:r w:rsidRPr="00207EDC">
          <w:rPr>
            <w:rStyle w:val="Hyperlink"/>
            <w:noProof/>
          </w:rPr>
          <w:t>Abbildung 79 FCM akzeptieren</w:t>
        </w:r>
        <w:r>
          <w:rPr>
            <w:noProof/>
            <w:webHidden/>
          </w:rPr>
          <w:tab/>
        </w:r>
        <w:r>
          <w:rPr>
            <w:noProof/>
            <w:webHidden/>
          </w:rPr>
          <w:fldChar w:fldCharType="begin"/>
        </w:r>
        <w:r>
          <w:rPr>
            <w:noProof/>
            <w:webHidden/>
          </w:rPr>
          <w:instrText xml:space="preserve"> PAGEREF _Toc40879796 \h </w:instrText>
        </w:r>
        <w:r>
          <w:rPr>
            <w:noProof/>
            <w:webHidden/>
          </w:rPr>
        </w:r>
        <w:r>
          <w:rPr>
            <w:noProof/>
            <w:webHidden/>
          </w:rPr>
          <w:fldChar w:fldCharType="separate"/>
        </w:r>
        <w:r w:rsidR="002B7CD3">
          <w:rPr>
            <w:noProof/>
            <w:webHidden/>
          </w:rPr>
          <w:t>64</w:t>
        </w:r>
        <w:r>
          <w:rPr>
            <w:noProof/>
            <w:webHidden/>
          </w:rPr>
          <w:fldChar w:fldCharType="end"/>
        </w:r>
      </w:hyperlink>
    </w:p>
    <w:p w14:paraId="29311B81" w14:textId="19BBC9B1" w:rsidR="00923D53" w:rsidRDefault="00923D53">
      <w:pPr>
        <w:pStyle w:val="Abbildungsverzeichnis"/>
        <w:tabs>
          <w:tab w:val="right" w:leader="dot" w:pos="8494"/>
        </w:tabs>
        <w:rPr>
          <w:rFonts w:eastAsiaTheme="minorEastAsia"/>
          <w:noProof/>
          <w:sz w:val="22"/>
          <w:lang w:eastAsia="de-CH"/>
        </w:rPr>
      </w:pPr>
      <w:hyperlink w:anchor="_Toc40879797" w:history="1">
        <w:r w:rsidRPr="00207EDC">
          <w:rPr>
            <w:rStyle w:val="Hyperlink"/>
            <w:noProof/>
          </w:rPr>
          <w:t>Abbildung 80 Benachrichtigung erstellen</w:t>
        </w:r>
        <w:r>
          <w:rPr>
            <w:noProof/>
            <w:webHidden/>
          </w:rPr>
          <w:tab/>
        </w:r>
        <w:r>
          <w:rPr>
            <w:noProof/>
            <w:webHidden/>
          </w:rPr>
          <w:fldChar w:fldCharType="begin"/>
        </w:r>
        <w:r>
          <w:rPr>
            <w:noProof/>
            <w:webHidden/>
          </w:rPr>
          <w:instrText xml:space="preserve"> PAGEREF _Toc40879797 \h </w:instrText>
        </w:r>
        <w:r>
          <w:rPr>
            <w:noProof/>
            <w:webHidden/>
          </w:rPr>
        </w:r>
        <w:r>
          <w:rPr>
            <w:noProof/>
            <w:webHidden/>
          </w:rPr>
          <w:fldChar w:fldCharType="separate"/>
        </w:r>
        <w:r w:rsidR="002B7CD3">
          <w:rPr>
            <w:noProof/>
            <w:webHidden/>
          </w:rPr>
          <w:t>65</w:t>
        </w:r>
        <w:r>
          <w:rPr>
            <w:noProof/>
            <w:webHidden/>
          </w:rPr>
          <w:fldChar w:fldCharType="end"/>
        </w:r>
      </w:hyperlink>
    </w:p>
    <w:p w14:paraId="5BF8EE6A" w14:textId="1993AB85" w:rsidR="00923D53" w:rsidRDefault="00923D53">
      <w:pPr>
        <w:pStyle w:val="Abbildungsverzeichnis"/>
        <w:tabs>
          <w:tab w:val="right" w:leader="dot" w:pos="8494"/>
        </w:tabs>
        <w:rPr>
          <w:rFonts w:eastAsiaTheme="minorEastAsia"/>
          <w:noProof/>
          <w:sz w:val="22"/>
          <w:lang w:eastAsia="de-CH"/>
        </w:rPr>
      </w:pPr>
      <w:hyperlink w:anchor="_Toc40879798" w:history="1">
        <w:r w:rsidRPr="00207EDC">
          <w:rPr>
            <w:rStyle w:val="Hyperlink"/>
            <w:noProof/>
          </w:rPr>
          <w:t>Abbildung 81 Ziel Definition</w:t>
        </w:r>
        <w:r>
          <w:rPr>
            <w:noProof/>
            <w:webHidden/>
          </w:rPr>
          <w:tab/>
        </w:r>
        <w:r>
          <w:rPr>
            <w:noProof/>
            <w:webHidden/>
          </w:rPr>
          <w:fldChar w:fldCharType="begin"/>
        </w:r>
        <w:r>
          <w:rPr>
            <w:noProof/>
            <w:webHidden/>
          </w:rPr>
          <w:instrText xml:space="preserve"> PAGEREF _Toc40879798 \h </w:instrText>
        </w:r>
        <w:r>
          <w:rPr>
            <w:noProof/>
            <w:webHidden/>
          </w:rPr>
        </w:r>
        <w:r>
          <w:rPr>
            <w:noProof/>
            <w:webHidden/>
          </w:rPr>
          <w:fldChar w:fldCharType="separate"/>
        </w:r>
        <w:r w:rsidR="002B7CD3">
          <w:rPr>
            <w:noProof/>
            <w:webHidden/>
          </w:rPr>
          <w:t>65</w:t>
        </w:r>
        <w:r>
          <w:rPr>
            <w:noProof/>
            <w:webHidden/>
          </w:rPr>
          <w:fldChar w:fldCharType="end"/>
        </w:r>
      </w:hyperlink>
    </w:p>
    <w:p w14:paraId="77DF4E71" w14:textId="7EB42B0D" w:rsidR="00923D53" w:rsidRDefault="00923D53">
      <w:pPr>
        <w:pStyle w:val="Abbildungsverzeichnis"/>
        <w:tabs>
          <w:tab w:val="right" w:leader="dot" w:pos="8494"/>
        </w:tabs>
        <w:rPr>
          <w:rFonts w:eastAsiaTheme="minorEastAsia"/>
          <w:noProof/>
          <w:sz w:val="22"/>
          <w:lang w:eastAsia="de-CH"/>
        </w:rPr>
      </w:pPr>
      <w:hyperlink w:anchor="_Toc40879799" w:history="1">
        <w:r w:rsidRPr="00207EDC">
          <w:rPr>
            <w:rStyle w:val="Hyperlink"/>
            <w:noProof/>
          </w:rPr>
          <w:t>Abbildung 82 Zeitplan Firebase</w:t>
        </w:r>
        <w:r>
          <w:rPr>
            <w:noProof/>
            <w:webHidden/>
          </w:rPr>
          <w:tab/>
        </w:r>
        <w:r>
          <w:rPr>
            <w:noProof/>
            <w:webHidden/>
          </w:rPr>
          <w:fldChar w:fldCharType="begin"/>
        </w:r>
        <w:r>
          <w:rPr>
            <w:noProof/>
            <w:webHidden/>
          </w:rPr>
          <w:instrText xml:space="preserve"> PAGEREF _Toc40879799 \h </w:instrText>
        </w:r>
        <w:r>
          <w:rPr>
            <w:noProof/>
            <w:webHidden/>
          </w:rPr>
        </w:r>
        <w:r>
          <w:rPr>
            <w:noProof/>
            <w:webHidden/>
          </w:rPr>
          <w:fldChar w:fldCharType="separate"/>
        </w:r>
        <w:r w:rsidR="002B7CD3">
          <w:rPr>
            <w:noProof/>
            <w:webHidden/>
          </w:rPr>
          <w:t>65</w:t>
        </w:r>
        <w:r>
          <w:rPr>
            <w:noProof/>
            <w:webHidden/>
          </w:rPr>
          <w:fldChar w:fldCharType="end"/>
        </w:r>
      </w:hyperlink>
    </w:p>
    <w:p w14:paraId="4CD14182" w14:textId="3A38146F" w:rsidR="00923D53" w:rsidRDefault="00923D53">
      <w:pPr>
        <w:pStyle w:val="Abbildungsverzeichnis"/>
        <w:tabs>
          <w:tab w:val="right" w:leader="dot" w:pos="8494"/>
        </w:tabs>
        <w:rPr>
          <w:rFonts w:eastAsiaTheme="minorEastAsia"/>
          <w:noProof/>
          <w:sz w:val="22"/>
          <w:lang w:eastAsia="de-CH"/>
        </w:rPr>
      </w:pPr>
      <w:hyperlink w:anchor="_Toc40879800" w:history="1">
        <w:r w:rsidRPr="00207EDC">
          <w:rPr>
            <w:rStyle w:val="Hyperlink"/>
            <w:noProof/>
          </w:rPr>
          <w:t>Abbildung 83 Nachricht Überprüfung</w:t>
        </w:r>
        <w:r>
          <w:rPr>
            <w:noProof/>
            <w:webHidden/>
          </w:rPr>
          <w:tab/>
        </w:r>
        <w:r>
          <w:rPr>
            <w:noProof/>
            <w:webHidden/>
          </w:rPr>
          <w:fldChar w:fldCharType="begin"/>
        </w:r>
        <w:r>
          <w:rPr>
            <w:noProof/>
            <w:webHidden/>
          </w:rPr>
          <w:instrText xml:space="preserve"> PAGEREF _Toc40879800 \h </w:instrText>
        </w:r>
        <w:r>
          <w:rPr>
            <w:noProof/>
            <w:webHidden/>
          </w:rPr>
        </w:r>
        <w:r>
          <w:rPr>
            <w:noProof/>
            <w:webHidden/>
          </w:rPr>
          <w:fldChar w:fldCharType="separate"/>
        </w:r>
        <w:r w:rsidR="002B7CD3">
          <w:rPr>
            <w:noProof/>
            <w:webHidden/>
          </w:rPr>
          <w:t>65</w:t>
        </w:r>
        <w:r>
          <w:rPr>
            <w:noProof/>
            <w:webHidden/>
          </w:rPr>
          <w:fldChar w:fldCharType="end"/>
        </w:r>
      </w:hyperlink>
    </w:p>
    <w:p w14:paraId="12CAE6D4" w14:textId="5CB80B8B" w:rsidR="00923D53" w:rsidRDefault="00923D53">
      <w:pPr>
        <w:pStyle w:val="Abbildungsverzeichnis"/>
        <w:tabs>
          <w:tab w:val="right" w:leader="dot" w:pos="8494"/>
        </w:tabs>
        <w:rPr>
          <w:rFonts w:eastAsiaTheme="minorEastAsia"/>
          <w:noProof/>
          <w:sz w:val="22"/>
          <w:lang w:eastAsia="de-CH"/>
        </w:rPr>
      </w:pPr>
      <w:hyperlink w:anchor="_Toc40879801" w:history="1">
        <w:r w:rsidRPr="00207EDC">
          <w:rPr>
            <w:rStyle w:val="Hyperlink"/>
            <w:noProof/>
          </w:rPr>
          <w:t>Abbildung 84 Nutzereigenschaft</w:t>
        </w:r>
        <w:r>
          <w:rPr>
            <w:noProof/>
            <w:webHidden/>
          </w:rPr>
          <w:tab/>
        </w:r>
        <w:r>
          <w:rPr>
            <w:noProof/>
            <w:webHidden/>
          </w:rPr>
          <w:fldChar w:fldCharType="begin"/>
        </w:r>
        <w:r>
          <w:rPr>
            <w:noProof/>
            <w:webHidden/>
          </w:rPr>
          <w:instrText xml:space="preserve"> PAGEREF _Toc40879801 \h </w:instrText>
        </w:r>
        <w:r>
          <w:rPr>
            <w:noProof/>
            <w:webHidden/>
          </w:rPr>
        </w:r>
        <w:r>
          <w:rPr>
            <w:noProof/>
            <w:webHidden/>
          </w:rPr>
          <w:fldChar w:fldCharType="separate"/>
        </w:r>
        <w:r w:rsidR="002B7CD3">
          <w:rPr>
            <w:noProof/>
            <w:webHidden/>
          </w:rPr>
          <w:t>66</w:t>
        </w:r>
        <w:r>
          <w:rPr>
            <w:noProof/>
            <w:webHidden/>
          </w:rPr>
          <w:fldChar w:fldCharType="end"/>
        </w:r>
      </w:hyperlink>
    </w:p>
    <w:p w14:paraId="0D061B40" w14:textId="58846582" w:rsidR="00923D53" w:rsidRDefault="00923D53">
      <w:pPr>
        <w:pStyle w:val="Abbildungsverzeichnis"/>
        <w:tabs>
          <w:tab w:val="right" w:leader="dot" w:pos="8494"/>
        </w:tabs>
        <w:rPr>
          <w:rFonts w:eastAsiaTheme="minorEastAsia"/>
          <w:noProof/>
          <w:sz w:val="22"/>
          <w:lang w:eastAsia="de-CH"/>
        </w:rPr>
      </w:pPr>
      <w:hyperlink w:anchor="_Toc40879802" w:history="1">
        <w:r w:rsidRPr="00207EDC">
          <w:rPr>
            <w:rStyle w:val="Hyperlink"/>
            <w:noProof/>
          </w:rPr>
          <w:t>Abbildung 85 Benachrichtigung Text</w:t>
        </w:r>
        <w:r>
          <w:rPr>
            <w:noProof/>
            <w:webHidden/>
          </w:rPr>
          <w:tab/>
        </w:r>
        <w:r>
          <w:rPr>
            <w:noProof/>
            <w:webHidden/>
          </w:rPr>
          <w:fldChar w:fldCharType="begin"/>
        </w:r>
        <w:r>
          <w:rPr>
            <w:noProof/>
            <w:webHidden/>
          </w:rPr>
          <w:instrText xml:space="preserve"> PAGEREF _Toc40879802 \h </w:instrText>
        </w:r>
        <w:r>
          <w:rPr>
            <w:noProof/>
            <w:webHidden/>
          </w:rPr>
        </w:r>
        <w:r>
          <w:rPr>
            <w:noProof/>
            <w:webHidden/>
          </w:rPr>
          <w:fldChar w:fldCharType="separate"/>
        </w:r>
        <w:r w:rsidR="002B7CD3">
          <w:rPr>
            <w:noProof/>
            <w:webHidden/>
          </w:rPr>
          <w:t>66</w:t>
        </w:r>
        <w:r>
          <w:rPr>
            <w:noProof/>
            <w:webHidden/>
          </w:rPr>
          <w:fldChar w:fldCharType="end"/>
        </w:r>
      </w:hyperlink>
    </w:p>
    <w:p w14:paraId="3E501D9F" w14:textId="5BF92B75" w:rsidR="00923D53" w:rsidRDefault="00923D53">
      <w:pPr>
        <w:pStyle w:val="Abbildungsverzeichnis"/>
        <w:tabs>
          <w:tab w:val="right" w:leader="dot" w:pos="8494"/>
        </w:tabs>
        <w:rPr>
          <w:rFonts w:eastAsiaTheme="minorEastAsia"/>
          <w:noProof/>
          <w:sz w:val="22"/>
          <w:lang w:eastAsia="de-CH"/>
        </w:rPr>
      </w:pPr>
      <w:hyperlink w:anchor="_Toc40879803" w:history="1">
        <w:r w:rsidRPr="00207EDC">
          <w:rPr>
            <w:rStyle w:val="Hyperlink"/>
            <w:noProof/>
          </w:rPr>
          <w:t>Abbildung 86 Ziel-E-Mail Angabe</w:t>
        </w:r>
        <w:r>
          <w:rPr>
            <w:noProof/>
            <w:webHidden/>
          </w:rPr>
          <w:tab/>
        </w:r>
        <w:r>
          <w:rPr>
            <w:noProof/>
            <w:webHidden/>
          </w:rPr>
          <w:fldChar w:fldCharType="begin"/>
        </w:r>
        <w:r>
          <w:rPr>
            <w:noProof/>
            <w:webHidden/>
          </w:rPr>
          <w:instrText xml:space="preserve"> PAGEREF _Toc40879803 \h </w:instrText>
        </w:r>
        <w:r>
          <w:rPr>
            <w:noProof/>
            <w:webHidden/>
          </w:rPr>
        </w:r>
        <w:r>
          <w:rPr>
            <w:noProof/>
            <w:webHidden/>
          </w:rPr>
          <w:fldChar w:fldCharType="separate"/>
        </w:r>
        <w:r w:rsidR="002B7CD3">
          <w:rPr>
            <w:noProof/>
            <w:webHidden/>
          </w:rPr>
          <w:t>66</w:t>
        </w:r>
        <w:r>
          <w:rPr>
            <w:noProof/>
            <w:webHidden/>
          </w:rPr>
          <w:fldChar w:fldCharType="end"/>
        </w:r>
      </w:hyperlink>
    </w:p>
    <w:p w14:paraId="228D3F85" w14:textId="3BE5928B" w:rsidR="00923D53" w:rsidRDefault="00923D53">
      <w:pPr>
        <w:pStyle w:val="Abbildungsverzeichnis"/>
        <w:tabs>
          <w:tab w:val="right" w:leader="dot" w:pos="8494"/>
        </w:tabs>
        <w:rPr>
          <w:rFonts w:eastAsiaTheme="minorEastAsia"/>
          <w:noProof/>
          <w:sz w:val="22"/>
          <w:lang w:eastAsia="de-CH"/>
        </w:rPr>
      </w:pPr>
      <w:hyperlink r:id="rId147" w:anchor="_Toc40879804" w:history="1">
        <w:r w:rsidRPr="00207EDC">
          <w:rPr>
            <w:rStyle w:val="Hyperlink"/>
            <w:noProof/>
          </w:rPr>
          <w:t>Abbildung 87 Zeitplan Firebase</w:t>
        </w:r>
        <w:r>
          <w:rPr>
            <w:noProof/>
            <w:webHidden/>
          </w:rPr>
          <w:tab/>
        </w:r>
        <w:r>
          <w:rPr>
            <w:noProof/>
            <w:webHidden/>
          </w:rPr>
          <w:fldChar w:fldCharType="begin"/>
        </w:r>
        <w:r>
          <w:rPr>
            <w:noProof/>
            <w:webHidden/>
          </w:rPr>
          <w:instrText xml:space="preserve"> PAGEREF _Toc40879804 \h </w:instrText>
        </w:r>
        <w:r>
          <w:rPr>
            <w:noProof/>
            <w:webHidden/>
          </w:rPr>
        </w:r>
        <w:r>
          <w:rPr>
            <w:noProof/>
            <w:webHidden/>
          </w:rPr>
          <w:fldChar w:fldCharType="separate"/>
        </w:r>
        <w:r w:rsidR="002B7CD3">
          <w:rPr>
            <w:noProof/>
            <w:webHidden/>
          </w:rPr>
          <w:t>66</w:t>
        </w:r>
        <w:r>
          <w:rPr>
            <w:noProof/>
            <w:webHidden/>
          </w:rPr>
          <w:fldChar w:fldCharType="end"/>
        </w:r>
      </w:hyperlink>
    </w:p>
    <w:p w14:paraId="1FCA943B" w14:textId="6481E2ED" w:rsidR="00923D53" w:rsidRDefault="00923D53">
      <w:pPr>
        <w:pStyle w:val="Abbildungsverzeichnis"/>
        <w:tabs>
          <w:tab w:val="right" w:leader="dot" w:pos="8494"/>
        </w:tabs>
        <w:rPr>
          <w:rFonts w:eastAsiaTheme="minorEastAsia"/>
          <w:noProof/>
          <w:sz w:val="22"/>
          <w:lang w:eastAsia="de-CH"/>
        </w:rPr>
      </w:pPr>
      <w:hyperlink r:id="rId148" w:anchor="_Toc40879805" w:history="1">
        <w:r w:rsidRPr="00207EDC">
          <w:rPr>
            <w:rStyle w:val="Hyperlink"/>
            <w:noProof/>
          </w:rPr>
          <w:t>Abbildung 88 Benachrichtigung auf dem Handy</w:t>
        </w:r>
        <w:r>
          <w:rPr>
            <w:noProof/>
            <w:webHidden/>
          </w:rPr>
          <w:tab/>
        </w:r>
        <w:r>
          <w:rPr>
            <w:noProof/>
            <w:webHidden/>
          </w:rPr>
          <w:fldChar w:fldCharType="begin"/>
        </w:r>
        <w:r>
          <w:rPr>
            <w:noProof/>
            <w:webHidden/>
          </w:rPr>
          <w:instrText xml:space="preserve"> PAGEREF _Toc40879805 \h </w:instrText>
        </w:r>
        <w:r>
          <w:rPr>
            <w:noProof/>
            <w:webHidden/>
          </w:rPr>
        </w:r>
        <w:r>
          <w:rPr>
            <w:noProof/>
            <w:webHidden/>
          </w:rPr>
          <w:fldChar w:fldCharType="separate"/>
        </w:r>
        <w:r w:rsidR="002B7CD3">
          <w:rPr>
            <w:noProof/>
            <w:webHidden/>
          </w:rPr>
          <w:t>67</w:t>
        </w:r>
        <w:r>
          <w:rPr>
            <w:noProof/>
            <w:webHidden/>
          </w:rPr>
          <w:fldChar w:fldCharType="end"/>
        </w:r>
      </w:hyperlink>
    </w:p>
    <w:p w14:paraId="39A556C7" w14:textId="161CFB96" w:rsidR="00923D53" w:rsidRDefault="00923D53">
      <w:pPr>
        <w:pStyle w:val="Abbildungsverzeichnis"/>
        <w:tabs>
          <w:tab w:val="right" w:leader="dot" w:pos="8494"/>
        </w:tabs>
        <w:rPr>
          <w:rFonts w:eastAsiaTheme="minorEastAsia"/>
          <w:noProof/>
          <w:sz w:val="22"/>
          <w:lang w:eastAsia="de-CH"/>
        </w:rPr>
      </w:pPr>
      <w:hyperlink w:anchor="_Toc40879806" w:history="1">
        <w:r w:rsidRPr="00207EDC">
          <w:rPr>
            <w:rStyle w:val="Hyperlink"/>
            <w:noProof/>
          </w:rPr>
          <w:t>Abbildung 89 WordPress REST API (Version 2)</w:t>
        </w:r>
        <w:r>
          <w:rPr>
            <w:noProof/>
            <w:webHidden/>
          </w:rPr>
          <w:tab/>
        </w:r>
        <w:r>
          <w:rPr>
            <w:noProof/>
            <w:webHidden/>
          </w:rPr>
          <w:fldChar w:fldCharType="begin"/>
        </w:r>
        <w:r>
          <w:rPr>
            <w:noProof/>
            <w:webHidden/>
          </w:rPr>
          <w:instrText xml:space="preserve"> PAGEREF _Toc40879806 \h </w:instrText>
        </w:r>
        <w:r>
          <w:rPr>
            <w:noProof/>
            <w:webHidden/>
          </w:rPr>
        </w:r>
        <w:r>
          <w:rPr>
            <w:noProof/>
            <w:webHidden/>
          </w:rPr>
          <w:fldChar w:fldCharType="separate"/>
        </w:r>
        <w:r w:rsidR="002B7CD3">
          <w:rPr>
            <w:noProof/>
            <w:webHidden/>
          </w:rPr>
          <w:t>68</w:t>
        </w:r>
        <w:r>
          <w:rPr>
            <w:noProof/>
            <w:webHidden/>
          </w:rPr>
          <w:fldChar w:fldCharType="end"/>
        </w:r>
      </w:hyperlink>
    </w:p>
    <w:p w14:paraId="16FEE4BD" w14:textId="375E2044" w:rsidR="00923D53" w:rsidRDefault="00923D53">
      <w:pPr>
        <w:pStyle w:val="Abbildungsverzeichnis"/>
        <w:tabs>
          <w:tab w:val="right" w:leader="dot" w:pos="8494"/>
        </w:tabs>
        <w:rPr>
          <w:rFonts w:eastAsiaTheme="minorEastAsia"/>
          <w:noProof/>
          <w:sz w:val="22"/>
          <w:lang w:eastAsia="de-CH"/>
        </w:rPr>
      </w:pPr>
      <w:hyperlink w:anchor="_Toc40879807" w:history="1">
        <w:r w:rsidRPr="00207EDC">
          <w:rPr>
            <w:rStyle w:val="Hyperlink"/>
            <w:noProof/>
          </w:rPr>
          <w:t>Abbildung 90 REST API – Filter Fields</w:t>
        </w:r>
        <w:r>
          <w:rPr>
            <w:noProof/>
            <w:webHidden/>
          </w:rPr>
          <w:tab/>
        </w:r>
        <w:r>
          <w:rPr>
            <w:noProof/>
            <w:webHidden/>
          </w:rPr>
          <w:fldChar w:fldCharType="begin"/>
        </w:r>
        <w:r>
          <w:rPr>
            <w:noProof/>
            <w:webHidden/>
          </w:rPr>
          <w:instrText xml:space="preserve"> PAGEREF _Toc40879807 \h </w:instrText>
        </w:r>
        <w:r>
          <w:rPr>
            <w:noProof/>
            <w:webHidden/>
          </w:rPr>
        </w:r>
        <w:r>
          <w:rPr>
            <w:noProof/>
            <w:webHidden/>
          </w:rPr>
          <w:fldChar w:fldCharType="separate"/>
        </w:r>
        <w:r w:rsidR="002B7CD3">
          <w:rPr>
            <w:noProof/>
            <w:webHidden/>
          </w:rPr>
          <w:t>68</w:t>
        </w:r>
        <w:r>
          <w:rPr>
            <w:noProof/>
            <w:webHidden/>
          </w:rPr>
          <w:fldChar w:fldCharType="end"/>
        </w:r>
      </w:hyperlink>
    </w:p>
    <w:p w14:paraId="4B99F556" w14:textId="331EF835" w:rsidR="00923D53" w:rsidRDefault="00923D53">
      <w:pPr>
        <w:pStyle w:val="Abbildungsverzeichnis"/>
        <w:tabs>
          <w:tab w:val="right" w:leader="dot" w:pos="8494"/>
        </w:tabs>
        <w:rPr>
          <w:rFonts w:eastAsiaTheme="minorEastAsia"/>
          <w:noProof/>
          <w:sz w:val="22"/>
          <w:lang w:eastAsia="de-CH"/>
        </w:rPr>
      </w:pPr>
      <w:hyperlink w:anchor="_Toc40879808" w:history="1">
        <w:r w:rsidRPr="00207EDC">
          <w:rPr>
            <w:rStyle w:val="Hyperlink"/>
            <w:noProof/>
          </w:rPr>
          <w:t>Abbildung 91 Logcat</w:t>
        </w:r>
        <w:r>
          <w:rPr>
            <w:noProof/>
            <w:webHidden/>
          </w:rPr>
          <w:tab/>
        </w:r>
        <w:r>
          <w:rPr>
            <w:noProof/>
            <w:webHidden/>
          </w:rPr>
          <w:fldChar w:fldCharType="begin"/>
        </w:r>
        <w:r>
          <w:rPr>
            <w:noProof/>
            <w:webHidden/>
          </w:rPr>
          <w:instrText xml:space="preserve"> PAGEREF _Toc40879808 \h </w:instrText>
        </w:r>
        <w:r>
          <w:rPr>
            <w:noProof/>
            <w:webHidden/>
          </w:rPr>
        </w:r>
        <w:r>
          <w:rPr>
            <w:noProof/>
            <w:webHidden/>
          </w:rPr>
          <w:fldChar w:fldCharType="separate"/>
        </w:r>
        <w:r w:rsidR="002B7CD3">
          <w:rPr>
            <w:noProof/>
            <w:webHidden/>
          </w:rPr>
          <w:t>69</w:t>
        </w:r>
        <w:r>
          <w:rPr>
            <w:noProof/>
            <w:webHidden/>
          </w:rPr>
          <w:fldChar w:fldCharType="end"/>
        </w:r>
      </w:hyperlink>
    </w:p>
    <w:p w14:paraId="6C65B370" w14:textId="0C2F4F2D" w:rsidR="00923D53" w:rsidRDefault="00923D53">
      <w:pPr>
        <w:pStyle w:val="Abbildungsverzeichnis"/>
        <w:tabs>
          <w:tab w:val="right" w:leader="dot" w:pos="8494"/>
        </w:tabs>
        <w:rPr>
          <w:rFonts w:eastAsiaTheme="minorEastAsia"/>
          <w:noProof/>
          <w:sz w:val="22"/>
          <w:lang w:eastAsia="de-CH"/>
        </w:rPr>
      </w:pPr>
      <w:hyperlink w:anchor="_Toc40879809" w:history="1">
        <w:r w:rsidRPr="00207EDC">
          <w:rPr>
            <w:rStyle w:val="Hyperlink"/>
            <w:noProof/>
          </w:rPr>
          <w:t>Abbildung 92 WebView</w:t>
        </w:r>
        <w:r>
          <w:rPr>
            <w:noProof/>
            <w:webHidden/>
          </w:rPr>
          <w:tab/>
        </w:r>
        <w:r>
          <w:rPr>
            <w:noProof/>
            <w:webHidden/>
          </w:rPr>
          <w:fldChar w:fldCharType="begin"/>
        </w:r>
        <w:r>
          <w:rPr>
            <w:noProof/>
            <w:webHidden/>
          </w:rPr>
          <w:instrText xml:space="preserve"> PAGEREF _Toc40879809 \h </w:instrText>
        </w:r>
        <w:r>
          <w:rPr>
            <w:noProof/>
            <w:webHidden/>
          </w:rPr>
        </w:r>
        <w:r>
          <w:rPr>
            <w:noProof/>
            <w:webHidden/>
          </w:rPr>
          <w:fldChar w:fldCharType="separate"/>
        </w:r>
        <w:r w:rsidR="002B7CD3">
          <w:rPr>
            <w:noProof/>
            <w:webHidden/>
          </w:rPr>
          <w:t>70</w:t>
        </w:r>
        <w:r>
          <w:rPr>
            <w:noProof/>
            <w:webHidden/>
          </w:rPr>
          <w:fldChar w:fldCharType="end"/>
        </w:r>
      </w:hyperlink>
    </w:p>
    <w:p w14:paraId="14A1CFAB" w14:textId="4391834A" w:rsidR="00923D53" w:rsidRDefault="00923D53">
      <w:pPr>
        <w:pStyle w:val="Abbildungsverzeichnis"/>
        <w:tabs>
          <w:tab w:val="right" w:leader="dot" w:pos="8494"/>
        </w:tabs>
        <w:rPr>
          <w:rFonts w:eastAsiaTheme="minorEastAsia"/>
          <w:noProof/>
          <w:sz w:val="22"/>
          <w:lang w:eastAsia="de-CH"/>
        </w:rPr>
      </w:pPr>
      <w:hyperlink w:anchor="_Toc40879810" w:history="1">
        <w:r w:rsidRPr="00207EDC">
          <w:rPr>
            <w:rStyle w:val="Hyperlink"/>
            <w:noProof/>
          </w:rPr>
          <w:t>Abbildung 93 Wordpress in Android Studio</w:t>
        </w:r>
        <w:r>
          <w:rPr>
            <w:noProof/>
            <w:webHidden/>
          </w:rPr>
          <w:tab/>
        </w:r>
        <w:r>
          <w:rPr>
            <w:noProof/>
            <w:webHidden/>
          </w:rPr>
          <w:fldChar w:fldCharType="begin"/>
        </w:r>
        <w:r>
          <w:rPr>
            <w:noProof/>
            <w:webHidden/>
          </w:rPr>
          <w:instrText xml:space="preserve"> PAGEREF _Toc40879810 \h </w:instrText>
        </w:r>
        <w:r>
          <w:rPr>
            <w:noProof/>
            <w:webHidden/>
          </w:rPr>
        </w:r>
        <w:r>
          <w:rPr>
            <w:noProof/>
            <w:webHidden/>
          </w:rPr>
          <w:fldChar w:fldCharType="separate"/>
        </w:r>
        <w:r w:rsidR="002B7CD3">
          <w:rPr>
            <w:noProof/>
            <w:webHidden/>
          </w:rPr>
          <w:t>71</w:t>
        </w:r>
        <w:r>
          <w:rPr>
            <w:noProof/>
            <w:webHidden/>
          </w:rPr>
          <w:fldChar w:fldCharType="end"/>
        </w:r>
      </w:hyperlink>
    </w:p>
    <w:p w14:paraId="32D8E268" w14:textId="58AD2982" w:rsidR="002938CD" w:rsidRDefault="00424F45">
      <w:pPr>
        <w:rPr>
          <w:rFonts w:eastAsiaTheme="majorEastAsia" w:cstheme="majorBidi"/>
          <w:color w:val="000000" w:themeColor="text1"/>
          <w:lang w:bidi="he-IL"/>
        </w:rPr>
      </w:pPr>
      <w:r>
        <w:rPr>
          <w:rFonts w:eastAsiaTheme="majorEastAsia" w:cstheme="majorBidi"/>
          <w:color w:val="000000" w:themeColor="text1"/>
          <w:lang w:bidi="he-IL"/>
        </w:rPr>
        <w:fldChar w:fldCharType="end"/>
      </w:r>
    </w:p>
    <w:p w14:paraId="08CDF782" w14:textId="77777777" w:rsidR="00923D53" w:rsidRDefault="002802B8" w:rsidP="005F3397">
      <w:pPr>
        <w:pStyle w:val="berschrift1"/>
        <w:rPr>
          <w:noProof/>
        </w:rPr>
      </w:pPr>
      <w:bookmarkStart w:id="274" w:name="_Toc40879716"/>
      <w:r>
        <w:lastRenderedPageBreak/>
        <w:t>Tabellenverzeichnis</w:t>
      </w:r>
      <w:bookmarkEnd w:id="274"/>
      <w:r>
        <w:fldChar w:fldCharType="begin"/>
      </w:r>
      <w:r>
        <w:instrText xml:space="preserve"> TOC \h \z \c "Tabelle" </w:instrText>
      </w:r>
      <w:r>
        <w:fldChar w:fldCharType="separate"/>
      </w:r>
    </w:p>
    <w:p w14:paraId="609CF983" w14:textId="392F4D58" w:rsidR="00923D53" w:rsidRDefault="00923D53">
      <w:pPr>
        <w:pStyle w:val="Abbildungsverzeichnis"/>
        <w:tabs>
          <w:tab w:val="right" w:leader="dot" w:pos="8494"/>
        </w:tabs>
        <w:rPr>
          <w:rFonts w:eastAsiaTheme="minorEastAsia"/>
          <w:noProof/>
          <w:sz w:val="22"/>
          <w:lang w:eastAsia="de-CH"/>
        </w:rPr>
      </w:pPr>
      <w:hyperlink w:anchor="_Toc40879811" w:history="1">
        <w:r w:rsidRPr="000766FE">
          <w:rPr>
            <w:rStyle w:val="Hyperlink"/>
            <w:noProof/>
          </w:rPr>
          <w:t>Tabelle 1 Android Studio Installation</w:t>
        </w:r>
        <w:r>
          <w:rPr>
            <w:noProof/>
            <w:webHidden/>
          </w:rPr>
          <w:tab/>
        </w:r>
        <w:r>
          <w:rPr>
            <w:noProof/>
            <w:webHidden/>
          </w:rPr>
          <w:fldChar w:fldCharType="begin"/>
        </w:r>
        <w:r>
          <w:rPr>
            <w:noProof/>
            <w:webHidden/>
          </w:rPr>
          <w:instrText xml:space="preserve"> PAGEREF _Toc40879811 \h </w:instrText>
        </w:r>
        <w:r>
          <w:rPr>
            <w:noProof/>
            <w:webHidden/>
          </w:rPr>
        </w:r>
        <w:r>
          <w:rPr>
            <w:noProof/>
            <w:webHidden/>
          </w:rPr>
          <w:fldChar w:fldCharType="separate"/>
        </w:r>
        <w:r w:rsidR="002B7CD3">
          <w:rPr>
            <w:noProof/>
            <w:webHidden/>
          </w:rPr>
          <w:t>7</w:t>
        </w:r>
        <w:r>
          <w:rPr>
            <w:noProof/>
            <w:webHidden/>
          </w:rPr>
          <w:fldChar w:fldCharType="end"/>
        </w:r>
      </w:hyperlink>
    </w:p>
    <w:p w14:paraId="011CF4C7" w14:textId="155E1799" w:rsidR="00923D53" w:rsidRDefault="00923D53">
      <w:pPr>
        <w:pStyle w:val="Abbildungsverzeichnis"/>
        <w:tabs>
          <w:tab w:val="right" w:leader="dot" w:pos="8494"/>
        </w:tabs>
        <w:rPr>
          <w:rFonts w:eastAsiaTheme="minorEastAsia"/>
          <w:noProof/>
          <w:sz w:val="22"/>
          <w:lang w:eastAsia="de-CH"/>
        </w:rPr>
      </w:pPr>
      <w:hyperlink w:anchor="_Toc40879812" w:history="1">
        <w:r w:rsidRPr="000766FE">
          <w:rPr>
            <w:rStyle w:val="Hyperlink"/>
            <w:noProof/>
          </w:rPr>
          <w:t>Tabelle 2 Datentypen</w:t>
        </w:r>
        <w:r>
          <w:rPr>
            <w:noProof/>
            <w:webHidden/>
          </w:rPr>
          <w:tab/>
        </w:r>
        <w:r>
          <w:rPr>
            <w:noProof/>
            <w:webHidden/>
          </w:rPr>
          <w:fldChar w:fldCharType="begin"/>
        </w:r>
        <w:r>
          <w:rPr>
            <w:noProof/>
            <w:webHidden/>
          </w:rPr>
          <w:instrText xml:space="preserve"> PAGEREF _Toc40879812 \h </w:instrText>
        </w:r>
        <w:r>
          <w:rPr>
            <w:noProof/>
            <w:webHidden/>
          </w:rPr>
        </w:r>
        <w:r>
          <w:rPr>
            <w:noProof/>
            <w:webHidden/>
          </w:rPr>
          <w:fldChar w:fldCharType="separate"/>
        </w:r>
        <w:r w:rsidR="002B7CD3">
          <w:rPr>
            <w:noProof/>
            <w:webHidden/>
          </w:rPr>
          <w:t>8</w:t>
        </w:r>
        <w:r>
          <w:rPr>
            <w:noProof/>
            <w:webHidden/>
          </w:rPr>
          <w:fldChar w:fldCharType="end"/>
        </w:r>
      </w:hyperlink>
    </w:p>
    <w:p w14:paraId="4EE73622" w14:textId="2B0EB71A" w:rsidR="00923D53" w:rsidRDefault="00923D53">
      <w:pPr>
        <w:pStyle w:val="Abbildungsverzeichnis"/>
        <w:tabs>
          <w:tab w:val="right" w:leader="dot" w:pos="8494"/>
        </w:tabs>
        <w:rPr>
          <w:rFonts w:eastAsiaTheme="minorEastAsia"/>
          <w:noProof/>
          <w:sz w:val="22"/>
          <w:lang w:eastAsia="de-CH"/>
        </w:rPr>
      </w:pPr>
      <w:hyperlink w:anchor="_Toc40879813" w:history="1">
        <w:r w:rsidRPr="000766FE">
          <w:rPr>
            <w:rStyle w:val="Hyperlink"/>
            <w:noProof/>
          </w:rPr>
          <w:t>Tabelle 3 Loops</w:t>
        </w:r>
        <w:r>
          <w:rPr>
            <w:noProof/>
            <w:webHidden/>
          </w:rPr>
          <w:tab/>
        </w:r>
        <w:r>
          <w:rPr>
            <w:noProof/>
            <w:webHidden/>
          </w:rPr>
          <w:fldChar w:fldCharType="begin"/>
        </w:r>
        <w:r>
          <w:rPr>
            <w:noProof/>
            <w:webHidden/>
          </w:rPr>
          <w:instrText xml:space="preserve"> PAGEREF _Toc40879813 \h </w:instrText>
        </w:r>
        <w:r>
          <w:rPr>
            <w:noProof/>
            <w:webHidden/>
          </w:rPr>
        </w:r>
        <w:r>
          <w:rPr>
            <w:noProof/>
            <w:webHidden/>
          </w:rPr>
          <w:fldChar w:fldCharType="separate"/>
        </w:r>
        <w:r w:rsidR="002B7CD3">
          <w:rPr>
            <w:noProof/>
            <w:webHidden/>
          </w:rPr>
          <w:t>11</w:t>
        </w:r>
        <w:r>
          <w:rPr>
            <w:noProof/>
            <w:webHidden/>
          </w:rPr>
          <w:fldChar w:fldCharType="end"/>
        </w:r>
      </w:hyperlink>
    </w:p>
    <w:p w14:paraId="171486E7" w14:textId="1DC5FB82" w:rsidR="00923D53" w:rsidRDefault="00923D53">
      <w:pPr>
        <w:pStyle w:val="Abbildungsverzeichnis"/>
        <w:tabs>
          <w:tab w:val="right" w:leader="dot" w:pos="8494"/>
        </w:tabs>
        <w:rPr>
          <w:rFonts w:eastAsiaTheme="minorEastAsia"/>
          <w:noProof/>
          <w:sz w:val="22"/>
          <w:lang w:eastAsia="de-CH"/>
        </w:rPr>
      </w:pPr>
      <w:hyperlink w:anchor="_Toc40879814" w:history="1">
        <w:r w:rsidRPr="000766FE">
          <w:rPr>
            <w:rStyle w:val="Hyperlink"/>
            <w:noProof/>
          </w:rPr>
          <w:t>Tabelle 4 Operatoren</w:t>
        </w:r>
        <w:r>
          <w:rPr>
            <w:noProof/>
            <w:webHidden/>
          </w:rPr>
          <w:tab/>
        </w:r>
        <w:r>
          <w:rPr>
            <w:noProof/>
            <w:webHidden/>
          </w:rPr>
          <w:fldChar w:fldCharType="begin"/>
        </w:r>
        <w:r>
          <w:rPr>
            <w:noProof/>
            <w:webHidden/>
          </w:rPr>
          <w:instrText xml:space="preserve"> PAGEREF _Toc40879814 \h </w:instrText>
        </w:r>
        <w:r>
          <w:rPr>
            <w:noProof/>
            <w:webHidden/>
          </w:rPr>
        </w:r>
        <w:r>
          <w:rPr>
            <w:noProof/>
            <w:webHidden/>
          </w:rPr>
          <w:fldChar w:fldCharType="separate"/>
        </w:r>
        <w:r w:rsidR="002B7CD3">
          <w:rPr>
            <w:noProof/>
            <w:webHidden/>
          </w:rPr>
          <w:t>12</w:t>
        </w:r>
        <w:r>
          <w:rPr>
            <w:noProof/>
            <w:webHidden/>
          </w:rPr>
          <w:fldChar w:fldCharType="end"/>
        </w:r>
      </w:hyperlink>
    </w:p>
    <w:p w14:paraId="098814FA" w14:textId="1027E921" w:rsidR="00923D53" w:rsidRDefault="00923D53">
      <w:pPr>
        <w:pStyle w:val="Abbildungsverzeichnis"/>
        <w:tabs>
          <w:tab w:val="right" w:leader="dot" w:pos="8494"/>
        </w:tabs>
        <w:rPr>
          <w:rFonts w:eastAsiaTheme="minorEastAsia"/>
          <w:noProof/>
          <w:sz w:val="22"/>
          <w:lang w:eastAsia="de-CH"/>
        </w:rPr>
      </w:pPr>
      <w:hyperlink w:anchor="_Toc40879815" w:history="1">
        <w:r w:rsidRPr="000766FE">
          <w:rPr>
            <w:rStyle w:val="Hyperlink"/>
            <w:noProof/>
          </w:rPr>
          <w:t>Tabelle 5 Neues Projekt Android Studio</w:t>
        </w:r>
        <w:r>
          <w:rPr>
            <w:noProof/>
            <w:webHidden/>
          </w:rPr>
          <w:tab/>
        </w:r>
        <w:r>
          <w:rPr>
            <w:noProof/>
            <w:webHidden/>
          </w:rPr>
          <w:fldChar w:fldCharType="begin"/>
        </w:r>
        <w:r>
          <w:rPr>
            <w:noProof/>
            <w:webHidden/>
          </w:rPr>
          <w:instrText xml:space="preserve"> PAGEREF _Toc40879815 \h </w:instrText>
        </w:r>
        <w:r>
          <w:rPr>
            <w:noProof/>
            <w:webHidden/>
          </w:rPr>
        </w:r>
        <w:r>
          <w:rPr>
            <w:noProof/>
            <w:webHidden/>
          </w:rPr>
          <w:fldChar w:fldCharType="separate"/>
        </w:r>
        <w:r w:rsidR="002B7CD3">
          <w:rPr>
            <w:noProof/>
            <w:webHidden/>
          </w:rPr>
          <w:t>14</w:t>
        </w:r>
        <w:r>
          <w:rPr>
            <w:noProof/>
            <w:webHidden/>
          </w:rPr>
          <w:fldChar w:fldCharType="end"/>
        </w:r>
      </w:hyperlink>
    </w:p>
    <w:p w14:paraId="4499721E" w14:textId="0E3DB370" w:rsidR="00923D53" w:rsidRDefault="00923D53">
      <w:pPr>
        <w:pStyle w:val="Abbildungsverzeichnis"/>
        <w:tabs>
          <w:tab w:val="right" w:leader="dot" w:pos="8494"/>
        </w:tabs>
        <w:rPr>
          <w:rFonts w:eastAsiaTheme="minorEastAsia"/>
          <w:noProof/>
          <w:sz w:val="22"/>
          <w:lang w:eastAsia="de-CH"/>
        </w:rPr>
      </w:pPr>
      <w:hyperlink w:anchor="_Toc40879816" w:history="1">
        <w:r w:rsidRPr="000766FE">
          <w:rPr>
            <w:rStyle w:val="Hyperlink"/>
            <w:noProof/>
          </w:rPr>
          <w:t>Tabelle 6 Bilder in Android Studios</w:t>
        </w:r>
        <w:r>
          <w:rPr>
            <w:noProof/>
            <w:webHidden/>
          </w:rPr>
          <w:tab/>
        </w:r>
        <w:r>
          <w:rPr>
            <w:noProof/>
            <w:webHidden/>
          </w:rPr>
          <w:fldChar w:fldCharType="begin"/>
        </w:r>
        <w:r>
          <w:rPr>
            <w:noProof/>
            <w:webHidden/>
          </w:rPr>
          <w:instrText xml:space="preserve"> PAGEREF _Toc40879816 \h </w:instrText>
        </w:r>
        <w:r>
          <w:rPr>
            <w:noProof/>
            <w:webHidden/>
          </w:rPr>
        </w:r>
        <w:r>
          <w:rPr>
            <w:noProof/>
            <w:webHidden/>
          </w:rPr>
          <w:fldChar w:fldCharType="separate"/>
        </w:r>
        <w:r w:rsidR="002B7CD3">
          <w:rPr>
            <w:noProof/>
            <w:webHidden/>
          </w:rPr>
          <w:t>17</w:t>
        </w:r>
        <w:r>
          <w:rPr>
            <w:noProof/>
            <w:webHidden/>
          </w:rPr>
          <w:fldChar w:fldCharType="end"/>
        </w:r>
      </w:hyperlink>
    </w:p>
    <w:p w14:paraId="4DBBC4AF" w14:textId="1EAFA996" w:rsidR="00923D53" w:rsidRDefault="00923D53">
      <w:pPr>
        <w:pStyle w:val="Abbildungsverzeichnis"/>
        <w:tabs>
          <w:tab w:val="right" w:leader="dot" w:pos="8494"/>
        </w:tabs>
        <w:rPr>
          <w:rFonts w:eastAsiaTheme="minorEastAsia"/>
          <w:noProof/>
          <w:sz w:val="22"/>
          <w:lang w:eastAsia="de-CH"/>
        </w:rPr>
      </w:pPr>
      <w:hyperlink w:anchor="_Toc40879817" w:history="1">
        <w:r w:rsidRPr="000766FE">
          <w:rPr>
            <w:rStyle w:val="Hyperlink"/>
            <w:noProof/>
          </w:rPr>
          <w:t>Tabelle 7 Bilder ausrichten in Android Studios</w:t>
        </w:r>
        <w:r>
          <w:rPr>
            <w:noProof/>
            <w:webHidden/>
          </w:rPr>
          <w:tab/>
        </w:r>
        <w:r>
          <w:rPr>
            <w:noProof/>
            <w:webHidden/>
          </w:rPr>
          <w:fldChar w:fldCharType="begin"/>
        </w:r>
        <w:r>
          <w:rPr>
            <w:noProof/>
            <w:webHidden/>
          </w:rPr>
          <w:instrText xml:space="preserve"> PAGEREF _Toc40879817 \h </w:instrText>
        </w:r>
        <w:r>
          <w:rPr>
            <w:noProof/>
            <w:webHidden/>
          </w:rPr>
        </w:r>
        <w:r>
          <w:rPr>
            <w:noProof/>
            <w:webHidden/>
          </w:rPr>
          <w:fldChar w:fldCharType="separate"/>
        </w:r>
        <w:r w:rsidR="002B7CD3">
          <w:rPr>
            <w:noProof/>
            <w:webHidden/>
          </w:rPr>
          <w:t>18</w:t>
        </w:r>
        <w:r>
          <w:rPr>
            <w:noProof/>
            <w:webHidden/>
          </w:rPr>
          <w:fldChar w:fldCharType="end"/>
        </w:r>
      </w:hyperlink>
    </w:p>
    <w:p w14:paraId="37755AF8" w14:textId="10A26B63" w:rsidR="00923D53" w:rsidRDefault="00923D53">
      <w:pPr>
        <w:pStyle w:val="Abbildungsverzeichnis"/>
        <w:tabs>
          <w:tab w:val="right" w:leader="dot" w:pos="8494"/>
        </w:tabs>
        <w:rPr>
          <w:rFonts w:eastAsiaTheme="minorEastAsia"/>
          <w:noProof/>
          <w:sz w:val="22"/>
          <w:lang w:eastAsia="de-CH"/>
        </w:rPr>
      </w:pPr>
      <w:hyperlink w:anchor="_Toc40879818" w:history="1">
        <w:r w:rsidRPr="000766FE">
          <w:rPr>
            <w:rStyle w:val="Hyperlink"/>
            <w:noProof/>
          </w:rPr>
          <w:t>Tabelle 8 APK</w:t>
        </w:r>
        <w:r>
          <w:rPr>
            <w:noProof/>
            <w:webHidden/>
          </w:rPr>
          <w:tab/>
        </w:r>
        <w:r>
          <w:rPr>
            <w:noProof/>
            <w:webHidden/>
          </w:rPr>
          <w:fldChar w:fldCharType="begin"/>
        </w:r>
        <w:r>
          <w:rPr>
            <w:noProof/>
            <w:webHidden/>
          </w:rPr>
          <w:instrText xml:space="preserve"> PAGEREF _Toc40879818 \h </w:instrText>
        </w:r>
        <w:r>
          <w:rPr>
            <w:noProof/>
            <w:webHidden/>
          </w:rPr>
        </w:r>
        <w:r>
          <w:rPr>
            <w:noProof/>
            <w:webHidden/>
          </w:rPr>
          <w:fldChar w:fldCharType="separate"/>
        </w:r>
        <w:r w:rsidR="002B7CD3">
          <w:rPr>
            <w:noProof/>
            <w:webHidden/>
          </w:rPr>
          <w:t>21</w:t>
        </w:r>
        <w:r>
          <w:rPr>
            <w:noProof/>
            <w:webHidden/>
          </w:rPr>
          <w:fldChar w:fldCharType="end"/>
        </w:r>
      </w:hyperlink>
    </w:p>
    <w:p w14:paraId="2C2FBD6D" w14:textId="5866C3CF" w:rsidR="00923D53" w:rsidRDefault="00923D53">
      <w:pPr>
        <w:pStyle w:val="Abbildungsverzeichnis"/>
        <w:tabs>
          <w:tab w:val="right" w:leader="dot" w:pos="8494"/>
        </w:tabs>
        <w:rPr>
          <w:rFonts w:eastAsiaTheme="minorEastAsia"/>
          <w:noProof/>
          <w:sz w:val="22"/>
          <w:lang w:eastAsia="de-CH"/>
        </w:rPr>
      </w:pPr>
      <w:hyperlink w:anchor="_Toc40879819" w:history="1">
        <w:r w:rsidRPr="000766FE">
          <w:rPr>
            <w:rStyle w:val="Hyperlink"/>
            <w:noProof/>
          </w:rPr>
          <w:t>Tabelle 9 Activity erstellen</w:t>
        </w:r>
        <w:r>
          <w:rPr>
            <w:noProof/>
            <w:webHidden/>
          </w:rPr>
          <w:tab/>
        </w:r>
        <w:r>
          <w:rPr>
            <w:noProof/>
            <w:webHidden/>
          </w:rPr>
          <w:fldChar w:fldCharType="begin"/>
        </w:r>
        <w:r>
          <w:rPr>
            <w:noProof/>
            <w:webHidden/>
          </w:rPr>
          <w:instrText xml:space="preserve"> PAGEREF _Toc40879819 \h </w:instrText>
        </w:r>
        <w:r>
          <w:rPr>
            <w:noProof/>
            <w:webHidden/>
          </w:rPr>
        </w:r>
        <w:r>
          <w:rPr>
            <w:noProof/>
            <w:webHidden/>
          </w:rPr>
          <w:fldChar w:fldCharType="separate"/>
        </w:r>
        <w:r w:rsidR="002B7CD3">
          <w:rPr>
            <w:noProof/>
            <w:webHidden/>
          </w:rPr>
          <w:t>22</w:t>
        </w:r>
        <w:r>
          <w:rPr>
            <w:noProof/>
            <w:webHidden/>
          </w:rPr>
          <w:fldChar w:fldCharType="end"/>
        </w:r>
      </w:hyperlink>
    </w:p>
    <w:p w14:paraId="3E82D690" w14:textId="40347583" w:rsidR="00923D53" w:rsidRDefault="00923D53">
      <w:pPr>
        <w:pStyle w:val="Abbildungsverzeichnis"/>
        <w:tabs>
          <w:tab w:val="right" w:leader="dot" w:pos="8494"/>
        </w:tabs>
        <w:rPr>
          <w:rFonts w:eastAsiaTheme="minorEastAsia"/>
          <w:noProof/>
          <w:sz w:val="22"/>
          <w:lang w:eastAsia="de-CH"/>
        </w:rPr>
      </w:pPr>
      <w:hyperlink w:anchor="_Toc40879820" w:history="1">
        <w:r w:rsidRPr="000766FE">
          <w:rPr>
            <w:rStyle w:val="Hyperlink"/>
            <w:noProof/>
          </w:rPr>
          <w:t>Tabelle 10 USB-Debugging</w:t>
        </w:r>
        <w:r>
          <w:rPr>
            <w:noProof/>
            <w:webHidden/>
          </w:rPr>
          <w:tab/>
        </w:r>
        <w:r>
          <w:rPr>
            <w:noProof/>
            <w:webHidden/>
          </w:rPr>
          <w:fldChar w:fldCharType="begin"/>
        </w:r>
        <w:r>
          <w:rPr>
            <w:noProof/>
            <w:webHidden/>
          </w:rPr>
          <w:instrText xml:space="preserve"> PAGEREF _Toc40879820 \h </w:instrText>
        </w:r>
        <w:r>
          <w:rPr>
            <w:noProof/>
            <w:webHidden/>
          </w:rPr>
        </w:r>
        <w:r>
          <w:rPr>
            <w:noProof/>
            <w:webHidden/>
          </w:rPr>
          <w:fldChar w:fldCharType="separate"/>
        </w:r>
        <w:r w:rsidR="002B7CD3">
          <w:rPr>
            <w:noProof/>
            <w:webHidden/>
          </w:rPr>
          <w:t>32</w:t>
        </w:r>
        <w:r>
          <w:rPr>
            <w:noProof/>
            <w:webHidden/>
          </w:rPr>
          <w:fldChar w:fldCharType="end"/>
        </w:r>
      </w:hyperlink>
    </w:p>
    <w:p w14:paraId="3C6E3598" w14:textId="37974FCE" w:rsidR="00923D53" w:rsidRDefault="00923D53">
      <w:pPr>
        <w:pStyle w:val="Abbildungsverzeichnis"/>
        <w:tabs>
          <w:tab w:val="right" w:leader="dot" w:pos="8494"/>
        </w:tabs>
        <w:rPr>
          <w:rFonts w:eastAsiaTheme="minorEastAsia"/>
          <w:noProof/>
          <w:sz w:val="22"/>
          <w:lang w:eastAsia="de-CH"/>
        </w:rPr>
      </w:pPr>
      <w:hyperlink w:anchor="_Toc40879821" w:history="1">
        <w:r w:rsidRPr="000766FE">
          <w:rPr>
            <w:rStyle w:val="Hyperlink"/>
            <w:noProof/>
          </w:rPr>
          <w:t>Tabelle 11 Toasts</w:t>
        </w:r>
        <w:r>
          <w:rPr>
            <w:noProof/>
            <w:webHidden/>
          </w:rPr>
          <w:tab/>
        </w:r>
        <w:r>
          <w:rPr>
            <w:noProof/>
            <w:webHidden/>
          </w:rPr>
          <w:fldChar w:fldCharType="begin"/>
        </w:r>
        <w:r>
          <w:rPr>
            <w:noProof/>
            <w:webHidden/>
          </w:rPr>
          <w:instrText xml:space="preserve"> PAGEREF _Toc40879821 \h </w:instrText>
        </w:r>
        <w:r>
          <w:rPr>
            <w:noProof/>
            <w:webHidden/>
          </w:rPr>
        </w:r>
        <w:r>
          <w:rPr>
            <w:noProof/>
            <w:webHidden/>
          </w:rPr>
          <w:fldChar w:fldCharType="separate"/>
        </w:r>
        <w:r w:rsidR="002B7CD3">
          <w:rPr>
            <w:noProof/>
            <w:webHidden/>
          </w:rPr>
          <w:t>36</w:t>
        </w:r>
        <w:r>
          <w:rPr>
            <w:noProof/>
            <w:webHidden/>
          </w:rPr>
          <w:fldChar w:fldCharType="end"/>
        </w:r>
      </w:hyperlink>
    </w:p>
    <w:p w14:paraId="6B0AD58B" w14:textId="4275E929" w:rsidR="00923D53" w:rsidRDefault="00923D53">
      <w:pPr>
        <w:pStyle w:val="Abbildungsverzeichnis"/>
        <w:tabs>
          <w:tab w:val="right" w:leader="dot" w:pos="8494"/>
        </w:tabs>
        <w:rPr>
          <w:rFonts w:eastAsiaTheme="minorEastAsia"/>
          <w:noProof/>
          <w:sz w:val="22"/>
          <w:lang w:eastAsia="de-CH"/>
        </w:rPr>
      </w:pPr>
      <w:hyperlink w:anchor="_Toc40879822" w:history="1">
        <w:r w:rsidRPr="000766FE">
          <w:rPr>
            <w:rStyle w:val="Hyperlink"/>
            <w:noProof/>
          </w:rPr>
          <w:t>Tabelle 12 Push Knopf</w:t>
        </w:r>
        <w:r>
          <w:rPr>
            <w:noProof/>
            <w:webHidden/>
          </w:rPr>
          <w:tab/>
        </w:r>
        <w:r>
          <w:rPr>
            <w:noProof/>
            <w:webHidden/>
          </w:rPr>
          <w:fldChar w:fldCharType="begin"/>
        </w:r>
        <w:r>
          <w:rPr>
            <w:noProof/>
            <w:webHidden/>
          </w:rPr>
          <w:instrText xml:space="preserve"> PAGEREF _Toc40879822 \h </w:instrText>
        </w:r>
        <w:r>
          <w:rPr>
            <w:noProof/>
            <w:webHidden/>
          </w:rPr>
        </w:r>
        <w:r>
          <w:rPr>
            <w:noProof/>
            <w:webHidden/>
          </w:rPr>
          <w:fldChar w:fldCharType="separate"/>
        </w:r>
        <w:r w:rsidR="002B7CD3">
          <w:rPr>
            <w:noProof/>
            <w:webHidden/>
          </w:rPr>
          <w:t>39</w:t>
        </w:r>
        <w:r>
          <w:rPr>
            <w:noProof/>
            <w:webHidden/>
          </w:rPr>
          <w:fldChar w:fldCharType="end"/>
        </w:r>
      </w:hyperlink>
    </w:p>
    <w:p w14:paraId="19AF20B9" w14:textId="53624BBB" w:rsidR="00923D53" w:rsidRDefault="00923D53">
      <w:pPr>
        <w:pStyle w:val="Abbildungsverzeichnis"/>
        <w:tabs>
          <w:tab w:val="right" w:leader="dot" w:pos="8494"/>
        </w:tabs>
        <w:rPr>
          <w:rFonts w:eastAsiaTheme="minorEastAsia"/>
          <w:noProof/>
          <w:sz w:val="22"/>
          <w:lang w:eastAsia="de-CH"/>
        </w:rPr>
      </w:pPr>
      <w:hyperlink w:anchor="_Toc40879823" w:history="1">
        <w:r w:rsidRPr="000766FE">
          <w:rPr>
            <w:rStyle w:val="Hyperlink"/>
            <w:noProof/>
          </w:rPr>
          <w:t>Tabelle 13 Reminder erstellen</w:t>
        </w:r>
        <w:r>
          <w:rPr>
            <w:noProof/>
            <w:webHidden/>
          </w:rPr>
          <w:tab/>
        </w:r>
        <w:r>
          <w:rPr>
            <w:noProof/>
            <w:webHidden/>
          </w:rPr>
          <w:fldChar w:fldCharType="begin"/>
        </w:r>
        <w:r>
          <w:rPr>
            <w:noProof/>
            <w:webHidden/>
          </w:rPr>
          <w:instrText xml:space="preserve"> PAGEREF _Toc40879823 \h </w:instrText>
        </w:r>
        <w:r>
          <w:rPr>
            <w:noProof/>
            <w:webHidden/>
          </w:rPr>
        </w:r>
        <w:r>
          <w:rPr>
            <w:noProof/>
            <w:webHidden/>
          </w:rPr>
          <w:fldChar w:fldCharType="separate"/>
        </w:r>
        <w:r w:rsidR="002B7CD3">
          <w:rPr>
            <w:noProof/>
            <w:webHidden/>
          </w:rPr>
          <w:t>41</w:t>
        </w:r>
        <w:r>
          <w:rPr>
            <w:noProof/>
            <w:webHidden/>
          </w:rPr>
          <w:fldChar w:fldCharType="end"/>
        </w:r>
      </w:hyperlink>
    </w:p>
    <w:p w14:paraId="6E8709FC" w14:textId="080E2A97" w:rsidR="00923D53" w:rsidRDefault="00923D53">
      <w:pPr>
        <w:pStyle w:val="Abbildungsverzeichnis"/>
        <w:tabs>
          <w:tab w:val="right" w:leader="dot" w:pos="8494"/>
        </w:tabs>
        <w:rPr>
          <w:rFonts w:eastAsiaTheme="minorEastAsia"/>
          <w:noProof/>
          <w:sz w:val="22"/>
          <w:lang w:eastAsia="de-CH"/>
        </w:rPr>
      </w:pPr>
      <w:hyperlink w:anchor="_Toc40879824" w:history="1">
        <w:r w:rsidRPr="000766FE">
          <w:rPr>
            <w:rStyle w:val="Hyperlink"/>
            <w:noProof/>
          </w:rPr>
          <w:t>Tabelle 14 Zweite Checkliste</w:t>
        </w:r>
        <w:r>
          <w:rPr>
            <w:noProof/>
            <w:webHidden/>
          </w:rPr>
          <w:tab/>
        </w:r>
        <w:r>
          <w:rPr>
            <w:noProof/>
            <w:webHidden/>
          </w:rPr>
          <w:fldChar w:fldCharType="begin"/>
        </w:r>
        <w:r>
          <w:rPr>
            <w:noProof/>
            <w:webHidden/>
          </w:rPr>
          <w:instrText xml:space="preserve"> PAGEREF _Toc40879824 \h </w:instrText>
        </w:r>
        <w:r>
          <w:rPr>
            <w:noProof/>
            <w:webHidden/>
          </w:rPr>
        </w:r>
        <w:r>
          <w:rPr>
            <w:noProof/>
            <w:webHidden/>
          </w:rPr>
          <w:fldChar w:fldCharType="separate"/>
        </w:r>
        <w:r w:rsidR="002B7CD3">
          <w:rPr>
            <w:noProof/>
            <w:webHidden/>
          </w:rPr>
          <w:t>53</w:t>
        </w:r>
        <w:r>
          <w:rPr>
            <w:noProof/>
            <w:webHidden/>
          </w:rPr>
          <w:fldChar w:fldCharType="end"/>
        </w:r>
      </w:hyperlink>
    </w:p>
    <w:p w14:paraId="4D96EBE7" w14:textId="52519A84" w:rsidR="00923D53" w:rsidRDefault="00923D53">
      <w:pPr>
        <w:pStyle w:val="Abbildungsverzeichnis"/>
        <w:tabs>
          <w:tab w:val="right" w:leader="dot" w:pos="8494"/>
        </w:tabs>
        <w:rPr>
          <w:rFonts w:eastAsiaTheme="minorEastAsia"/>
          <w:noProof/>
          <w:sz w:val="22"/>
          <w:lang w:eastAsia="de-CH"/>
        </w:rPr>
      </w:pPr>
      <w:hyperlink w:anchor="_Toc40879825" w:history="1">
        <w:r w:rsidRPr="000766FE">
          <w:rPr>
            <w:rStyle w:val="Hyperlink"/>
            <w:noProof/>
          </w:rPr>
          <w:t>Tabelle 15 Firebase verbinden bin</w:t>
        </w:r>
        <w:r>
          <w:rPr>
            <w:noProof/>
            <w:webHidden/>
          </w:rPr>
          <w:tab/>
        </w:r>
        <w:r>
          <w:rPr>
            <w:noProof/>
            <w:webHidden/>
          </w:rPr>
          <w:fldChar w:fldCharType="begin"/>
        </w:r>
        <w:r>
          <w:rPr>
            <w:noProof/>
            <w:webHidden/>
          </w:rPr>
          <w:instrText xml:space="preserve"> PAGEREF _Toc40879825 \h </w:instrText>
        </w:r>
        <w:r>
          <w:rPr>
            <w:noProof/>
            <w:webHidden/>
          </w:rPr>
        </w:r>
        <w:r>
          <w:rPr>
            <w:noProof/>
            <w:webHidden/>
          </w:rPr>
          <w:fldChar w:fldCharType="separate"/>
        </w:r>
        <w:r w:rsidR="002B7CD3">
          <w:rPr>
            <w:noProof/>
            <w:webHidden/>
          </w:rPr>
          <w:t>64</w:t>
        </w:r>
        <w:r>
          <w:rPr>
            <w:noProof/>
            <w:webHidden/>
          </w:rPr>
          <w:fldChar w:fldCharType="end"/>
        </w:r>
      </w:hyperlink>
    </w:p>
    <w:p w14:paraId="31E4D15D" w14:textId="1813BD5D" w:rsidR="00923D53" w:rsidRDefault="00923D53">
      <w:pPr>
        <w:pStyle w:val="Abbildungsverzeichnis"/>
        <w:tabs>
          <w:tab w:val="right" w:leader="dot" w:pos="8494"/>
        </w:tabs>
        <w:rPr>
          <w:rFonts w:eastAsiaTheme="minorEastAsia"/>
          <w:noProof/>
          <w:sz w:val="22"/>
          <w:lang w:eastAsia="de-CH"/>
        </w:rPr>
      </w:pPr>
      <w:hyperlink w:anchor="_Toc40879826" w:history="1">
        <w:r w:rsidRPr="000766FE">
          <w:rPr>
            <w:rStyle w:val="Hyperlink"/>
            <w:noProof/>
          </w:rPr>
          <w:t>Tabelle 16 Cloud Messaging</w:t>
        </w:r>
        <w:r>
          <w:rPr>
            <w:noProof/>
            <w:webHidden/>
          </w:rPr>
          <w:tab/>
        </w:r>
        <w:r>
          <w:rPr>
            <w:noProof/>
            <w:webHidden/>
          </w:rPr>
          <w:fldChar w:fldCharType="begin"/>
        </w:r>
        <w:r>
          <w:rPr>
            <w:noProof/>
            <w:webHidden/>
          </w:rPr>
          <w:instrText xml:space="preserve"> PAGEREF _Toc40879826 \h </w:instrText>
        </w:r>
        <w:r>
          <w:rPr>
            <w:noProof/>
            <w:webHidden/>
          </w:rPr>
        </w:r>
        <w:r>
          <w:rPr>
            <w:noProof/>
            <w:webHidden/>
          </w:rPr>
          <w:fldChar w:fldCharType="separate"/>
        </w:r>
        <w:r w:rsidR="002B7CD3">
          <w:rPr>
            <w:noProof/>
            <w:webHidden/>
          </w:rPr>
          <w:t>66</w:t>
        </w:r>
        <w:r>
          <w:rPr>
            <w:noProof/>
            <w:webHidden/>
          </w:rPr>
          <w:fldChar w:fldCharType="end"/>
        </w:r>
      </w:hyperlink>
    </w:p>
    <w:p w14:paraId="3240AB76" w14:textId="682353CC" w:rsidR="00923D53" w:rsidRDefault="00923D53">
      <w:pPr>
        <w:pStyle w:val="Abbildungsverzeichnis"/>
        <w:tabs>
          <w:tab w:val="right" w:leader="dot" w:pos="8494"/>
        </w:tabs>
        <w:rPr>
          <w:rFonts w:eastAsiaTheme="minorEastAsia"/>
          <w:noProof/>
          <w:sz w:val="22"/>
          <w:lang w:eastAsia="de-CH"/>
        </w:rPr>
      </w:pPr>
      <w:hyperlink w:anchor="_Toc40879827" w:history="1">
        <w:r w:rsidRPr="000766FE">
          <w:rPr>
            <w:rStyle w:val="Hyperlink"/>
            <w:noProof/>
          </w:rPr>
          <w:t>Tabelle 17 User Properties</w:t>
        </w:r>
        <w:r>
          <w:rPr>
            <w:noProof/>
            <w:webHidden/>
          </w:rPr>
          <w:tab/>
        </w:r>
        <w:r>
          <w:rPr>
            <w:noProof/>
            <w:webHidden/>
          </w:rPr>
          <w:fldChar w:fldCharType="begin"/>
        </w:r>
        <w:r>
          <w:rPr>
            <w:noProof/>
            <w:webHidden/>
          </w:rPr>
          <w:instrText xml:space="preserve"> PAGEREF _Toc40879827 \h </w:instrText>
        </w:r>
        <w:r>
          <w:rPr>
            <w:noProof/>
            <w:webHidden/>
          </w:rPr>
        </w:r>
        <w:r>
          <w:rPr>
            <w:noProof/>
            <w:webHidden/>
          </w:rPr>
          <w:fldChar w:fldCharType="separate"/>
        </w:r>
        <w:r w:rsidR="002B7CD3">
          <w:rPr>
            <w:noProof/>
            <w:webHidden/>
          </w:rPr>
          <w:t>66</w:t>
        </w:r>
        <w:r>
          <w:rPr>
            <w:noProof/>
            <w:webHidden/>
          </w:rPr>
          <w:fldChar w:fldCharType="end"/>
        </w:r>
      </w:hyperlink>
    </w:p>
    <w:p w14:paraId="75FE9D10" w14:textId="3617C9AF" w:rsidR="00923D53" w:rsidRDefault="00923D53">
      <w:pPr>
        <w:pStyle w:val="Abbildungsverzeichnis"/>
        <w:tabs>
          <w:tab w:val="right" w:leader="dot" w:pos="8494"/>
        </w:tabs>
        <w:rPr>
          <w:rFonts w:eastAsiaTheme="minorEastAsia"/>
          <w:noProof/>
          <w:sz w:val="22"/>
          <w:lang w:eastAsia="de-CH"/>
        </w:rPr>
      </w:pPr>
      <w:hyperlink w:anchor="_Toc40879828" w:history="1">
        <w:r w:rsidRPr="000766FE">
          <w:rPr>
            <w:rStyle w:val="Hyperlink"/>
            <w:noProof/>
          </w:rPr>
          <w:t>Tabelle 18 Spezifizierte Benachrichtigung</w:t>
        </w:r>
        <w:r>
          <w:rPr>
            <w:noProof/>
            <w:webHidden/>
          </w:rPr>
          <w:tab/>
        </w:r>
        <w:r>
          <w:rPr>
            <w:noProof/>
            <w:webHidden/>
          </w:rPr>
          <w:fldChar w:fldCharType="begin"/>
        </w:r>
        <w:r>
          <w:rPr>
            <w:noProof/>
            <w:webHidden/>
          </w:rPr>
          <w:instrText xml:space="preserve"> PAGEREF _Toc40879828 \h </w:instrText>
        </w:r>
        <w:r>
          <w:rPr>
            <w:noProof/>
            <w:webHidden/>
          </w:rPr>
        </w:r>
        <w:r>
          <w:rPr>
            <w:noProof/>
            <w:webHidden/>
          </w:rPr>
          <w:fldChar w:fldCharType="separate"/>
        </w:r>
        <w:r w:rsidR="002B7CD3">
          <w:rPr>
            <w:noProof/>
            <w:webHidden/>
          </w:rPr>
          <w:t>67</w:t>
        </w:r>
        <w:r>
          <w:rPr>
            <w:noProof/>
            <w:webHidden/>
          </w:rPr>
          <w:fldChar w:fldCharType="end"/>
        </w:r>
      </w:hyperlink>
    </w:p>
    <w:p w14:paraId="43DC6ECA" w14:textId="43CAF0D6" w:rsidR="00923D53" w:rsidRDefault="00923D53">
      <w:pPr>
        <w:pStyle w:val="Abbildungsverzeichnis"/>
        <w:tabs>
          <w:tab w:val="right" w:leader="dot" w:pos="8494"/>
        </w:tabs>
        <w:rPr>
          <w:rFonts w:eastAsiaTheme="minorEastAsia"/>
          <w:noProof/>
          <w:sz w:val="22"/>
          <w:lang w:eastAsia="de-CH"/>
        </w:rPr>
      </w:pPr>
      <w:hyperlink w:anchor="_Toc40879829" w:history="1">
        <w:r w:rsidRPr="000766FE">
          <w:rPr>
            <w:rStyle w:val="Hyperlink"/>
            <w:noProof/>
          </w:rPr>
          <w:t>Tabelle 19 Wordpress Rest API</w:t>
        </w:r>
        <w:r>
          <w:rPr>
            <w:noProof/>
            <w:webHidden/>
          </w:rPr>
          <w:tab/>
        </w:r>
        <w:r>
          <w:rPr>
            <w:noProof/>
            <w:webHidden/>
          </w:rPr>
          <w:fldChar w:fldCharType="begin"/>
        </w:r>
        <w:r>
          <w:rPr>
            <w:noProof/>
            <w:webHidden/>
          </w:rPr>
          <w:instrText xml:space="preserve"> PAGEREF _Toc40879829 \h </w:instrText>
        </w:r>
        <w:r>
          <w:rPr>
            <w:noProof/>
            <w:webHidden/>
          </w:rPr>
        </w:r>
        <w:r>
          <w:rPr>
            <w:noProof/>
            <w:webHidden/>
          </w:rPr>
          <w:fldChar w:fldCharType="separate"/>
        </w:r>
        <w:r w:rsidR="002B7CD3">
          <w:rPr>
            <w:noProof/>
            <w:webHidden/>
          </w:rPr>
          <w:t>68</w:t>
        </w:r>
        <w:r>
          <w:rPr>
            <w:noProof/>
            <w:webHidden/>
          </w:rPr>
          <w:fldChar w:fldCharType="end"/>
        </w:r>
      </w:hyperlink>
    </w:p>
    <w:p w14:paraId="7A931E82" w14:textId="42083E5F" w:rsidR="00923D53" w:rsidRDefault="00923D53">
      <w:pPr>
        <w:pStyle w:val="Abbildungsverzeichnis"/>
        <w:tabs>
          <w:tab w:val="right" w:leader="dot" w:pos="8494"/>
        </w:tabs>
        <w:rPr>
          <w:rFonts w:eastAsiaTheme="minorEastAsia"/>
          <w:noProof/>
          <w:sz w:val="22"/>
          <w:lang w:eastAsia="de-CH"/>
        </w:rPr>
      </w:pPr>
      <w:hyperlink w:anchor="_Toc40879830" w:history="1">
        <w:r w:rsidRPr="000766FE">
          <w:rPr>
            <w:rStyle w:val="Hyperlink"/>
            <w:noProof/>
          </w:rPr>
          <w:t>Tabelle 20 Release Management</w:t>
        </w:r>
        <w:r>
          <w:rPr>
            <w:noProof/>
            <w:webHidden/>
          </w:rPr>
          <w:tab/>
        </w:r>
        <w:r>
          <w:rPr>
            <w:noProof/>
            <w:webHidden/>
          </w:rPr>
          <w:fldChar w:fldCharType="begin"/>
        </w:r>
        <w:r>
          <w:rPr>
            <w:noProof/>
            <w:webHidden/>
          </w:rPr>
          <w:instrText xml:space="preserve"> PAGEREF _Toc40879830 \h </w:instrText>
        </w:r>
        <w:r>
          <w:rPr>
            <w:noProof/>
            <w:webHidden/>
          </w:rPr>
        </w:r>
        <w:r>
          <w:rPr>
            <w:noProof/>
            <w:webHidden/>
          </w:rPr>
          <w:fldChar w:fldCharType="separate"/>
        </w:r>
        <w:r w:rsidR="002B7CD3">
          <w:rPr>
            <w:noProof/>
            <w:webHidden/>
          </w:rPr>
          <w:t>90</w:t>
        </w:r>
        <w:r>
          <w:rPr>
            <w:noProof/>
            <w:webHidden/>
          </w:rPr>
          <w:fldChar w:fldCharType="end"/>
        </w:r>
      </w:hyperlink>
    </w:p>
    <w:p w14:paraId="79066D57" w14:textId="2917FE82" w:rsidR="00923D53" w:rsidRDefault="00923D53">
      <w:pPr>
        <w:pStyle w:val="Abbildungsverzeichnis"/>
        <w:tabs>
          <w:tab w:val="right" w:leader="dot" w:pos="8494"/>
        </w:tabs>
        <w:rPr>
          <w:rFonts w:eastAsiaTheme="minorEastAsia"/>
          <w:noProof/>
          <w:sz w:val="22"/>
          <w:lang w:eastAsia="de-CH"/>
        </w:rPr>
      </w:pPr>
      <w:hyperlink w:anchor="_Toc40879831" w:history="1">
        <w:r w:rsidRPr="000766FE">
          <w:rPr>
            <w:rStyle w:val="Hyperlink"/>
            <w:noProof/>
          </w:rPr>
          <w:t>Tabelle 21 Ausgangslage</w:t>
        </w:r>
        <w:r>
          <w:rPr>
            <w:noProof/>
            <w:webHidden/>
          </w:rPr>
          <w:tab/>
        </w:r>
        <w:r>
          <w:rPr>
            <w:noProof/>
            <w:webHidden/>
          </w:rPr>
          <w:fldChar w:fldCharType="begin"/>
        </w:r>
        <w:r>
          <w:rPr>
            <w:noProof/>
            <w:webHidden/>
          </w:rPr>
          <w:instrText xml:space="preserve"> PAGEREF _Toc40879831 \h </w:instrText>
        </w:r>
        <w:r>
          <w:rPr>
            <w:noProof/>
            <w:webHidden/>
          </w:rPr>
        </w:r>
        <w:r>
          <w:rPr>
            <w:noProof/>
            <w:webHidden/>
          </w:rPr>
          <w:fldChar w:fldCharType="separate"/>
        </w:r>
        <w:r w:rsidR="002B7CD3">
          <w:rPr>
            <w:noProof/>
            <w:webHidden/>
          </w:rPr>
          <w:t>91</w:t>
        </w:r>
        <w:r>
          <w:rPr>
            <w:noProof/>
            <w:webHidden/>
          </w:rPr>
          <w:fldChar w:fldCharType="end"/>
        </w:r>
      </w:hyperlink>
    </w:p>
    <w:p w14:paraId="069D9639" w14:textId="3B7B92DF" w:rsidR="00923D53" w:rsidRDefault="00923D53">
      <w:pPr>
        <w:pStyle w:val="Abbildungsverzeichnis"/>
        <w:tabs>
          <w:tab w:val="right" w:leader="dot" w:pos="8494"/>
        </w:tabs>
        <w:rPr>
          <w:rFonts w:eastAsiaTheme="minorEastAsia"/>
          <w:noProof/>
          <w:sz w:val="22"/>
          <w:lang w:eastAsia="de-CH"/>
        </w:rPr>
      </w:pPr>
      <w:hyperlink w:anchor="_Toc40879832" w:history="1">
        <w:r w:rsidRPr="000766FE">
          <w:rPr>
            <w:rStyle w:val="Hyperlink"/>
            <w:noProof/>
          </w:rPr>
          <w:t>Tabelle 22 Testgegenstand</w:t>
        </w:r>
        <w:r>
          <w:rPr>
            <w:noProof/>
            <w:webHidden/>
          </w:rPr>
          <w:tab/>
        </w:r>
        <w:r>
          <w:rPr>
            <w:noProof/>
            <w:webHidden/>
          </w:rPr>
          <w:fldChar w:fldCharType="begin"/>
        </w:r>
        <w:r>
          <w:rPr>
            <w:noProof/>
            <w:webHidden/>
          </w:rPr>
          <w:instrText xml:space="preserve"> PAGEREF _Toc40879832 \h </w:instrText>
        </w:r>
        <w:r>
          <w:rPr>
            <w:noProof/>
            <w:webHidden/>
          </w:rPr>
        </w:r>
        <w:r>
          <w:rPr>
            <w:noProof/>
            <w:webHidden/>
          </w:rPr>
          <w:fldChar w:fldCharType="separate"/>
        </w:r>
        <w:r w:rsidR="002B7CD3">
          <w:rPr>
            <w:noProof/>
            <w:webHidden/>
          </w:rPr>
          <w:t>91</w:t>
        </w:r>
        <w:r>
          <w:rPr>
            <w:noProof/>
            <w:webHidden/>
          </w:rPr>
          <w:fldChar w:fldCharType="end"/>
        </w:r>
      </w:hyperlink>
    </w:p>
    <w:p w14:paraId="6698C6AC" w14:textId="336B6F52" w:rsidR="00923D53" w:rsidRDefault="00923D53">
      <w:pPr>
        <w:pStyle w:val="Abbildungsverzeichnis"/>
        <w:tabs>
          <w:tab w:val="right" w:leader="dot" w:pos="8494"/>
        </w:tabs>
        <w:rPr>
          <w:rFonts w:eastAsiaTheme="minorEastAsia"/>
          <w:noProof/>
          <w:sz w:val="22"/>
          <w:lang w:eastAsia="de-CH"/>
        </w:rPr>
      </w:pPr>
      <w:hyperlink w:anchor="_Toc40879833" w:history="1">
        <w:r w:rsidRPr="000766FE">
          <w:rPr>
            <w:rStyle w:val="Hyperlink"/>
            <w:noProof/>
          </w:rPr>
          <w:t>Tabelle 23 Testfall 1 App installieren</w:t>
        </w:r>
        <w:r>
          <w:rPr>
            <w:noProof/>
            <w:webHidden/>
          </w:rPr>
          <w:tab/>
        </w:r>
        <w:r>
          <w:rPr>
            <w:noProof/>
            <w:webHidden/>
          </w:rPr>
          <w:fldChar w:fldCharType="begin"/>
        </w:r>
        <w:r>
          <w:rPr>
            <w:noProof/>
            <w:webHidden/>
          </w:rPr>
          <w:instrText xml:space="preserve"> PAGEREF _Toc40879833 \h </w:instrText>
        </w:r>
        <w:r>
          <w:rPr>
            <w:noProof/>
            <w:webHidden/>
          </w:rPr>
        </w:r>
        <w:r>
          <w:rPr>
            <w:noProof/>
            <w:webHidden/>
          </w:rPr>
          <w:fldChar w:fldCharType="separate"/>
        </w:r>
        <w:r w:rsidR="002B7CD3">
          <w:rPr>
            <w:noProof/>
            <w:webHidden/>
          </w:rPr>
          <w:t>92</w:t>
        </w:r>
        <w:r>
          <w:rPr>
            <w:noProof/>
            <w:webHidden/>
          </w:rPr>
          <w:fldChar w:fldCharType="end"/>
        </w:r>
      </w:hyperlink>
    </w:p>
    <w:p w14:paraId="0E0A96A5" w14:textId="2D982940" w:rsidR="00923D53" w:rsidRDefault="00923D53">
      <w:pPr>
        <w:pStyle w:val="Abbildungsverzeichnis"/>
        <w:tabs>
          <w:tab w:val="right" w:leader="dot" w:pos="8494"/>
        </w:tabs>
        <w:rPr>
          <w:rFonts w:eastAsiaTheme="minorEastAsia"/>
          <w:noProof/>
          <w:sz w:val="22"/>
          <w:lang w:eastAsia="de-CH"/>
        </w:rPr>
      </w:pPr>
      <w:hyperlink w:anchor="_Toc40879834" w:history="1">
        <w:r w:rsidRPr="000766FE">
          <w:rPr>
            <w:rStyle w:val="Hyperlink"/>
            <w:noProof/>
          </w:rPr>
          <w:t>Tabelle 24 Testfall 2  Anmelden und Registrieren</w:t>
        </w:r>
        <w:r>
          <w:rPr>
            <w:noProof/>
            <w:webHidden/>
          </w:rPr>
          <w:tab/>
        </w:r>
        <w:r>
          <w:rPr>
            <w:noProof/>
            <w:webHidden/>
          </w:rPr>
          <w:fldChar w:fldCharType="begin"/>
        </w:r>
        <w:r>
          <w:rPr>
            <w:noProof/>
            <w:webHidden/>
          </w:rPr>
          <w:instrText xml:space="preserve"> PAGEREF _Toc40879834 \h </w:instrText>
        </w:r>
        <w:r>
          <w:rPr>
            <w:noProof/>
            <w:webHidden/>
          </w:rPr>
        </w:r>
        <w:r>
          <w:rPr>
            <w:noProof/>
            <w:webHidden/>
          </w:rPr>
          <w:fldChar w:fldCharType="separate"/>
        </w:r>
        <w:r w:rsidR="002B7CD3">
          <w:rPr>
            <w:noProof/>
            <w:webHidden/>
          </w:rPr>
          <w:t>93</w:t>
        </w:r>
        <w:r>
          <w:rPr>
            <w:noProof/>
            <w:webHidden/>
          </w:rPr>
          <w:fldChar w:fldCharType="end"/>
        </w:r>
      </w:hyperlink>
    </w:p>
    <w:p w14:paraId="4741E978" w14:textId="7FBD8D68" w:rsidR="00923D53" w:rsidRDefault="00923D53">
      <w:pPr>
        <w:pStyle w:val="Abbildungsverzeichnis"/>
        <w:tabs>
          <w:tab w:val="right" w:leader="dot" w:pos="8494"/>
        </w:tabs>
        <w:rPr>
          <w:rFonts w:eastAsiaTheme="minorEastAsia"/>
          <w:noProof/>
          <w:sz w:val="22"/>
          <w:lang w:eastAsia="de-CH"/>
        </w:rPr>
      </w:pPr>
      <w:hyperlink w:anchor="_Toc40879835" w:history="1">
        <w:r w:rsidRPr="000766FE">
          <w:rPr>
            <w:rStyle w:val="Hyperlink"/>
            <w:noProof/>
          </w:rPr>
          <w:t>Tabelle 25 Testfall 3 Passwort zurücksetzen</w:t>
        </w:r>
        <w:r>
          <w:rPr>
            <w:noProof/>
            <w:webHidden/>
          </w:rPr>
          <w:tab/>
        </w:r>
        <w:r>
          <w:rPr>
            <w:noProof/>
            <w:webHidden/>
          </w:rPr>
          <w:fldChar w:fldCharType="begin"/>
        </w:r>
        <w:r>
          <w:rPr>
            <w:noProof/>
            <w:webHidden/>
          </w:rPr>
          <w:instrText xml:space="preserve"> PAGEREF _Toc40879835 \h </w:instrText>
        </w:r>
        <w:r>
          <w:rPr>
            <w:noProof/>
            <w:webHidden/>
          </w:rPr>
        </w:r>
        <w:r>
          <w:rPr>
            <w:noProof/>
            <w:webHidden/>
          </w:rPr>
          <w:fldChar w:fldCharType="separate"/>
        </w:r>
        <w:r w:rsidR="002B7CD3">
          <w:rPr>
            <w:noProof/>
            <w:webHidden/>
          </w:rPr>
          <w:t>94</w:t>
        </w:r>
        <w:r>
          <w:rPr>
            <w:noProof/>
            <w:webHidden/>
          </w:rPr>
          <w:fldChar w:fldCharType="end"/>
        </w:r>
      </w:hyperlink>
    </w:p>
    <w:p w14:paraId="46A67CE8" w14:textId="1F695048" w:rsidR="00923D53" w:rsidRDefault="00923D53">
      <w:pPr>
        <w:pStyle w:val="Abbildungsverzeichnis"/>
        <w:tabs>
          <w:tab w:val="right" w:leader="dot" w:pos="8494"/>
        </w:tabs>
        <w:rPr>
          <w:rFonts w:eastAsiaTheme="minorEastAsia"/>
          <w:noProof/>
          <w:sz w:val="22"/>
          <w:lang w:eastAsia="de-CH"/>
        </w:rPr>
      </w:pPr>
      <w:hyperlink w:anchor="_Toc40879836" w:history="1">
        <w:r w:rsidRPr="000766FE">
          <w:rPr>
            <w:rStyle w:val="Hyperlink"/>
            <w:noProof/>
          </w:rPr>
          <w:t>Tabelle 26 Testfall 4 Notenformular</w:t>
        </w:r>
        <w:r>
          <w:rPr>
            <w:noProof/>
            <w:webHidden/>
          </w:rPr>
          <w:tab/>
        </w:r>
        <w:r>
          <w:rPr>
            <w:noProof/>
            <w:webHidden/>
          </w:rPr>
          <w:fldChar w:fldCharType="begin"/>
        </w:r>
        <w:r>
          <w:rPr>
            <w:noProof/>
            <w:webHidden/>
          </w:rPr>
          <w:instrText xml:space="preserve"> PAGEREF _Toc40879836 \h </w:instrText>
        </w:r>
        <w:r>
          <w:rPr>
            <w:noProof/>
            <w:webHidden/>
          </w:rPr>
        </w:r>
        <w:r>
          <w:rPr>
            <w:noProof/>
            <w:webHidden/>
          </w:rPr>
          <w:fldChar w:fldCharType="separate"/>
        </w:r>
        <w:r w:rsidR="002B7CD3">
          <w:rPr>
            <w:noProof/>
            <w:webHidden/>
          </w:rPr>
          <w:t>95</w:t>
        </w:r>
        <w:r>
          <w:rPr>
            <w:noProof/>
            <w:webHidden/>
          </w:rPr>
          <w:fldChar w:fldCharType="end"/>
        </w:r>
      </w:hyperlink>
    </w:p>
    <w:p w14:paraId="7C12A1BA" w14:textId="0E1CF66D" w:rsidR="00923D53" w:rsidRDefault="00923D53">
      <w:pPr>
        <w:pStyle w:val="Abbildungsverzeichnis"/>
        <w:tabs>
          <w:tab w:val="right" w:leader="dot" w:pos="8494"/>
        </w:tabs>
        <w:rPr>
          <w:rFonts w:eastAsiaTheme="minorEastAsia"/>
          <w:noProof/>
          <w:sz w:val="22"/>
          <w:lang w:eastAsia="de-CH"/>
        </w:rPr>
      </w:pPr>
      <w:hyperlink w:anchor="_Toc40879837" w:history="1">
        <w:r w:rsidRPr="000766FE">
          <w:rPr>
            <w:rStyle w:val="Hyperlink"/>
            <w:noProof/>
          </w:rPr>
          <w:t>Tabelle 27 Testfall 5 Kalender</w:t>
        </w:r>
        <w:r>
          <w:rPr>
            <w:noProof/>
            <w:webHidden/>
          </w:rPr>
          <w:tab/>
        </w:r>
        <w:r>
          <w:rPr>
            <w:noProof/>
            <w:webHidden/>
          </w:rPr>
          <w:fldChar w:fldCharType="begin"/>
        </w:r>
        <w:r>
          <w:rPr>
            <w:noProof/>
            <w:webHidden/>
          </w:rPr>
          <w:instrText xml:space="preserve"> PAGEREF _Toc40879837 \h </w:instrText>
        </w:r>
        <w:r>
          <w:rPr>
            <w:noProof/>
            <w:webHidden/>
          </w:rPr>
        </w:r>
        <w:r>
          <w:rPr>
            <w:noProof/>
            <w:webHidden/>
          </w:rPr>
          <w:fldChar w:fldCharType="separate"/>
        </w:r>
        <w:r w:rsidR="002B7CD3">
          <w:rPr>
            <w:noProof/>
            <w:webHidden/>
          </w:rPr>
          <w:t>96</w:t>
        </w:r>
        <w:r>
          <w:rPr>
            <w:noProof/>
            <w:webHidden/>
          </w:rPr>
          <w:fldChar w:fldCharType="end"/>
        </w:r>
      </w:hyperlink>
    </w:p>
    <w:p w14:paraId="71D3476A" w14:textId="43B4BC6E" w:rsidR="00923D53" w:rsidRDefault="00923D53">
      <w:pPr>
        <w:pStyle w:val="Abbildungsverzeichnis"/>
        <w:tabs>
          <w:tab w:val="right" w:leader="dot" w:pos="8494"/>
        </w:tabs>
        <w:rPr>
          <w:rFonts w:eastAsiaTheme="minorEastAsia"/>
          <w:noProof/>
          <w:sz w:val="22"/>
          <w:lang w:eastAsia="de-CH"/>
        </w:rPr>
      </w:pPr>
      <w:hyperlink w:anchor="_Toc40879838" w:history="1">
        <w:r w:rsidRPr="000766FE">
          <w:rPr>
            <w:rStyle w:val="Hyperlink"/>
            <w:noProof/>
          </w:rPr>
          <w:t>Tabelle 28 Testfall 6 Checklisten</w:t>
        </w:r>
        <w:r>
          <w:rPr>
            <w:noProof/>
            <w:webHidden/>
          </w:rPr>
          <w:tab/>
        </w:r>
        <w:r>
          <w:rPr>
            <w:noProof/>
            <w:webHidden/>
          </w:rPr>
          <w:fldChar w:fldCharType="begin"/>
        </w:r>
        <w:r>
          <w:rPr>
            <w:noProof/>
            <w:webHidden/>
          </w:rPr>
          <w:instrText xml:space="preserve"> PAGEREF _Toc40879838 \h </w:instrText>
        </w:r>
        <w:r>
          <w:rPr>
            <w:noProof/>
            <w:webHidden/>
          </w:rPr>
        </w:r>
        <w:r>
          <w:rPr>
            <w:noProof/>
            <w:webHidden/>
          </w:rPr>
          <w:fldChar w:fldCharType="separate"/>
        </w:r>
        <w:r w:rsidR="002B7CD3">
          <w:rPr>
            <w:noProof/>
            <w:webHidden/>
          </w:rPr>
          <w:t>97</w:t>
        </w:r>
        <w:r>
          <w:rPr>
            <w:noProof/>
            <w:webHidden/>
          </w:rPr>
          <w:fldChar w:fldCharType="end"/>
        </w:r>
      </w:hyperlink>
    </w:p>
    <w:p w14:paraId="5167AE9C" w14:textId="29507C3A" w:rsidR="00923D53" w:rsidRDefault="00923D53">
      <w:pPr>
        <w:pStyle w:val="Abbildungsverzeichnis"/>
        <w:tabs>
          <w:tab w:val="right" w:leader="dot" w:pos="8494"/>
        </w:tabs>
        <w:rPr>
          <w:rFonts w:eastAsiaTheme="minorEastAsia"/>
          <w:noProof/>
          <w:sz w:val="22"/>
          <w:lang w:eastAsia="de-CH"/>
        </w:rPr>
      </w:pPr>
      <w:hyperlink w:anchor="_Toc40879839" w:history="1">
        <w:r w:rsidRPr="000766FE">
          <w:rPr>
            <w:rStyle w:val="Hyperlink"/>
            <w:noProof/>
          </w:rPr>
          <w:t>Tabelle 29 Testfall 6 Links</w:t>
        </w:r>
        <w:r>
          <w:rPr>
            <w:noProof/>
            <w:webHidden/>
          </w:rPr>
          <w:tab/>
        </w:r>
        <w:r>
          <w:rPr>
            <w:noProof/>
            <w:webHidden/>
          </w:rPr>
          <w:fldChar w:fldCharType="begin"/>
        </w:r>
        <w:r>
          <w:rPr>
            <w:noProof/>
            <w:webHidden/>
          </w:rPr>
          <w:instrText xml:space="preserve"> PAGEREF _Toc40879839 \h </w:instrText>
        </w:r>
        <w:r>
          <w:rPr>
            <w:noProof/>
            <w:webHidden/>
          </w:rPr>
        </w:r>
        <w:r>
          <w:rPr>
            <w:noProof/>
            <w:webHidden/>
          </w:rPr>
          <w:fldChar w:fldCharType="separate"/>
        </w:r>
        <w:r w:rsidR="002B7CD3">
          <w:rPr>
            <w:noProof/>
            <w:webHidden/>
          </w:rPr>
          <w:t>98</w:t>
        </w:r>
        <w:r>
          <w:rPr>
            <w:noProof/>
            <w:webHidden/>
          </w:rPr>
          <w:fldChar w:fldCharType="end"/>
        </w:r>
      </w:hyperlink>
    </w:p>
    <w:p w14:paraId="11A26F51" w14:textId="01597B8F" w:rsidR="00923D53" w:rsidRDefault="00923D53">
      <w:pPr>
        <w:pStyle w:val="Abbildungsverzeichnis"/>
        <w:tabs>
          <w:tab w:val="right" w:leader="dot" w:pos="8494"/>
        </w:tabs>
        <w:rPr>
          <w:rFonts w:eastAsiaTheme="minorEastAsia"/>
          <w:noProof/>
          <w:sz w:val="22"/>
          <w:lang w:eastAsia="de-CH"/>
        </w:rPr>
      </w:pPr>
      <w:hyperlink w:anchor="_Toc40879840" w:history="1">
        <w:r w:rsidRPr="000766FE">
          <w:rPr>
            <w:rStyle w:val="Hyperlink"/>
            <w:noProof/>
          </w:rPr>
          <w:t>Tabelle 30 Testergebnis</w:t>
        </w:r>
        <w:r>
          <w:rPr>
            <w:noProof/>
            <w:webHidden/>
          </w:rPr>
          <w:tab/>
        </w:r>
        <w:r>
          <w:rPr>
            <w:noProof/>
            <w:webHidden/>
          </w:rPr>
          <w:fldChar w:fldCharType="begin"/>
        </w:r>
        <w:r>
          <w:rPr>
            <w:noProof/>
            <w:webHidden/>
          </w:rPr>
          <w:instrText xml:space="preserve"> PAGEREF _Toc40879840 \h </w:instrText>
        </w:r>
        <w:r>
          <w:rPr>
            <w:noProof/>
            <w:webHidden/>
          </w:rPr>
        </w:r>
        <w:r>
          <w:rPr>
            <w:noProof/>
            <w:webHidden/>
          </w:rPr>
          <w:fldChar w:fldCharType="separate"/>
        </w:r>
        <w:r w:rsidR="002B7CD3">
          <w:rPr>
            <w:noProof/>
            <w:webHidden/>
          </w:rPr>
          <w:t>99</w:t>
        </w:r>
        <w:r>
          <w:rPr>
            <w:noProof/>
            <w:webHidden/>
          </w:rPr>
          <w:fldChar w:fldCharType="end"/>
        </w:r>
      </w:hyperlink>
    </w:p>
    <w:p w14:paraId="4FAB9619" w14:textId="25CCF52C" w:rsidR="003F6BF7" w:rsidRDefault="002802B8" w:rsidP="003F6BF7">
      <w:pPr>
        <w:pStyle w:val="berschrift1"/>
      </w:pPr>
      <w:r>
        <w:fldChar w:fldCharType="end"/>
      </w:r>
      <w:bookmarkStart w:id="275" w:name="_Toc40879717"/>
      <w:r w:rsidR="002309A7" w:rsidRPr="003F6BF7">
        <w:t>Index</w:t>
      </w:r>
      <w:bookmarkEnd w:id="275"/>
    </w:p>
    <w:p w14:paraId="573BCAC5" w14:textId="77777777" w:rsidR="00923D53" w:rsidRDefault="003F6BF7" w:rsidP="003F6BF7">
      <w:pPr>
        <w:rPr>
          <w:noProof/>
          <w:lang w:bidi="he-IL"/>
        </w:rPr>
        <w:sectPr w:rsidR="00923D53" w:rsidSect="00923D53">
          <w:headerReference w:type="default" r:id="rId149"/>
          <w:headerReference w:type="first" r:id="rId150"/>
          <w:pgSz w:w="11906" w:h="16838"/>
          <w:pgMar w:top="2201" w:right="1701" w:bottom="1701" w:left="1701" w:header="907" w:footer="794" w:gutter="0"/>
          <w:cols w:space="708"/>
          <w:titlePg/>
          <w:docGrid w:linePitch="360"/>
        </w:sectPr>
      </w:pPr>
      <w:r>
        <w:rPr>
          <w:lang w:bidi="he-IL"/>
        </w:rPr>
        <w:fldChar w:fldCharType="begin"/>
      </w:r>
      <w:r>
        <w:rPr>
          <w:lang w:bidi="he-IL"/>
        </w:rPr>
        <w:instrText xml:space="preserve"> INDEX \h "A" \c "2" \z "2055" </w:instrText>
      </w:r>
      <w:r>
        <w:rPr>
          <w:lang w:bidi="he-IL"/>
        </w:rPr>
        <w:fldChar w:fldCharType="separate"/>
      </w:r>
    </w:p>
    <w:p w14:paraId="2BDEC800" w14:textId="77777777" w:rsidR="00923D53" w:rsidRDefault="00923D53">
      <w:pPr>
        <w:pStyle w:val="Indexberschrift"/>
        <w:keepNext/>
        <w:tabs>
          <w:tab w:val="right" w:leader="dot" w:pos="3882"/>
        </w:tabs>
        <w:rPr>
          <w:rFonts w:eastAsiaTheme="minorEastAsia" w:cstheme="minorBidi"/>
          <w:b w:val="0"/>
          <w:bCs w:val="0"/>
          <w:noProof/>
        </w:rPr>
      </w:pPr>
      <w:r>
        <w:rPr>
          <w:noProof/>
        </w:rPr>
        <w:t>A</w:t>
      </w:r>
    </w:p>
    <w:p w14:paraId="1CAB7913" w14:textId="77777777" w:rsidR="00923D53" w:rsidRDefault="00923D53">
      <w:pPr>
        <w:pStyle w:val="Index1"/>
        <w:tabs>
          <w:tab w:val="right" w:leader="dot" w:pos="3882"/>
        </w:tabs>
        <w:rPr>
          <w:noProof/>
        </w:rPr>
      </w:pPr>
      <w:r>
        <w:rPr>
          <w:noProof/>
        </w:rPr>
        <w:t>Android  6, 7, 13, 14, 15, 16, 17, 18, 20, 29, 30, 31, 32, 33, 35, 38, 42, 54, 55, 62, 63, 65, 100</w:t>
      </w:r>
    </w:p>
    <w:p w14:paraId="795095E8" w14:textId="77777777" w:rsidR="00923D53" w:rsidRDefault="00923D53">
      <w:pPr>
        <w:pStyle w:val="Index1"/>
        <w:tabs>
          <w:tab w:val="right" w:leader="dot" w:pos="3882"/>
        </w:tabs>
        <w:rPr>
          <w:noProof/>
        </w:rPr>
      </w:pPr>
      <w:r>
        <w:rPr>
          <w:noProof/>
        </w:rPr>
        <w:t>Android Studio  6, 13, 14, 15, 16, 20, 29, 31, 32, 42</w:t>
      </w:r>
    </w:p>
    <w:p w14:paraId="2393D47A" w14:textId="77777777" w:rsidR="00923D53" w:rsidRDefault="00923D53">
      <w:pPr>
        <w:pStyle w:val="Index1"/>
        <w:tabs>
          <w:tab w:val="right" w:leader="dot" w:pos="3882"/>
        </w:tabs>
        <w:rPr>
          <w:noProof/>
        </w:rPr>
      </w:pPr>
      <w:r>
        <w:rPr>
          <w:noProof/>
        </w:rPr>
        <w:t>APK  20, 21</w:t>
      </w:r>
    </w:p>
    <w:p w14:paraId="794B1513" w14:textId="77777777" w:rsidR="00923D53" w:rsidRDefault="00923D53">
      <w:pPr>
        <w:pStyle w:val="Index1"/>
        <w:tabs>
          <w:tab w:val="right" w:leader="dot" w:pos="3882"/>
        </w:tabs>
        <w:rPr>
          <w:noProof/>
        </w:rPr>
      </w:pPr>
      <w:r>
        <w:rPr>
          <w:noProof/>
          <w:lang w:bidi="he-IL"/>
        </w:rPr>
        <w:t>app</w:t>
      </w:r>
      <w:r>
        <w:rPr>
          <w:noProof/>
        </w:rPr>
        <w:t xml:space="preserve">  21, 24, 28, 42</w:t>
      </w:r>
    </w:p>
    <w:p w14:paraId="5074620D" w14:textId="77777777" w:rsidR="00923D53" w:rsidRDefault="00923D53">
      <w:pPr>
        <w:pStyle w:val="Index1"/>
        <w:tabs>
          <w:tab w:val="right" w:leader="dot" w:pos="3882"/>
        </w:tabs>
        <w:rPr>
          <w:noProof/>
        </w:rPr>
      </w:pPr>
      <w:r>
        <w:rPr>
          <w:noProof/>
        </w:rPr>
        <w:t>App  15, 17, 18, 20, 21, 33</w:t>
      </w:r>
    </w:p>
    <w:p w14:paraId="1BE27925" w14:textId="77777777" w:rsidR="00923D53" w:rsidRDefault="00923D53">
      <w:pPr>
        <w:pStyle w:val="Index1"/>
        <w:tabs>
          <w:tab w:val="right" w:leader="dot" w:pos="3882"/>
        </w:tabs>
        <w:rPr>
          <w:noProof/>
        </w:rPr>
      </w:pPr>
      <w:r>
        <w:rPr>
          <w:noProof/>
        </w:rPr>
        <w:t>Arrays  12</w:t>
      </w:r>
    </w:p>
    <w:p w14:paraId="5A4E53E9" w14:textId="77777777" w:rsidR="00923D53" w:rsidRDefault="00923D53">
      <w:pPr>
        <w:pStyle w:val="Indexberschrift"/>
        <w:keepNext/>
        <w:tabs>
          <w:tab w:val="right" w:leader="dot" w:pos="3882"/>
        </w:tabs>
        <w:rPr>
          <w:rFonts w:eastAsiaTheme="minorEastAsia" w:cstheme="minorBidi"/>
          <w:b w:val="0"/>
          <w:bCs w:val="0"/>
          <w:noProof/>
        </w:rPr>
      </w:pPr>
      <w:r>
        <w:rPr>
          <w:noProof/>
        </w:rPr>
        <w:t>B</w:t>
      </w:r>
    </w:p>
    <w:p w14:paraId="09F5F8D3" w14:textId="77777777" w:rsidR="00923D53" w:rsidRDefault="00923D53">
      <w:pPr>
        <w:pStyle w:val="Index1"/>
        <w:tabs>
          <w:tab w:val="right" w:leader="dot" w:pos="3882"/>
        </w:tabs>
        <w:rPr>
          <w:noProof/>
        </w:rPr>
      </w:pPr>
      <w:r>
        <w:rPr>
          <w:noProof/>
          <w:lang w:bidi="he-IL"/>
        </w:rPr>
        <w:t>Benachrichtigungen</w:t>
      </w:r>
      <w:r>
        <w:rPr>
          <w:noProof/>
        </w:rPr>
        <w:t xml:space="preserve">  35, 38, 39, 62, 66</w:t>
      </w:r>
    </w:p>
    <w:p w14:paraId="3C576EB3" w14:textId="77777777" w:rsidR="00923D53" w:rsidRDefault="00923D53">
      <w:pPr>
        <w:pStyle w:val="Index1"/>
        <w:tabs>
          <w:tab w:val="right" w:leader="dot" w:pos="3882"/>
        </w:tabs>
        <w:rPr>
          <w:noProof/>
        </w:rPr>
      </w:pPr>
      <w:r>
        <w:rPr>
          <w:noProof/>
          <w:lang w:bidi="he-IL"/>
        </w:rPr>
        <w:t>Beschreibung</w:t>
      </w:r>
      <w:r>
        <w:rPr>
          <w:noProof/>
        </w:rPr>
        <w:t xml:space="preserve">  8, 11, 12, 16, 20, 22, 29</w:t>
      </w:r>
    </w:p>
    <w:p w14:paraId="013E9DC7" w14:textId="77777777" w:rsidR="00923D53" w:rsidRDefault="00923D53">
      <w:pPr>
        <w:pStyle w:val="Index1"/>
        <w:tabs>
          <w:tab w:val="right" w:leader="dot" w:pos="3882"/>
        </w:tabs>
        <w:rPr>
          <w:noProof/>
        </w:rPr>
      </w:pPr>
      <w:r>
        <w:rPr>
          <w:noProof/>
        </w:rPr>
        <w:t>boolean  8, 10</w:t>
      </w:r>
    </w:p>
    <w:p w14:paraId="5A37791D" w14:textId="77777777" w:rsidR="00923D53" w:rsidRDefault="00923D53">
      <w:pPr>
        <w:pStyle w:val="Index1"/>
        <w:tabs>
          <w:tab w:val="right" w:leader="dot" w:pos="3882"/>
        </w:tabs>
        <w:rPr>
          <w:noProof/>
        </w:rPr>
      </w:pPr>
      <w:r>
        <w:rPr>
          <w:noProof/>
        </w:rPr>
        <w:t>Bytes  8</w:t>
      </w:r>
    </w:p>
    <w:p w14:paraId="1D2E329E" w14:textId="77777777" w:rsidR="00923D53" w:rsidRDefault="00923D53">
      <w:pPr>
        <w:pStyle w:val="Indexberschrift"/>
        <w:keepNext/>
        <w:tabs>
          <w:tab w:val="right" w:leader="dot" w:pos="3882"/>
        </w:tabs>
        <w:rPr>
          <w:rFonts w:eastAsiaTheme="minorEastAsia" w:cstheme="minorBidi"/>
          <w:b w:val="0"/>
          <w:bCs w:val="0"/>
          <w:noProof/>
        </w:rPr>
      </w:pPr>
      <w:r>
        <w:rPr>
          <w:noProof/>
        </w:rPr>
        <w:t>C</w:t>
      </w:r>
    </w:p>
    <w:p w14:paraId="1058979D" w14:textId="77777777" w:rsidR="00923D53" w:rsidRDefault="00923D53">
      <w:pPr>
        <w:pStyle w:val="Index1"/>
        <w:tabs>
          <w:tab w:val="right" w:leader="dot" w:pos="3882"/>
        </w:tabs>
        <w:rPr>
          <w:noProof/>
        </w:rPr>
      </w:pPr>
      <w:r>
        <w:rPr>
          <w:noProof/>
          <w:lang w:bidi="he-IL"/>
        </w:rPr>
        <w:t>Case</w:t>
      </w:r>
      <w:r>
        <w:rPr>
          <w:noProof/>
        </w:rPr>
        <w:t xml:space="preserve">  9</w:t>
      </w:r>
    </w:p>
    <w:p w14:paraId="31BD2F10" w14:textId="77777777" w:rsidR="00923D53" w:rsidRDefault="00923D53">
      <w:pPr>
        <w:pStyle w:val="Index1"/>
        <w:tabs>
          <w:tab w:val="right" w:leader="dot" w:pos="3882"/>
        </w:tabs>
        <w:rPr>
          <w:noProof/>
        </w:rPr>
      </w:pPr>
      <w:r>
        <w:rPr>
          <w:noProof/>
        </w:rPr>
        <w:t>Char  8</w:t>
      </w:r>
    </w:p>
    <w:p w14:paraId="41C34829" w14:textId="77777777" w:rsidR="00923D53" w:rsidRDefault="00923D53">
      <w:pPr>
        <w:pStyle w:val="Index1"/>
        <w:tabs>
          <w:tab w:val="right" w:leader="dot" w:pos="3882"/>
        </w:tabs>
        <w:rPr>
          <w:noProof/>
        </w:rPr>
      </w:pPr>
      <w:r>
        <w:rPr>
          <w:noProof/>
          <w:lang w:bidi="he-IL"/>
        </w:rPr>
        <w:t>Cloud Messaging</w:t>
      </w:r>
      <w:r>
        <w:rPr>
          <w:noProof/>
        </w:rPr>
        <w:t xml:space="preserve">  62, 63, 65</w:t>
      </w:r>
    </w:p>
    <w:p w14:paraId="7BB43471" w14:textId="77777777" w:rsidR="00923D53" w:rsidRDefault="00923D53">
      <w:pPr>
        <w:pStyle w:val="Indexberschrift"/>
        <w:keepNext/>
        <w:tabs>
          <w:tab w:val="right" w:leader="dot" w:pos="3882"/>
        </w:tabs>
        <w:rPr>
          <w:rFonts w:eastAsiaTheme="minorEastAsia" w:cstheme="minorBidi"/>
          <w:b w:val="0"/>
          <w:bCs w:val="0"/>
          <w:noProof/>
        </w:rPr>
      </w:pPr>
      <w:r>
        <w:rPr>
          <w:noProof/>
        </w:rPr>
        <w:t>D</w:t>
      </w:r>
    </w:p>
    <w:p w14:paraId="4B4CD44D" w14:textId="77777777" w:rsidR="00923D53" w:rsidRDefault="00923D53">
      <w:pPr>
        <w:pStyle w:val="Index1"/>
        <w:tabs>
          <w:tab w:val="right" w:leader="dot" w:pos="3882"/>
        </w:tabs>
        <w:rPr>
          <w:noProof/>
        </w:rPr>
      </w:pPr>
      <w:r>
        <w:rPr>
          <w:noProof/>
        </w:rPr>
        <w:t>Debugging  29</w:t>
      </w:r>
    </w:p>
    <w:p w14:paraId="5D79748C" w14:textId="77777777" w:rsidR="00923D53" w:rsidRDefault="00923D53">
      <w:pPr>
        <w:pStyle w:val="Index1"/>
        <w:tabs>
          <w:tab w:val="right" w:leader="dot" w:pos="3882"/>
        </w:tabs>
        <w:rPr>
          <w:noProof/>
        </w:rPr>
      </w:pPr>
      <w:r>
        <w:rPr>
          <w:noProof/>
        </w:rPr>
        <w:t>double  8, 10</w:t>
      </w:r>
    </w:p>
    <w:p w14:paraId="17791240" w14:textId="77777777" w:rsidR="00923D53" w:rsidRDefault="00923D53">
      <w:pPr>
        <w:pStyle w:val="Index1"/>
        <w:tabs>
          <w:tab w:val="right" w:leader="dot" w:pos="3882"/>
        </w:tabs>
        <w:rPr>
          <w:noProof/>
        </w:rPr>
      </w:pPr>
      <w:r>
        <w:rPr>
          <w:noProof/>
        </w:rPr>
        <w:t>Do-While  11</w:t>
      </w:r>
    </w:p>
    <w:p w14:paraId="1ABDF09A" w14:textId="77777777" w:rsidR="00923D53" w:rsidRDefault="00923D53">
      <w:pPr>
        <w:pStyle w:val="Index1"/>
        <w:tabs>
          <w:tab w:val="right" w:leader="dot" w:pos="3882"/>
        </w:tabs>
        <w:rPr>
          <w:noProof/>
        </w:rPr>
      </w:pPr>
      <w:r>
        <w:rPr>
          <w:noProof/>
          <w:lang w:bidi="he-IL"/>
        </w:rPr>
        <w:t>Dropdown</w:t>
      </w:r>
      <w:r>
        <w:rPr>
          <w:noProof/>
        </w:rPr>
        <w:t xml:space="preserve">  54, 55</w:t>
      </w:r>
    </w:p>
    <w:p w14:paraId="03C40523" w14:textId="77777777" w:rsidR="00923D53" w:rsidRDefault="00923D53">
      <w:pPr>
        <w:pStyle w:val="Indexberschrift"/>
        <w:keepNext/>
        <w:tabs>
          <w:tab w:val="right" w:leader="dot" w:pos="3882"/>
        </w:tabs>
        <w:rPr>
          <w:rFonts w:eastAsiaTheme="minorEastAsia" w:cstheme="minorBidi"/>
          <w:b w:val="0"/>
          <w:bCs w:val="0"/>
          <w:noProof/>
        </w:rPr>
      </w:pPr>
      <w:r>
        <w:rPr>
          <w:noProof/>
        </w:rPr>
        <w:t>E</w:t>
      </w:r>
    </w:p>
    <w:p w14:paraId="1205C43E" w14:textId="77777777" w:rsidR="00923D53" w:rsidRDefault="00923D53">
      <w:pPr>
        <w:pStyle w:val="Index1"/>
        <w:tabs>
          <w:tab w:val="right" w:leader="dot" w:pos="3882"/>
        </w:tabs>
        <w:rPr>
          <w:noProof/>
        </w:rPr>
      </w:pPr>
      <w:r>
        <w:rPr>
          <w:noProof/>
          <w:lang w:bidi="he-IL"/>
        </w:rPr>
        <w:t>Entwickleroptionen</w:t>
      </w:r>
      <w:r>
        <w:rPr>
          <w:noProof/>
        </w:rPr>
        <w:t xml:space="preserve">  30, 31</w:t>
      </w:r>
    </w:p>
    <w:p w14:paraId="02463EAB" w14:textId="77777777" w:rsidR="00923D53" w:rsidRDefault="00923D53">
      <w:pPr>
        <w:pStyle w:val="Index1"/>
        <w:tabs>
          <w:tab w:val="right" w:leader="dot" w:pos="3882"/>
        </w:tabs>
        <w:rPr>
          <w:noProof/>
        </w:rPr>
      </w:pPr>
      <w:r>
        <w:rPr>
          <w:noProof/>
          <w:lang w:bidi="he-IL"/>
        </w:rPr>
        <w:t>Erklärung</w:t>
      </w:r>
      <w:r>
        <w:rPr>
          <w:noProof/>
        </w:rPr>
        <w:t xml:space="preserve">  6, 13, 17, 35, 37, 38, 40, 62, 65, 66, 100</w:t>
      </w:r>
    </w:p>
    <w:p w14:paraId="5BDEC5D0" w14:textId="77777777" w:rsidR="00923D53" w:rsidRDefault="00923D53">
      <w:pPr>
        <w:pStyle w:val="Indexberschrift"/>
        <w:keepNext/>
        <w:tabs>
          <w:tab w:val="right" w:leader="dot" w:pos="3882"/>
        </w:tabs>
        <w:rPr>
          <w:rFonts w:eastAsiaTheme="minorEastAsia" w:cstheme="minorBidi"/>
          <w:b w:val="0"/>
          <w:bCs w:val="0"/>
          <w:noProof/>
        </w:rPr>
      </w:pPr>
      <w:r>
        <w:rPr>
          <w:noProof/>
        </w:rPr>
        <w:t>F</w:t>
      </w:r>
    </w:p>
    <w:p w14:paraId="0C57B667" w14:textId="77777777" w:rsidR="00923D53" w:rsidRDefault="00923D53">
      <w:pPr>
        <w:pStyle w:val="Index1"/>
        <w:tabs>
          <w:tab w:val="right" w:leader="dot" w:pos="3882"/>
        </w:tabs>
        <w:rPr>
          <w:noProof/>
        </w:rPr>
      </w:pPr>
      <w:r>
        <w:rPr>
          <w:noProof/>
          <w:lang w:bidi="he-IL"/>
        </w:rPr>
        <w:t>Firebase</w:t>
      </w:r>
      <w:r>
        <w:rPr>
          <w:noProof/>
        </w:rPr>
        <w:t xml:space="preserve">  41, 62, 63, 65</w:t>
      </w:r>
    </w:p>
    <w:p w14:paraId="1BFD3EE0" w14:textId="77777777" w:rsidR="00923D53" w:rsidRDefault="00923D53">
      <w:pPr>
        <w:pStyle w:val="Index1"/>
        <w:tabs>
          <w:tab w:val="right" w:leader="dot" w:pos="3882"/>
        </w:tabs>
        <w:rPr>
          <w:noProof/>
        </w:rPr>
      </w:pPr>
      <w:r w:rsidRPr="00305CA2">
        <w:rPr>
          <w:noProof/>
          <w:shd w:val="clear" w:color="auto" w:fill="FFFFFF"/>
          <w:lang w:bidi="he-IL"/>
        </w:rPr>
        <w:t>For-Schleife</w:t>
      </w:r>
      <w:r>
        <w:rPr>
          <w:noProof/>
        </w:rPr>
        <w:t xml:space="preserve">  11</w:t>
      </w:r>
    </w:p>
    <w:p w14:paraId="5D61C65B" w14:textId="77777777" w:rsidR="00923D53" w:rsidRDefault="00923D53">
      <w:pPr>
        <w:pStyle w:val="Index1"/>
        <w:tabs>
          <w:tab w:val="right" w:leader="dot" w:pos="3882"/>
        </w:tabs>
        <w:rPr>
          <w:noProof/>
        </w:rPr>
      </w:pPr>
      <w:r>
        <w:rPr>
          <w:noProof/>
          <w:lang w:bidi="he-IL"/>
        </w:rPr>
        <w:t>Fragments</w:t>
      </w:r>
      <w:r>
        <w:rPr>
          <w:noProof/>
        </w:rPr>
        <w:t xml:space="preserve">  24, 25, 26</w:t>
      </w:r>
    </w:p>
    <w:p w14:paraId="0B0366A1" w14:textId="77777777" w:rsidR="00923D53" w:rsidRDefault="00923D53">
      <w:pPr>
        <w:pStyle w:val="Indexberschrift"/>
        <w:keepNext/>
        <w:tabs>
          <w:tab w:val="right" w:leader="dot" w:pos="3882"/>
        </w:tabs>
        <w:rPr>
          <w:rFonts w:eastAsiaTheme="minorEastAsia" w:cstheme="minorBidi"/>
          <w:b w:val="0"/>
          <w:bCs w:val="0"/>
          <w:noProof/>
        </w:rPr>
      </w:pPr>
      <w:r>
        <w:rPr>
          <w:noProof/>
        </w:rPr>
        <w:t>G</w:t>
      </w:r>
    </w:p>
    <w:p w14:paraId="1C84F29A" w14:textId="77777777" w:rsidR="00923D53" w:rsidRDefault="00923D53">
      <w:pPr>
        <w:pStyle w:val="Index1"/>
        <w:tabs>
          <w:tab w:val="right" w:leader="dot" w:pos="3882"/>
        </w:tabs>
        <w:rPr>
          <w:noProof/>
        </w:rPr>
      </w:pPr>
      <w:r>
        <w:rPr>
          <w:noProof/>
          <w:lang w:bidi="he-IL"/>
        </w:rPr>
        <w:t>G-Spreadsheets</w:t>
      </w:r>
      <w:r>
        <w:rPr>
          <w:noProof/>
        </w:rPr>
        <w:t xml:space="preserve">  54</w:t>
      </w:r>
    </w:p>
    <w:p w14:paraId="335BB5B1" w14:textId="77777777" w:rsidR="00923D53" w:rsidRDefault="00923D53">
      <w:pPr>
        <w:pStyle w:val="Indexberschrift"/>
        <w:keepNext/>
        <w:tabs>
          <w:tab w:val="right" w:leader="dot" w:pos="3882"/>
        </w:tabs>
        <w:rPr>
          <w:rFonts w:eastAsiaTheme="minorEastAsia" w:cstheme="minorBidi"/>
          <w:b w:val="0"/>
          <w:bCs w:val="0"/>
          <w:noProof/>
        </w:rPr>
      </w:pPr>
      <w:r>
        <w:rPr>
          <w:noProof/>
        </w:rPr>
        <w:t>I</w:t>
      </w:r>
    </w:p>
    <w:p w14:paraId="60562688" w14:textId="77777777" w:rsidR="00923D53" w:rsidRDefault="00923D53">
      <w:pPr>
        <w:pStyle w:val="Index1"/>
        <w:tabs>
          <w:tab w:val="right" w:leader="dot" w:pos="3882"/>
        </w:tabs>
        <w:rPr>
          <w:noProof/>
        </w:rPr>
      </w:pPr>
      <w:r>
        <w:rPr>
          <w:noProof/>
          <w:lang w:bidi="he-IL"/>
        </w:rPr>
        <w:t>id</w:t>
      </w:r>
      <w:r>
        <w:rPr>
          <w:noProof/>
        </w:rPr>
        <w:t xml:space="preserve">  25, 28, 33, 42</w:t>
      </w:r>
    </w:p>
    <w:p w14:paraId="64112A70" w14:textId="77777777" w:rsidR="00923D53" w:rsidRDefault="00923D53">
      <w:pPr>
        <w:pStyle w:val="Index1"/>
        <w:tabs>
          <w:tab w:val="right" w:leader="dot" w:pos="3882"/>
        </w:tabs>
        <w:rPr>
          <w:noProof/>
        </w:rPr>
      </w:pPr>
      <w:r>
        <w:rPr>
          <w:noProof/>
        </w:rPr>
        <w:t>If else  9</w:t>
      </w:r>
    </w:p>
    <w:p w14:paraId="0195EE45" w14:textId="77777777" w:rsidR="00923D53" w:rsidRDefault="00923D53">
      <w:pPr>
        <w:pStyle w:val="Index1"/>
        <w:tabs>
          <w:tab w:val="right" w:leader="dot" w:pos="3882"/>
        </w:tabs>
        <w:rPr>
          <w:noProof/>
        </w:rPr>
      </w:pPr>
      <w:r>
        <w:rPr>
          <w:noProof/>
          <w:lang w:bidi="he-IL"/>
        </w:rPr>
        <w:t>Imageview</w:t>
      </w:r>
      <w:r>
        <w:rPr>
          <w:noProof/>
        </w:rPr>
        <w:t xml:space="preserve">  16</w:t>
      </w:r>
    </w:p>
    <w:p w14:paraId="6FE28FE6" w14:textId="77777777" w:rsidR="00923D53" w:rsidRDefault="00923D53">
      <w:pPr>
        <w:pStyle w:val="Index1"/>
        <w:tabs>
          <w:tab w:val="right" w:leader="dot" w:pos="3882"/>
        </w:tabs>
        <w:rPr>
          <w:noProof/>
        </w:rPr>
      </w:pPr>
      <w:r>
        <w:rPr>
          <w:noProof/>
        </w:rPr>
        <w:t>Installation  6, 7, 13</w:t>
      </w:r>
    </w:p>
    <w:p w14:paraId="61B76BA8" w14:textId="77777777" w:rsidR="00923D53" w:rsidRDefault="00923D53">
      <w:pPr>
        <w:pStyle w:val="Index1"/>
        <w:tabs>
          <w:tab w:val="right" w:leader="dot" w:pos="3882"/>
        </w:tabs>
        <w:rPr>
          <w:noProof/>
        </w:rPr>
      </w:pPr>
      <w:r>
        <w:rPr>
          <w:noProof/>
        </w:rPr>
        <w:t>int  8, 9, 10, 11</w:t>
      </w:r>
    </w:p>
    <w:p w14:paraId="54A9F036" w14:textId="77777777" w:rsidR="00923D53" w:rsidRDefault="00923D53">
      <w:pPr>
        <w:pStyle w:val="Index1"/>
        <w:tabs>
          <w:tab w:val="right" w:leader="dot" w:pos="3882"/>
        </w:tabs>
        <w:rPr>
          <w:noProof/>
        </w:rPr>
      </w:pPr>
      <w:r>
        <w:rPr>
          <w:noProof/>
          <w:lang w:bidi="he-IL"/>
        </w:rPr>
        <w:t>iOS</w:t>
      </w:r>
      <w:r>
        <w:rPr>
          <w:noProof/>
        </w:rPr>
        <w:t xml:space="preserve">  62</w:t>
      </w:r>
    </w:p>
    <w:p w14:paraId="16711BD7" w14:textId="77777777" w:rsidR="00923D53" w:rsidRDefault="00923D53">
      <w:pPr>
        <w:pStyle w:val="Indexberschrift"/>
        <w:keepNext/>
        <w:tabs>
          <w:tab w:val="right" w:leader="dot" w:pos="3882"/>
        </w:tabs>
        <w:rPr>
          <w:rFonts w:eastAsiaTheme="minorEastAsia" w:cstheme="minorBidi"/>
          <w:b w:val="0"/>
          <w:bCs w:val="0"/>
          <w:noProof/>
        </w:rPr>
      </w:pPr>
      <w:r>
        <w:rPr>
          <w:noProof/>
        </w:rPr>
        <w:t>J</w:t>
      </w:r>
    </w:p>
    <w:p w14:paraId="0C45C0E1" w14:textId="77777777" w:rsidR="00923D53" w:rsidRDefault="00923D53">
      <w:pPr>
        <w:pStyle w:val="Index1"/>
        <w:tabs>
          <w:tab w:val="right" w:leader="dot" w:pos="3882"/>
        </w:tabs>
        <w:rPr>
          <w:noProof/>
        </w:rPr>
      </w:pPr>
      <w:r>
        <w:rPr>
          <w:noProof/>
        </w:rPr>
        <w:t>Ja va  8</w:t>
      </w:r>
    </w:p>
    <w:p w14:paraId="6B052CEF" w14:textId="77777777" w:rsidR="00923D53" w:rsidRDefault="00923D53">
      <w:pPr>
        <w:pStyle w:val="Index1"/>
        <w:tabs>
          <w:tab w:val="right" w:leader="dot" w:pos="3882"/>
        </w:tabs>
        <w:rPr>
          <w:noProof/>
        </w:rPr>
      </w:pPr>
      <w:r>
        <w:rPr>
          <w:noProof/>
        </w:rPr>
        <w:t>Java  8, 9, 10, 11, 12, 13, 26, 33, 43</w:t>
      </w:r>
    </w:p>
    <w:p w14:paraId="4099CBAE" w14:textId="77777777" w:rsidR="00923D53" w:rsidRDefault="00923D53">
      <w:pPr>
        <w:pStyle w:val="Index1"/>
        <w:tabs>
          <w:tab w:val="right" w:leader="dot" w:pos="3882"/>
        </w:tabs>
        <w:rPr>
          <w:noProof/>
        </w:rPr>
      </w:pPr>
      <w:r>
        <w:rPr>
          <w:noProof/>
        </w:rPr>
        <w:t>Java Script  9, 11</w:t>
      </w:r>
    </w:p>
    <w:p w14:paraId="6727999E" w14:textId="77777777" w:rsidR="00923D53" w:rsidRDefault="00923D53">
      <w:pPr>
        <w:pStyle w:val="Index1"/>
        <w:tabs>
          <w:tab w:val="right" w:leader="dot" w:pos="3882"/>
        </w:tabs>
        <w:rPr>
          <w:noProof/>
        </w:rPr>
      </w:pPr>
      <w:r>
        <w:rPr>
          <w:noProof/>
          <w:lang w:bidi="he-IL"/>
        </w:rPr>
        <w:t>JavaScript</w:t>
      </w:r>
      <w:r>
        <w:rPr>
          <w:noProof/>
        </w:rPr>
        <w:t xml:space="preserve">  54</w:t>
      </w:r>
    </w:p>
    <w:p w14:paraId="753D2035" w14:textId="77777777" w:rsidR="00923D53" w:rsidRDefault="00923D53">
      <w:pPr>
        <w:pStyle w:val="Index1"/>
        <w:tabs>
          <w:tab w:val="right" w:leader="dot" w:pos="3882"/>
        </w:tabs>
        <w:rPr>
          <w:noProof/>
        </w:rPr>
      </w:pPr>
      <w:r>
        <w:rPr>
          <w:noProof/>
          <w:lang w:bidi="he-IL"/>
        </w:rPr>
        <w:t>JSON-Datei</w:t>
      </w:r>
      <w:r>
        <w:rPr>
          <w:noProof/>
        </w:rPr>
        <w:t xml:space="preserve">  44, 57</w:t>
      </w:r>
    </w:p>
    <w:p w14:paraId="45097AFA" w14:textId="77777777" w:rsidR="00923D53" w:rsidRDefault="00923D53">
      <w:pPr>
        <w:pStyle w:val="Index1"/>
        <w:tabs>
          <w:tab w:val="right" w:leader="dot" w:pos="3882"/>
        </w:tabs>
        <w:rPr>
          <w:noProof/>
        </w:rPr>
      </w:pPr>
      <w:r>
        <w:rPr>
          <w:noProof/>
          <w:lang w:bidi="he-IL"/>
        </w:rPr>
        <w:t>JSONResponse</w:t>
      </w:r>
      <w:r>
        <w:rPr>
          <w:noProof/>
        </w:rPr>
        <w:t xml:space="preserve">  57</w:t>
      </w:r>
    </w:p>
    <w:p w14:paraId="17BFAE0D" w14:textId="77777777" w:rsidR="00923D53" w:rsidRDefault="00923D53">
      <w:pPr>
        <w:pStyle w:val="Indexberschrift"/>
        <w:keepNext/>
        <w:tabs>
          <w:tab w:val="right" w:leader="dot" w:pos="3882"/>
        </w:tabs>
        <w:rPr>
          <w:rFonts w:eastAsiaTheme="minorEastAsia" w:cstheme="minorBidi"/>
          <w:b w:val="0"/>
          <w:bCs w:val="0"/>
          <w:noProof/>
        </w:rPr>
      </w:pPr>
      <w:r>
        <w:rPr>
          <w:noProof/>
        </w:rPr>
        <w:t>K</w:t>
      </w:r>
    </w:p>
    <w:p w14:paraId="2F84EB69" w14:textId="77777777" w:rsidR="00923D53" w:rsidRDefault="00923D53">
      <w:pPr>
        <w:pStyle w:val="Index1"/>
        <w:tabs>
          <w:tab w:val="right" w:leader="dot" w:pos="3882"/>
        </w:tabs>
        <w:rPr>
          <w:noProof/>
        </w:rPr>
      </w:pPr>
      <w:r>
        <w:rPr>
          <w:noProof/>
        </w:rPr>
        <w:t>Keystore  20</w:t>
      </w:r>
    </w:p>
    <w:p w14:paraId="1947E7F3" w14:textId="77777777" w:rsidR="00923D53" w:rsidRDefault="00923D53">
      <w:pPr>
        <w:pStyle w:val="Indexberschrift"/>
        <w:keepNext/>
        <w:tabs>
          <w:tab w:val="right" w:leader="dot" w:pos="3882"/>
        </w:tabs>
        <w:rPr>
          <w:rFonts w:eastAsiaTheme="minorEastAsia" w:cstheme="minorBidi"/>
          <w:b w:val="0"/>
          <w:bCs w:val="0"/>
          <w:noProof/>
        </w:rPr>
      </w:pPr>
      <w:r>
        <w:rPr>
          <w:noProof/>
        </w:rPr>
        <w:t>L</w:t>
      </w:r>
    </w:p>
    <w:p w14:paraId="769A0FB8" w14:textId="77777777" w:rsidR="00923D53" w:rsidRDefault="00923D53">
      <w:pPr>
        <w:pStyle w:val="Index1"/>
        <w:tabs>
          <w:tab w:val="right" w:leader="dot" w:pos="3882"/>
        </w:tabs>
        <w:rPr>
          <w:noProof/>
        </w:rPr>
      </w:pPr>
      <w:r>
        <w:rPr>
          <w:noProof/>
          <w:lang w:bidi="he-IL"/>
        </w:rPr>
        <w:t>Lizenzbedingungen</w:t>
      </w:r>
      <w:r>
        <w:rPr>
          <w:noProof/>
        </w:rPr>
        <w:t xml:space="preserve">  6, 63</w:t>
      </w:r>
    </w:p>
    <w:p w14:paraId="0F59F9C3" w14:textId="77777777" w:rsidR="00923D53" w:rsidRDefault="00923D53">
      <w:pPr>
        <w:pStyle w:val="Index1"/>
        <w:tabs>
          <w:tab w:val="right" w:leader="dot" w:pos="3882"/>
        </w:tabs>
        <w:rPr>
          <w:noProof/>
        </w:rPr>
      </w:pPr>
      <w:r>
        <w:rPr>
          <w:noProof/>
        </w:rPr>
        <w:t>Login  42</w:t>
      </w:r>
    </w:p>
    <w:p w14:paraId="09CF6152" w14:textId="77777777" w:rsidR="00923D53" w:rsidRDefault="00923D53">
      <w:pPr>
        <w:pStyle w:val="Indexberschrift"/>
        <w:keepNext/>
        <w:tabs>
          <w:tab w:val="right" w:leader="dot" w:pos="3882"/>
        </w:tabs>
        <w:rPr>
          <w:rFonts w:eastAsiaTheme="minorEastAsia" w:cstheme="minorBidi"/>
          <w:b w:val="0"/>
          <w:bCs w:val="0"/>
          <w:noProof/>
        </w:rPr>
      </w:pPr>
      <w:r>
        <w:rPr>
          <w:noProof/>
        </w:rPr>
        <w:t>M</w:t>
      </w:r>
    </w:p>
    <w:p w14:paraId="73D53218" w14:textId="77777777" w:rsidR="00923D53" w:rsidRDefault="00923D53">
      <w:pPr>
        <w:pStyle w:val="Index1"/>
        <w:tabs>
          <w:tab w:val="right" w:leader="dot" w:pos="3882"/>
        </w:tabs>
        <w:rPr>
          <w:noProof/>
        </w:rPr>
      </w:pPr>
      <w:r>
        <w:rPr>
          <w:noProof/>
        </w:rPr>
        <w:t>Methoden  10</w:t>
      </w:r>
    </w:p>
    <w:p w14:paraId="54EFC278" w14:textId="77777777" w:rsidR="00923D53" w:rsidRDefault="00923D53">
      <w:pPr>
        <w:pStyle w:val="Index1"/>
        <w:tabs>
          <w:tab w:val="right" w:leader="dot" w:pos="3882"/>
        </w:tabs>
        <w:rPr>
          <w:noProof/>
        </w:rPr>
      </w:pPr>
      <w:r>
        <w:rPr>
          <w:noProof/>
          <w:lang w:bidi="he-IL"/>
        </w:rPr>
        <w:t>mipmap</w:t>
      </w:r>
      <w:r>
        <w:rPr>
          <w:noProof/>
        </w:rPr>
        <w:t xml:space="preserve">  16</w:t>
      </w:r>
    </w:p>
    <w:p w14:paraId="0D046A43" w14:textId="77777777" w:rsidR="00923D53" w:rsidRDefault="00923D53">
      <w:pPr>
        <w:pStyle w:val="Indexberschrift"/>
        <w:keepNext/>
        <w:tabs>
          <w:tab w:val="right" w:leader="dot" w:pos="3882"/>
        </w:tabs>
        <w:rPr>
          <w:rFonts w:eastAsiaTheme="minorEastAsia" w:cstheme="minorBidi"/>
          <w:b w:val="0"/>
          <w:bCs w:val="0"/>
          <w:noProof/>
        </w:rPr>
      </w:pPr>
      <w:r>
        <w:rPr>
          <w:noProof/>
        </w:rPr>
        <w:t>N</w:t>
      </w:r>
    </w:p>
    <w:p w14:paraId="7D6D38B2" w14:textId="77777777" w:rsidR="00923D53" w:rsidRDefault="00923D53">
      <w:pPr>
        <w:pStyle w:val="Index1"/>
        <w:tabs>
          <w:tab w:val="right" w:leader="dot" w:pos="3882"/>
        </w:tabs>
        <w:rPr>
          <w:noProof/>
        </w:rPr>
      </w:pPr>
      <w:r>
        <w:rPr>
          <w:noProof/>
        </w:rPr>
        <w:t>Notifications  38, 41, 62</w:t>
      </w:r>
    </w:p>
    <w:p w14:paraId="6224F2E2" w14:textId="77777777" w:rsidR="00923D53" w:rsidRDefault="00923D53">
      <w:pPr>
        <w:pStyle w:val="Indexberschrift"/>
        <w:keepNext/>
        <w:tabs>
          <w:tab w:val="right" w:leader="dot" w:pos="3882"/>
        </w:tabs>
        <w:rPr>
          <w:rFonts w:eastAsiaTheme="minorEastAsia" w:cstheme="minorBidi"/>
          <w:b w:val="0"/>
          <w:bCs w:val="0"/>
          <w:noProof/>
        </w:rPr>
      </w:pPr>
      <w:r>
        <w:rPr>
          <w:noProof/>
        </w:rPr>
        <w:t>O</w:t>
      </w:r>
    </w:p>
    <w:p w14:paraId="3E86A96F" w14:textId="77777777" w:rsidR="00923D53" w:rsidRDefault="00923D53">
      <w:pPr>
        <w:pStyle w:val="Index1"/>
        <w:tabs>
          <w:tab w:val="right" w:leader="dot" w:pos="3882"/>
        </w:tabs>
        <w:rPr>
          <w:noProof/>
        </w:rPr>
      </w:pPr>
      <w:r>
        <w:rPr>
          <w:noProof/>
        </w:rPr>
        <w:t>Operatoren  12</w:t>
      </w:r>
    </w:p>
    <w:p w14:paraId="4F1EDF4A" w14:textId="77777777" w:rsidR="00923D53" w:rsidRDefault="00923D53">
      <w:pPr>
        <w:pStyle w:val="Indexberschrift"/>
        <w:keepNext/>
        <w:tabs>
          <w:tab w:val="right" w:leader="dot" w:pos="3882"/>
        </w:tabs>
        <w:rPr>
          <w:rFonts w:eastAsiaTheme="minorEastAsia" w:cstheme="minorBidi"/>
          <w:b w:val="0"/>
          <w:bCs w:val="0"/>
          <w:noProof/>
        </w:rPr>
      </w:pPr>
      <w:r>
        <w:rPr>
          <w:noProof/>
        </w:rPr>
        <w:t>P</w:t>
      </w:r>
    </w:p>
    <w:p w14:paraId="6E68FD29" w14:textId="77777777" w:rsidR="00923D53" w:rsidRDefault="00923D53">
      <w:pPr>
        <w:pStyle w:val="Index1"/>
        <w:tabs>
          <w:tab w:val="right" w:leader="dot" w:pos="3882"/>
        </w:tabs>
        <w:rPr>
          <w:noProof/>
        </w:rPr>
      </w:pPr>
      <w:r>
        <w:rPr>
          <w:noProof/>
          <w:lang w:bidi="he-IL"/>
        </w:rPr>
        <w:t>PHPMyAdmin</w:t>
      </w:r>
      <w:r>
        <w:rPr>
          <w:noProof/>
        </w:rPr>
        <w:t xml:space="preserve">  54</w:t>
      </w:r>
    </w:p>
    <w:p w14:paraId="4CC50195" w14:textId="77777777" w:rsidR="00923D53" w:rsidRDefault="00923D53">
      <w:pPr>
        <w:pStyle w:val="Index1"/>
        <w:tabs>
          <w:tab w:val="right" w:leader="dot" w:pos="3882"/>
        </w:tabs>
        <w:rPr>
          <w:noProof/>
        </w:rPr>
      </w:pPr>
      <w:r w:rsidRPr="00305CA2">
        <w:rPr>
          <w:noProof/>
          <w:lang w:val="en-GB" w:bidi="he-IL"/>
        </w:rPr>
        <w:t>public</w:t>
      </w:r>
      <w:r>
        <w:rPr>
          <w:noProof/>
        </w:rPr>
        <w:t xml:space="preserve">  9, 10, 12, 27, 28, 33</w:t>
      </w:r>
    </w:p>
    <w:p w14:paraId="3CDA9C5A" w14:textId="77777777" w:rsidR="00923D53" w:rsidRDefault="00923D53">
      <w:pPr>
        <w:pStyle w:val="Indexberschrift"/>
        <w:keepNext/>
        <w:tabs>
          <w:tab w:val="right" w:leader="dot" w:pos="3882"/>
        </w:tabs>
        <w:rPr>
          <w:rFonts w:eastAsiaTheme="minorEastAsia" w:cstheme="minorBidi"/>
          <w:b w:val="0"/>
          <w:bCs w:val="0"/>
          <w:noProof/>
        </w:rPr>
      </w:pPr>
      <w:r>
        <w:rPr>
          <w:noProof/>
        </w:rPr>
        <w:t>S</w:t>
      </w:r>
    </w:p>
    <w:p w14:paraId="29ACFFC4" w14:textId="77777777" w:rsidR="00923D53" w:rsidRDefault="00923D53">
      <w:pPr>
        <w:pStyle w:val="Index1"/>
        <w:tabs>
          <w:tab w:val="right" w:leader="dot" w:pos="3882"/>
        </w:tabs>
        <w:rPr>
          <w:noProof/>
        </w:rPr>
      </w:pPr>
      <w:r>
        <w:rPr>
          <w:noProof/>
          <w:lang w:bidi="he-IL"/>
        </w:rPr>
        <w:t>Sicherheitsfeatures</w:t>
      </w:r>
      <w:r>
        <w:rPr>
          <w:noProof/>
        </w:rPr>
        <w:t xml:space="preserve">  56</w:t>
      </w:r>
    </w:p>
    <w:p w14:paraId="6CDCB839" w14:textId="77777777" w:rsidR="00923D53" w:rsidRDefault="00923D53">
      <w:pPr>
        <w:pStyle w:val="Index1"/>
        <w:tabs>
          <w:tab w:val="right" w:leader="dot" w:pos="3882"/>
        </w:tabs>
        <w:rPr>
          <w:noProof/>
        </w:rPr>
      </w:pPr>
      <w:r>
        <w:rPr>
          <w:noProof/>
          <w:lang w:bidi="he-IL"/>
        </w:rPr>
        <w:t>Software</w:t>
      </w:r>
      <w:r>
        <w:rPr>
          <w:noProof/>
        </w:rPr>
        <w:t xml:space="preserve">  13</w:t>
      </w:r>
    </w:p>
    <w:p w14:paraId="6A94617C" w14:textId="77777777" w:rsidR="00923D53" w:rsidRDefault="00923D53">
      <w:pPr>
        <w:pStyle w:val="Index1"/>
        <w:tabs>
          <w:tab w:val="right" w:leader="dot" w:pos="3882"/>
        </w:tabs>
        <w:rPr>
          <w:noProof/>
        </w:rPr>
      </w:pPr>
      <w:r>
        <w:rPr>
          <w:noProof/>
          <w:lang w:bidi="he-IL"/>
        </w:rPr>
        <w:t>Spreadsheet</w:t>
      </w:r>
      <w:r>
        <w:rPr>
          <w:noProof/>
        </w:rPr>
        <w:t xml:space="preserve">  54, 56</w:t>
      </w:r>
    </w:p>
    <w:p w14:paraId="596CB8C6" w14:textId="77777777" w:rsidR="00923D53" w:rsidRDefault="00923D53">
      <w:pPr>
        <w:pStyle w:val="Index1"/>
        <w:tabs>
          <w:tab w:val="right" w:leader="dot" w:pos="3882"/>
        </w:tabs>
        <w:rPr>
          <w:noProof/>
        </w:rPr>
      </w:pPr>
      <w:r>
        <w:rPr>
          <w:noProof/>
          <w:lang w:bidi="he-IL"/>
        </w:rPr>
        <w:t>SQL-Datenbank</w:t>
      </w:r>
      <w:r>
        <w:rPr>
          <w:noProof/>
        </w:rPr>
        <w:t xml:space="preserve">  54</w:t>
      </w:r>
    </w:p>
    <w:p w14:paraId="3AF95EE5" w14:textId="77777777" w:rsidR="00923D53" w:rsidRDefault="00923D53">
      <w:pPr>
        <w:pStyle w:val="Index1"/>
        <w:tabs>
          <w:tab w:val="right" w:leader="dot" w:pos="3882"/>
        </w:tabs>
        <w:rPr>
          <w:noProof/>
        </w:rPr>
      </w:pPr>
      <w:r>
        <w:rPr>
          <w:noProof/>
        </w:rPr>
        <w:t>String  8, 9, 10, 12, 27, 28, 33</w:t>
      </w:r>
    </w:p>
    <w:p w14:paraId="0BBA3E4D" w14:textId="77777777" w:rsidR="00923D53" w:rsidRDefault="00923D53">
      <w:pPr>
        <w:pStyle w:val="Index1"/>
        <w:tabs>
          <w:tab w:val="right" w:leader="dot" w:pos="3882"/>
        </w:tabs>
        <w:rPr>
          <w:noProof/>
        </w:rPr>
      </w:pPr>
      <w:r>
        <w:rPr>
          <w:noProof/>
        </w:rPr>
        <w:t>Switch  9</w:t>
      </w:r>
    </w:p>
    <w:p w14:paraId="02F4D1EA" w14:textId="77777777" w:rsidR="00923D53" w:rsidRDefault="00923D53">
      <w:pPr>
        <w:pStyle w:val="Indexberschrift"/>
        <w:keepNext/>
        <w:tabs>
          <w:tab w:val="right" w:leader="dot" w:pos="3882"/>
        </w:tabs>
        <w:rPr>
          <w:rFonts w:eastAsiaTheme="minorEastAsia" w:cstheme="minorBidi"/>
          <w:b w:val="0"/>
          <w:bCs w:val="0"/>
          <w:noProof/>
        </w:rPr>
      </w:pPr>
      <w:r>
        <w:rPr>
          <w:noProof/>
        </w:rPr>
        <w:t>T</w:t>
      </w:r>
    </w:p>
    <w:p w14:paraId="0525AB7E" w14:textId="77777777" w:rsidR="00923D53" w:rsidRDefault="00923D53">
      <w:pPr>
        <w:pStyle w:val="Index1"/>
        <w:tabs>
          <w:tab w:val="right" w:leader="dot" w:pos="3882"/>
        </w:tabs>
        <w:rPr>
          <w:noProof/>
        </w:rPr>
      </w:pPr>
      <w:r>
        <w:rPr>
          <w:noProof/>
        </w:rPr>
        <w:t>TimePicker  40</w:t>
      </w:r>
    </w:p>
    <w:p w14:paraId="1130BE12" w14:textId="77777777" w:rsidR="00923D53" w:rsidRDefault="00923D53">
      <w:pPr>
        <w:pStyle w:val="Indexberschrift"/>
        <w:keepNext/>
        <w:tabs>
          <w:tab w:val="right" w:leader="dot" w:pos="3882"/>
        </w:tabs>
        <w:rPr>
          <w:rFonts w:eastAsiaTheme="minorEastAsia" w:cstheme="minorBidi"/>
          <w:b w:val="0"/>
          <w:bCs w:val="0"/>
          <w:noProof/>
        </w:rPr>
      </w:pPr>
      <w:r>
        <w:rPr>
          <w:noProof/>
        </w:rPr>
        <w:t>U</w:t>
      </w:r>
    </w:p>
    <w:p w14:paraId="15F872FA" w14:textId="77777777" w:rsidR="00923D53" w:rsidRDefault="00923D53">
      <w:pPr>
        <w:pStyle w:val="Index1"/>
        <w:tabs>
          <w:tab w:val="right" w:leader="dot" w:pos="3882"/>
        </w:tabs>
        <w:rPr>
          <w:noProof/>
        </w:rPr>
      </w:pPr>
      <w:r>
        <w:rPr>
          <w:noProof/>
          <w:lang w:bidi="he-IL"/>
        </w:rPr>
        <w:t>USB-Debugging</w:t>
      </w:r>
      <w:r>
        <w:rPr>
          <w:noProof/>
        </w:rPr>
        <w:t xml:space="preserve">  29, 30, 31, 32</w:t>
      </w:r>
    </w:p>
    <w:p w14:paraId="775F9F1F" w14:textId="77777777" w:rsidR="00923D53" w:rsidRDefault="00923D53">
      <w:pPr>
        <w:pStyle w:val="Index1"/>
        <w:tabs>
          <w:tab w:val="right" w:leader="dot" w:pos="3882"/>
        </w:tabs>
        <w:rPr>
          <w:noProof/>
        </w:rPr>
      </w:pPr>
      <w:r>
        <w:rPr>
          <w:noProof/>
        </w:rPr>
        <w:t>User Property  66</w:t>
      </w:r>
    </w:p>
    <w:p w14:paraId="2A685698" w14:textId="77777777" w:rsidR="00923D53" w:rsidRDefault="00923D53">
      <w:pPr>
        <w:pStyle w:val="Indexberschrift"/>
        <w:keepNext/>
        <w:tabs>
          <w:tab w:val="right" w:leader="dot" w:pos="3882"/>
        </w:tabs>
        <w:rPr>
          <w:rFonts w:eastAsiaTheme="minorEastAsia" w:cstheme="minorBidi"/>
          <w:b w:val="0"/>
          <w:bCs w:val="0"/>
          <w:noProof/>
        </w:rPr>
      </w:pPr>
      <w:r>
        <w:rPr>
          <w:noProof/>
        </w:rPr>
        <w:t>V</w:t>
      </w:r>
    </w:p>
    <w:p w14:paraId="7FCEDDDB" w14:textId="77777777" w:rsidR="00923D53" w:rsidRDefault="00923D53">
      <w:pPr>
        <w:pStyle w:val="Index1"/>
        <w:tabs>
          <w:tab w:val="right" w:leader="dot" w:pos="3882"/>
        </w:tabs>
        <w:rPr>
          <w:noProof/>
        </w:rPr>
      </w:pPr>
      <w:r>
        <w:rPr>
          <w:noProof/>
          <w:lang w:bidi="he-IL"/>
        </w:rPr>
        <w:t>Validierung</w:t>
      </w:r>
      <w:r>
        <w:rPr>
          <w:noProof/>
        </w:rPr>
        <w:t xml:space="preserve">  54, 55</w:t>
      </w:r>
    </w:p>
    <w:p w14:paraId="3E221631" w14:textId="77777777" w:rsidR="00923D53" w:rsidRDefault="00923D53">
      <w:pPr>
        <w:pStyle w:val="Index1"/>
        <w:tabs>
          <w:tab w:val="right" w:leader="dot" w:pos="3882"/>
        </w:tabs>
        <w:rPr>
          <w:noProof/>
        </w:rPr>
      </w:pPr>
      <w:r>
        <w:rPr>
          <w:noProof/>
        </w:rPr>
        <w:t>Variablen  10, 12</w:t>
      </w:r>
    </w:p>
    <w:p w14:paraId="3CBA248D" w14:textId="77777777" w:rsidR="00923D53" w:rsidRDefault="00923D53">
      <w:pPr>
        <w:pStyle w:val="Indexberschrift"/>
        <w:keepNext/>
        <w:tabs>
          <w:tab w:val="right" w:leader="dot" w:pos="3882"/>
        </w:tabs>
        <w:rPr>
          <w:rFonts w:eastAsiaTheme="minorEastAsia" w:cstheme="minorBidi"/>
          <w:b w:val="0"/>
          <w:bCs w:val="0"/>
          <w:noProof/>
        </w:rPr>
      </w:pPr>
      <w:r>
        <w:rPr>
          <w:noProof/>
        </w:rPr>
        <w:t>W</w:t>
      </w:r>
    </w:p>
    <w:p w14:paraId="4C190B64" w14:textId="77777777" w:rsidR="00923D53" w:rsidRDefault="00923D53">
      <w:pPr>
        <w:pStyle w:val="Index1"/>
        <w:tabs>
          <w:tab w:val="right" w:leader="dot" w:pos="3882"/>
        </w:tabs>
        <w:rPr>
          <w:noProof/>
        </w:rPr>
      </w:pPr>
      <w:r>
        <w:rPr>
          <w:noProof/>
          <w:lang w:bidi="he-IL"/>
        </w:rPr>
        <w:t>Webinterface</w:t>
      </w:r>
      <w:r>
        <w:rPr>
          <w:noProof/>
        </w:rPr>
        <w:t xml:space="preserve">  54</w:t>
      </w:r>
    </w:p>
    <w:p w14:paraId="77D6D0D1" w14:textId="77777777" w:rsidR="00923D53" w:rsidRDefault="00923D53">
      <w:pPr>
        <w:pStyle w:val="Index1"/>
        <w:tabs>
          <w:tab w:val="right" w:leader="dot" w:pos="3882"/>
        </w:tabs>
        <w:rPr>
          <w:noProof/>
        </w:rPr>
      </w:pPr>
      <w:r>
        <w:rPr>
          <w:noProof/>
          <w:lang w:bidi="he-IL"/>
        </w:rPr>
        <w:t>Webserver</w:t>
      </w:r>
      <w:r>
        <w:rPr>
          <w:noProof/>
        </w:rPr>
        <w:t xml:space="preserve">  42</w:t>
      </w:r>
    </w:p>
    <w:p w14:paraId="0715EBCC" w14:textId="77777777" w:rsidR="00923D53" w:rsidRDefault="00923D53">
      <w:pPr>
        <w:pStyle w:val="Index1"/>
        <w:tabs>
          <w:tab w:val="right" w:leader="dot" w:pos="3882"/>
        </w:tabs>
        <w:rPr>
          <w:noProof/>
        </w:rPr>
      </w:pPr>
      <w:r>
        <w:rPr>
          <w:noProof/>
        </w:rPr>
        <w:t>WebView  33</w:t>
      </w:r>
    </w:p>
    <w:p w14:paraId="6F03ACF9" w14:textId="77777777" w:rsidR="00923D53" w:rsidRDefault="00923D53">
      <w:pPr>
        <w:pStyle w:val="Index1"/>
        <w:tabs>
          <w:tab w:val="right" w:leader="dot" w:pos="3882"/>
        </w:tabs>
        <w:rPr>
          <w:noProof/>
        </w:rPr>
      </w:pPr>
      <w:r>
        <w:rPr>
          <w:noProof/>
        </w:rPr>
        <w:t>while-Schleife  11</w:t>
      </w:r>
    </w:p>
    <w:p w14:paraId="7B0FD1AD" w14:textId="77777777" w:rsidR="00923D53" w:rsidRDefault="00923D53">
      <w:pPr>
        <w:pStyle w:val="Index1"/>
        <w:tabs>
          <w:tab w:val="right" w:leader="dot" w:pos="3882"/>
        </w:tabs>
        <w:rPr>
          <w:noProof/>
        </w:rPr>
      </w:pPr>
      <w:r>
        <w:rPr>
          <w:noProof/>
        </w:rPr>
        <w:t>WP Rest API  68</w:t>
      </w:r>
    </w:p>
    <w:p w14:paraId="28EBD88E" w14:textId="77777777" w:rsidR="00923D53" w:rsidRDefault="00923D53">
      <w:pPr>
        <w:pStyle w:val="Indexberschrift"/>
        <w:keepNext/>
        <w:tabs>
          <w:tab w:val="right" w:leader="dot" w:pos="3882"/>
        </w:tabs>
        <w:rPr>
          <w:rFonts w:eastAsiaTheme="minorEastAsia" w:cstheme="minorBidi"/>
          <w:b w:val="0"/>
          <w:bCs w:val="0"/>
          <w:noProof/>
        </w:rPr>
      </w:pPr>
      <w:r>
        <w:rPr>
          <w:noProof/>
        </w:rPr>
        <w:t>X</w:t>
      </w:r>
    </w:p>
    <w:p w14:paraId="7ADF790D" w14:textId="77777777" w:rsidR="00923D53" w:rsidRDefault="00923D53">
      <w:pPr>
        <w:pStyle w:val="Index1"/>
        <w:tabs>
          <w:tab w:val="right" w:leader="dot" w:pos="3882"/>
        </w:tabs>
        <w:rPr>
          <w:noProof/>
        </w:rPr>
      </w:pPr>
      <w:r>
        <w:rPr>
          <w:noProof/>
          <w:lang w:bidi="he-IL"/>
        </w:rPr>
        <w:t>Xiaomi</w:t>
      </w:r>
      <w:r>
        <w:rPr>
          <w:noProof/>
        </w:rPr>
        <w:t xml:space="preserve">  29, 31</w:t>
      </w:r>
    </w:p>
    <w:p w14:paraId="6A33F423" w14:textId="77777777" w:rsidR="00923D53" w:rsidRDefault="00923D53">
      <w:pPr>
        <w:pStyle w:val="Index1"/>
        <w:tabs>
          <w:tab w:val="right" w:leader="dot" w:pos="3882"/>
        </w:tabs>
        <w:rPr>
          <w:noProof/>
        </w:rPr>
      </w:pPr>
      <w:r>
        <w:rPr>
          <w:noProof/>
          <w:lang w:bidi="he-IL"/>
        </w:rPr>
        <w:t>xml</w:t>
      </w:r>
      <w:r>
        <w:rPr>
          <w:noProof/>
        </w:rPr>
        <w:t xml:space="preserve">  25, 42</w:t>
      </w:r>
    </w:p>
    <w:p w14:paraId="6629CBD6" w14:textId="77777777" w:rsidR="00923D53" w:rsidRDefault="00923D53">
      <w:pPr>
        <w:pStyle w:val="Index1"/>
        <w:tabs>
          <w:tab w:val="right" w:leader="dot" w:pos="3882"/>
        </w:tabs>
        <w:rPr>
          <w:noProof/>
        </w:rPr>
      </w:pPr>
      <w:r>
        <w:rPr>
          <w:noProof/>
          <w:lang w:bidi="he-IL"/>
        </w:rPr>
        <w:t>XML</w:t>
      </w:r>
      <w:r>
        <w:rPr>
          <w:noProof/>
        </w:rPr>
        <w:t xml:space="preserve">  16</w:t>
      </w:r>
    </w:p>
    <w:p w14:paraId="6C7DCADF" w14:textId="77777777" w:rsidR="00923D53" w:rsidRDefault="00923D53">
      <w:pPr>
        <w:pStyle w:val="Indexberschrift"/>
        <w:keepNext/>
        <w:tabs>
          <w:tab w:val="right" w:leader="dot" w:pos="3882"/>
        </w:tabs>
        <w:rPr>
          <w:rFonts w:eastAsiaTheme="minorEastAsia" w:cstheme="minorBidi"/>
          <w:b w:val="0"/>
          <w:bCs w:val="0"/>
          <w:noProof/>
        </w:rPr>
      </w:pPr>
      <w:r>
        <w:rPr>
          <w:noProof/>
        </w:rPr>
        <w:t>Z</w:t>
      </w:r>
    </w:p>
    <w:p w14:paraId="30DCD010" w14:textId="77777777" w:rsidR="00923D53" w:rsidRDefault="00923D53">
      <w:pPr>
        <w:pStyle w:val="Index1"/>
        <w:tabs>
          <w:tab w:val="right" w:leader="dot" w:pos="3882"/>
        </w:tabs>
        <w:rPr>
          <w:noProof/>
        </w:rPr>
      </w:pPr>
      <w:r>
        <w:rPr>
          <w:noProof/>
        </w:rPr>
        <w:t>Zeitplan  65, 66</w:t>
      </w:r>
    </w:p>
    <w:p w14:paraId="31391702" w14:textId="763480BD" w:rsidR="00923D53" w:rsidRDefault="00923D53" w:rsidP="003F6BF7">
      <w:pPr>
        <w:rPr>
          <w:noProof/>
          <w:lang w:bidi="he-IL"/>
        </w:rPr>
        <w:sectPr w:rsidR="00923D53" w:rsidSect="00923D53">
          <w:type w:val="continuous"/>
          <w:pgSz w:w="11906" w:h="16838"/>
          <w:pgMar w:top="2201" w:right="1701" w:bottom="1701" w:left="1701" w:header="907" w:footer="794" w:gutter="0"/>
          <w:cols w:num="2" w:space="720"/>
          <w:titlePg/>
          <w:docGrid w:linePitch="360"/>
        </w:sectPr>
      </w:pPr>
    </w:p>
    <w:p w14:paraId="42E667F5" w14:textId="12FDE4A4" w:rsidR="003F6BF7" w:rsidRPr="003F6BF7" w:rsidRDefault="003F6BF7" w:rsidP="003F6BF7">
      <w:pPr>
        <w:rPr>
          <w:lang w:bidi="he-IL"/>
        </w:rPr>
      </w:pPr>
      <w:r>
        <w:rPr>
          <w:lang w:bidi="he-IL"/>
        </w:rPr>
        <w:fldChar w:fldCharType="end"/>
      </w:r>
    </w:p>
    <w:sectPr w:rsidR="003F6BF7" w:rsidRPr="003F6BF7" w:rsidSect="00923D53">
      <w:type w:val="continuous"/>
      <w:pgSz w:w="11906" w:h="16838"/>
      <w:pgMar w:top="2201" w:right="1701" w:bottom="1701" w:left="1701" w:header="907" w:footer="79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5" w:author="Ian Hild" w:date="2020-04-07T11:01:00Z" w:initials="IH">
    <w:p w14:paraId="5915A42B" w14:textId="77777777" w:rsidR="002B7CD3" w:rsidRDefault="002B7CD3" w:rsidP="006F1C95">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15A4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40A46F" w16cid:durableId="2236DC0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B659D" w14:textId="77777777" w:rsidR="002B7CD3" w:rsidRDefault="002B7CD3" w:rsidP="007B194A">
      <w:pPr>
        <w:spacing w:after="0" w:line="240" w:lineRule="auto"/>
      </w:pPr>
      <w:r>
        <w:separator/>
      </w:r>
    </w:p>
  </w:endnote>
  <w:endnote w:type="continuationSeparator" w:id="0">
    <w:p w14:paraId="47AACE2E" w14:textId="77777777" w:rsidR="002B7CD3" w:rsidRDefault="002B7CD3" w:rsidP="007B194A">
      <w:pPr>
        <w:spacing w:after="0" w:line="240" w:lineRule="auto"/>
      </w:pPr>
      <w:r>
        <w:continuationSeparator/>
      </w:r>
    </w:p>
  </w:endnote>
  <w:endnote w:type="continuationNotice" w:id="1">
    <w:p w14:paraId="70CD95BA" w14:textId="77777777" w:rsidR="002B7CD3" w:rsidRDefault="002B7C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00"/>
    <w:family w:val="auto"/>
    <w:pitch w:val="variable"/>
    <w:sig w:usb0="00000007" w:usb1="00000000" w:usb2="00000000" w:usb3="00000000" w:csb0="00000093" w:csb1="00000000"/>
  </w:font>
  <w:font w:name="FreesiaUPC">
    <w:altName w:val="Leelawadee UI"/>
    <w:charset w:val="DE"/>
    <w:family w:val="swiss"/>
    <w:pitch w:val="variable"/>
    <w:sig w:usb0="00000000"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490B9" w14:textId="65DDAC06" w:rsidR="002B7CD3" w:rsidRDefault="002B7CD3">
    <w:pPr>
      <w:pStyle w:val="Fuzeile"/>
    </w:pPr>
    <w:fldSimple w:instr=" FILENAME   \* MERGEFORMAT ">
      <w:r>
        <w:rPr>
          <w:noProof/>
        </w:rPr>
        <w:t>blapp_projekt_hii_raa.docx</w:t>
      </w:r>
    </w:fldSimple>
    <w:r>
      <w:tab/>
    </w:r>
    <w:r>
      <w:fldChar w:fldCharType="begin"/>
    </w:r>
    <w:r>
      <w:instrText xml:space="preserve"> SAVEDATE  \@ "dd.MM.yyyy"  \* MERGEFORMAT </w:instrText>
    </w:r>
    <w:r>
      <w:fldChar w:fldCharType="separate"/>
    </w:r>
    <w:r>
      <w:rPr>
        <w:noProof/>
      </w:rPr>
      <w:t>20.05.2020</w:t>
    </w:r>
    <w:r>
      <w:fldChar w:fldCharType="end"/>
    </w:r>
    <w:r>
      <w:tab/>
    </w:r>
    <w:r w:rsidRPr="00AA4AB9">
      <w:rPr>
        <w:sz w:val="18"/>
      </w:rPr>
      <w:t xml:space="preserve">Seite </w:t>
    </w:r>
    <w:r w:rsidRPr="00AA4AB9">
      <w:rPr>
        <w:sz w:val="18"/>
      </w:rPr>
      <w:fldChar w:fldCharType="begin"/>
    </w:r>
    <w:r w:rsidRPr="00AA4AB9">
      <w:rPr>
        <w:sz w:val="18"/>
      </w:rPr>
      <w:instrText xml:space="preserve"> PAGE  \* Arabic  \* MERGEFORMAT </w:instrText>
    </w:r>
    <w:r w:rsidRPr="00AA4AB9">
      <w:rPr>
        <w:sz w:val="18"/>
      </w:rPr>
      <w:fldChar w:fldCharType="separate"/>
    </w:r>
    <w:r w:rsidR="00E02972">
      <w:rPr>
        <w:noProof/>
        <w:sz w:val="18"/>
      </w:rPr>
      <w:t>56</w:t>
    </w:r>
    <w:r w:rsidRPr="00AA4AB9">
      <w:rPr>
        <w:sz w:val="18"/>
      </w:rPr>
      <w:fldChar w:fldCharType="end"/>
    </w:r>
    <w:r w:rsidRPr="00AA4AB9">
      <w:rPr>
        <w:sz w:val="18"/>
      </w:rPr>
      <w:t xml:space="preserve"> von </w:t>
    </w:r>
    <w:r w:rsidRPr="00AA4AB9">
      <w:rPr>
        <w:sz w:val="18"/>
      </w:rPr>
      <w:fldChar w:fldCharType="begin"/>
    </w:r>
    <w:r w:rsidRPr="00AA4AB9">
      <w:rPr>
        <w:sz w:val="18"/>
      </w:rPr>
      <w:instrText xml:space="preserve"> NUMPAGES  \* Arabic  \* MERGEFORMAT </w:instrText>
    </w:r>
    <w:r w:rsidRPr="00AA4AB9">
      <w:rPr>
        <w:sz w:val="18"/>
      </w:rPr>
      <w:fldChar w:fldCharType="separate"/>
    </w:r>
    <w:r w:rsidR="00E02972">
      <w:rPr>
        <w:noProof/>
        <w:sz w:val="18"/>
      </w:rPr>
      <w:t>106</w:t>
    </w:r>
    <w:r w:rsidRPr="00AA4AB9">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0E6F5" w14:textId="2380B4DE" w:rsidR="002B7CD3" w:rsidRDefault="002B7CD3">
    <w:pPr>
      <w:pStyle w:val="Fuzeile"/>
    </w:pPr>
    <w:fldSimple w:instr=" FILENAME   \* MERGEFORMAT ">
      <w:r>
        <w:rPr>
          <w:noProof/>
        </w:rPr>
        <w:t>blapp_projekt_hii_raa.docx</w:t>
      </w:r>
    </w:fldSimple>
    <w:r>
      <w:tab/>
    </w:r>
    <w:r>
      <w:fldChar w:fldCharType="begin"/>
    </w:r>
    <w:r>
      <w:instrText xml:space="preserve"> SAVEDATE  \@ "dd.MM.yyyy"  \* MERGEFORMAT </w:instrText>
    </w:r>
    <w:r>
      <w:fldChar w:fldCharType="separate"/>
    </w:r>
    <w:r>
      <w:rPr>
        <w:noProof/>
      </w:rPr>
      <w:t>20.05.2020</w:t>
    </w:r>
    <w:r>
      <w:fldChar w:fldCharType="end"/>
    </w:r>
    <w:r>
      <w:tab/>
    </w:r>
    <w:r w:rsidRPr="00AA4AB9">
      <w:rPr>
        <w:sz w:val="18"/>
      </w:rPr>
      <w:t xml:space="preserve">Seite </w:t>
    </w:r>
    <w:r w:rsidRPr="00AA4AB9">
      <w:rPr>
        <w:sz w:val="18"/>
      </w:rPr>
      <w:fldChar w:fldCharType="begin"/>
    </w:r>
    <w:r w:rsidRPr="00AA4AB9">
      <w:rPr>
        <w:sz w:val="18"/>
      </w:rPr>
      <w:instrText xml:space="preserve"> PAGE  \* Arabic  \* MERGEFORMAT </w:instrText>
    </w:r>
    <w:r w:rsidRPr="00AA4AB9">
      <w:rPr>
        <w:sz w:val="18"/>
      </w:rPr>
      <w:fldChar w:fldCharType="separate"/>
    </w:r>
    <w:r w:rsidR="00E02972">
      <w:rPr>
        <w:noProof/>
        <w:sz w:val="18"/>
      </w:rPr>
      <w:t>90</w:t>
    </w:r>
    <w:r w:rsidRPr="00AA4AB9">
      <w:rPr>
        <w:sz w:val="18"/>
      </w:rPr>
      <w:fldChar w:fldCharType="end"/>
    </w:r>
    <w:r w:rsidRPr="00AA4AB9">
      <w:rPr>
        <w:sz w:val="18"/>
      </w:rPr>
      <w:t xml:space="preserve"> von </w:t>
    </w:r>
    <w:r w:rsidRPr="00AA4AB9">
      <w:rPr>
        <w:sz w:val="18"/>
      </w:rPr>
      <w:fldChar w:fldCharType="begin"/>
    </w:r>
    <w:r w:rsidRPr="00AA4AB9">
      <w:rPr>
        <w:sz w:val="18"/>
      </w:rPr>
      <w:instrText xml:space="preserve"> NUMPAGES  \* Arabic  \* MERGEFORMAT </w:instrText>
    </w:r>
    <w:r w:rsidRPr="00AA4AB9">
      <w:rPr>
        <w:sz w:val="18"/>
      </w:rPr>
      <w:fldChar w:fldCharType="separate"/>
    </w:r>
    <w:r w:rsidR="00E02972">
      <w:rPr>
        <w:noProof/>
        <w:sz w:val="18"/>
      </w:rPr>
      <w:t>106</w:t>
    </w:r>
    <w:r w:rsidRPr="00AA4AB9">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DDD5C" w14:textId="77777777" w:rsidR="002B7CD3" w:rsidRDefault="002B7CD3" w:rsidP="007B194A">
      <w:pPr>
        <w:spacing w:after="0" w:line="240" w:lineRule="auto"/>
      </w:pPr>
      <w:r>
        <w:separator/>
      </w:r>
    </w:p>
  </w:footnote>
  <w:footnote w:type="continuationSeparator" w:id="0">
    <w:p w14:paraId="6FE72C3E" w14:textId="77777777" w:rsidR="002B7CD3" w:rsidRDefault="002B7CD3" w:rsidP="007B194A">
      <w:pPr>
        <w:spacing w:after="0" w:line="240" w:lineRule="auto"/>
      </w:pPr>
      <w:r>
        <w:continuationSeparator/>
      </w:r>
    </w:p>
  </w:footnote>
  <w:footnote w:type="continuationNotice" w:id="1">
    <w:p w14:paraId="18B7934F" w14:textId="77777777" w:rsidR="002B7CD3" w:rsidRDefault="002B7C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3A10F" w14:textId="4216384F" w:rsidR="002B7CD3" w:rsidRPr="00AA4AB9" w:rsidRDefault="002B7CD3" w:rsidP="00B51B52">
    <w:pPr>
      <w:pStyle w:val="Kopfzeile"/>
      <w:tabs>
        <w:tab w:val="clear" w:pos="4536"/>
        <w:tab w:val="center" w:pos="4678"/>
      </w:tabs>
      <w:rPr>
        <w:sz w:val="18"/>
      </w:rPr>
    </w:pPr>
    <w:r w:rsidRPr="00AA4AB9">
      <w:rPr>
        <w:noProof/>
        <w:sz w:val="18"/>
        <w:lang w:eastAsia="de-CH"/>
      </w:rPr>
      <w:drawing>
        <wp:anchor distT="0" distB="0" distL="114300" distR="114300" simplePos="0" relativeHeight="251658240" behindDoc="0" locked="0" layoutInCell="1" allowOverlap="1" wp14:anchorId="33B3F563" wp14:editId="486F65AE">
          <wp:simplePos x="0" y="0"/>
          <wp:positionH relativeFrom="margin">
            <wp:posOffset>3775060</wp:posOffset>
          </wp:positionH>
          <wp:positionV relativeFrom="page">
            <wp:posOffset>267822</wp:posOffset>
          </wp:positionV>
          <wp:extent cx="930275" cy="593090"/>
          <wp:effectExtent l="0" t="0" r="3175" b="0"/>
          <wp:wrapSquare wrapText="bothSides"/>
          <wp:docPr id="1422730971" name="Grafik 142273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8241" behindDoc="0" locked="0" layoutInCell="1" allowOverlap="1" wp14:anchorId="50869DCD" wp14:editId="67477433">
          <wp:simplePos x="0" y="0"/>
          <wp:positionH relativeFrom="page">
            <wp:posOffset>5805229</wp:posOffset>
          </wp:positionH>
          <wp:positionV relativeFrom="margin">
            <wp:posOffset>-727400</wp:posOffset>
          </wp:positionV>
          <wp:extent cx="1184275" cy="384810"/>
          <wp:effectExtent l="0" t="0" r="0" b="0"/>
          <wp:wrapSquare wrapText="bothSides"/>
          <wp:docPr id="1422730976" name="Grafik 1422730976"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4A169517" w14:textId="23D019BF" w:rsidR="002B7CD3" w:rsidRPr="00B51B52" w:rsidRDefault="002B7CD3" w:rsidP="001E2E6F">
    <w:pPr>
      <w:pStyle w:val="Kopfzeile"/>
      <w:tabs>
        <w:tab w:val="clear" w:pos="4536"/>
        <w:tab w:val="center" w:pos="4678"/>
      </w:tabs>
      <w:rPr>
        <w:sz w:val="18"/>
      </w:rPr>
    </w:pPr>
    <w:r w:rsidRPr="00AA4AB9">
      <w:rPr>
        <w:sz w:val="18"/>
        <w:szCs w:val="18"/>
      </w:rPr>
      <w:t>Informatiker/EFZ</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1FD94" w14:textId="3FC61DB7" w:rsidR="002B7CD3" w:rsidRPr="00AA4AB9" w:rsidRDefault="002B7CD3" w:rsidP="00A957E8">
    <w:pPr>
      <w:pStyle w:val="Kopfzeile"/>
      <w:tabs>
        <w:tab w:val="clear" w:pos="4536"/>
        <w:tab w:val="center" w:pos="4678"/>
      </w:tabs>
      <w:rPr>
        <w:sz w:val="18"/>
      </w:rPr>
    </w:pPr>
    <w:r>
      <w:rPr>
        <w:noProof/>
        <w:sz w:val="18"/>
        <w:lang w:eastAsia="de-CH"/>
      </w:rPr>
      <mc:AlternateContent>
        <mc:Choice Requires="wps">
          <w:drawing>
            <wp:anchor distT="0" distB="0" distL="114300" distR="114300" simplePos="0" relativeHeight="251674625" behindDoc="0" locked="0" layoutInCell="1" allowOverlap="1" wp14:anchorId="2E6EC02F" wp14:editId="4D2D3EA4">
              <wp:simplePos x="0" y="0"/>
              <wp:positionH relativeFrom="column">
                <wp:posOffset>-133654</wp:posOffset>
              </wp:positionH>
              <wp:positionV relativeFrom="page">
                <wp:posOffset>389200</wp:posOffset>
              </wp:positionV>
              <wp:extent cx="2013585" cy="607695"/>
              <wp:effectExtent l="0" t="0" r="24765" b="20955"/>
              <wp:wrapNone/>
              <wp:docPr id="4" name="Rechteck 4"/>
              <wp:cNvGraphicFramePr/>
              <a:graphic xmlns:a="http://schemas.openxmlformats.org/drawingml/2006/main">
                <a:graphicData uri="http://schemas.microsoft.com/office/word/2010/wordprocessingShape">
                  <wps:wsp>
                    <wps:cNvSpPr/>
                    <wps:spPr>
                      <a:xfrm>
                        <a:off x="0" y="0"/>
                        <a:ext cx="2013585" cy="607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55B20" id="Rechteck 4" o:spid="_x0000_s1026" style="position:absolute;margin-left:-10.5pt;margin-top:30.65pt;width:158.55pt;height:47.85pt;z-index:251674625;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" fillcolor="white [3212]" strokecolor="white [3212]" strokeweight="1pt">
              <w10:wrap anchory="page"/>
            </v:rect>
          </w:pict>
        </mc:Fallback>
      </mc:AlternateContent>
    </w:r>
    <w:r w:rsidRPr="00AA4AB9">
      <w:rPr>
        <w:noProof/>
        <w:sz w:val="18"/>
        <w:lang w:eastAsia="de-CH"/>
      </w:rPr>
      <w:drawing>
        <wp:anchor distT="0" distB="0" distL="114300" distR="114300" simplePos="0" relativeHeight="251660289" behindDoc="0" locked="0" layoutInCell="1" allowOverlap="1" wp14:anchorId="3F555A48" wp14:editId="48755EFD">
          <wp:simplePos x="0" y="0"/>
          <wp:positionH relativeFrom="margin">
            <wp:posOffset>6726500</wp:posOffset>
          </wp:positionH>
          <wp:positionV relativeFrom="page">
            <wp:posOffset>301570</wp:posOffset>
          </wp:positionV>
          <wp:extent cx="930275" cy="593090"/>
          <wp:effectExtent l="0" t="0" r="3175" b="0"/>
          <wp:wrapSquare wrapText="bothSides"/>
          <wp:docPr id="1422730977" name="Grafik 142273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61313" behindDoc="0" locked="0" layoutInCell="1" allowOverlap="1" wp14:anchorId="59C9D9CA" wp14:editId="2FB4F7F8">
          <wp:simplePos x="0" y="0"/>
          <wp:positionH relativeFrom="page">
            <wp:posOffset>8976222</wp:posOffset>
          </wp:positionH>
          <wp:positionV relativeFrom="margin">
            <wp:posOffset>-712222</wp:posOffset>
          </wp:positionV>
          <wp:extent cx="1184275" cy="384810"/>
          <wp:effectExtent l="0" t="0" r="0" b="0"/>
          <wp:wrapSquare wrapText="bothSides"/>
          <wp:docPr id="1422730978" name="Grafik 1422730978"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4B2A4CD1" w14:textId="4B19FEEB" w:rsidR="002B7CD3" w:rsidRDefault="002B7CD3">
    <w:pPr>
      <w:pStyle w:val="Kopfzeile"/>
    </w:pPr>
    <w:r w:rsidRPr="00AA4AB9">
      <w:rPr>
        <w:sz w:val="18"/>
        <w:szCs w:val="18"/>
      </w:rPr>
      <w:t>Informatiker/EFZ</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3931" w14:textId="77777777" w:rsidR="002B7CD3" w:rsidRPr="00AA4AB9" w:rsidRDefault="002B7CD3" w:rsidP="00A957E8">
    <w:pPr>
      <w:pStyle w:val="Kopfzeile"/>
      <w:tabs>
        <w:tab w:val="clear" w:pos="4536"/>
        <w:tab w:val="center" w:pos="4678"/>
      </w:tabs>
      <w:rPr>
        <w:sz w:val="18"/>
      </w:rPr>
    </w:pPr>
    <w:r w:rsidRPr="00AA4AB9">
      <w:rPr>
        <w:noProof/>
        <w:sz w:val="18"/>
        <w:lang w:eastAsia="de-CH"/>
      </w:rPr>
      <w:drawing>
        <wp:anchor distT="0" distB="0" distL="114300" distR="114300" simplePos="0" relativeHeight="251669505" behindDoc="0" locked="0" layoutInCell="1" allowOverlap="1" wp14:anchorId="2F35AEE9" wp14:editId="3983F2EB">
          <wp:simplePos x="0" y="0"/>
          <wp:positionH relativeFrom="margin">
            <wp:posOffset>6726500</wp:posOffset>
          </wp:positionH>
          <wp:positionV relativeFrom="page">
            <wp:posOffset>301570</wp:posOffset>
          </wp:positionV>
          <wp:extent cx="930275" cy="593090"/>
          <wp:effectExtent l="0" t="0" r="3175" b="0"/>
          <wp:wrapSquare wrapText="bothSides"/>
          <wp:docPr id="1422730997" name="Grafik 142273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70529" behindDoc="0" locked="0" layoutInCell="1" allowOverlap="1" wp14:anchorId="160AE5C9" wp14:editId="3B1DFD47">
          <wp:simplePos x="0" y="0"/>
          <wp:positionH relativeFrom="page">
            <wp:posOffset>8976222</wp:posOffset>
          </wp:positionH>
          <wp:positionV relativeFrom="margin">
            <wp:posOffset>-712222</wp:posOffset>
          </wp:positionV>
          <wp:extent cx="1184275" cy="384810"/>
          <wp:effectExtent l="0" t="0" r="0" b="0"/>
          <wp:wrapSquare wrapText="bothSides"/>
          <wp:docPr id="1422730998" name="Grafik 1422730998"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3F25FBB2" w14:textId="77777777" w:rsidR="002B7CD3" w:rsidRDefault="002B7CD3">
    <w:pPr>
      <w:pStyle w:val="Kopfzeile"/>
    </w:pPr>
    <w:r w:rsidRPr="00AA4AB9">
      <w:rPr>
        <w:sz w:val="18"/>
        <w:szCs w:val="18"/>
      </w:rPr>
      <w:t>Informatiker/EFZ</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4ECD4" w14:textId="03A64DF3" w:rsidR="002B7CD3" w:rsidRPr="00AA4AB9" w:rsidRDefault="002B7CD3" w:rsidP="00B51B52">
    <w:pPr>
      <w:pStyle w:val="Kopfzeile"/>
      <w:tabs>
        <w:tab w:val="clear" w:pos="4536"/>
        <w:tab w:val="center" w:pos="4678"/>
      </w:tabs>
      <w:rPr>
        <w:sz w:val="18"/>
      </w:rPr>
    </w:pPr>
    <w:r w:rsidRPr="00AA4AB9">
      <w:rPr>
        <w:noProof/>
        <w:sz w:val="18"/>
        <w:lang w:eastAsia="de-CH"/>
      </w:rPr>
      <w:drawing>
        <wp:anchor distT="0" distB="0" distL="114300" distR="114300" simplePos="0" relativeHeight="251672577" behindDoc="0" locked="0" layoutInCell="1" allowOverlap="1" wp14:anchorId="54BB4DEE" wp14:editId="78D22227">
          <wp:simplePos x="0" y="0"/>
          <wp:positionH relativeFrom="margin">
            <wp:posOffset>6655598</wp:posOffset>
          </wp:positionH>
          <wp:positionV relativeFrom="page">
            <wp:posOffset>277510</wp:posOffset>
          </wp:positionV>
          <wp:extent cx="930275" cy="593090"/>
          <wp:effectExtent l="0" t="0" r="3175" b="0"/>
          <wp:wrapSquare wrapText="bothSides"/>
          <wp:docPr id="1422730999" name="Grafik 142273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73601" behindDoc="0" locked="0" layoutInCell="1" allowOverlap="1" wp14:anchorId="74214325" wp14:editId="4F074D6C">
          <wp:simplePos x="0" y="0"/>
          <wp:positionH relativeFrom="page">
            <wp:posOffset>8728725</wp:posOffset>
          </wp:positionH>
          <wp:positionV relativeFrom="margin">
            <wp:posOffset>-684219</wp:posOffset>
          </wp:positionV>
          <wp:extent cx="1184275" cy="384810"/>
          <wp:effectExtent l="0" t="0" r="0" b="0"/>
          <wp:wrapSquare wrapText="bothSides"/>
          <wp:docPr id="1422731000" name="Grafik 1422731000"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57AE4C8B" w14:textId="77777777" w:rsidR="002B7CD3" w:rsidRPr="00B51B52" w:rsidRDefault="002B7CD3" w:rsidP="001E2E6F">
    <w:pPr>
      <w:pStyle w:val="Kopfzeile"/>
      <w:tabs>
        <w:tab w:val="clear" w:pos="4536"/>
        <w:tab w:val="center" w:pos="4678"/>
      </w:tabs>
      <w:rPr>
        <w:sz w:val="18"/>
      </w:rPr>
    </w:pPr>
    <w:r w:rsidRPr="00AA4AB9">
      <w:rPr>
        <w:sz w:val="18"/>
        <w:szCs w:val="18"/>
      </w:rPr>
      <w:t>Informatiker/EFZ</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D722A" w14:textId="77777777" w:rsidR="002B7CD3" w:rsidRPr="00AA4AB9" w:rsidRDefault="002B7CD3" w:rsidP="00B51B52">
    <w:pPr>
      <w:pStyle w:val="Kopfzeile"/>
      <w:tabs>
        <w:tab w:val="clear" w:pos="4536"/>
        <w:tab w:val="center" w:pos="4678"/>
      </w:tabs>
      <w:rPr>
        <w:sz w:val="18"/>
      </w:rPr>
    </w:pPr>
    <w:r w:rsidRPr="00AA4AB9">
      <w:rPr>
        <w:noProof/>
        <w:sz w:val="18"/>
        <w:lang w:eastAsia="de-CH"/>
      </w:rPr>
      <w:drawing>
        <wp:anchor distT="0" distB="0" distL="114300" distR="114300" simplePos="0" relativeHeight="251666433" behindDoc="0" locked="0" layoutInCell="1" allowOverlap="1" wp14:anchorId="208B3724" wp14:editId="17CF10C9">
          <wp:simplePos x="0" y="0"/>
          <wp:positionH relativeFrom="margin">
            <wp:posOffset>3259278</wp:posOffset>
          </wp:positionH>
          <wp:positionV relativeFrom="page">
            <wp:posOffset>407360</wp:posOffset>
          </wp:positionV>
          <wp:extent cx="930275" cy="593090"/>
          <wp:effectExtent l="0" t="0" r="3175" b="0"/>
          <wp:wrapSquare wrapText="bothSides"/>
          <wp:docPr id="1422730959" name="Grafik 142273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67457" behindDoc="0" locked="0" layoutInCell="1" allowOverlap="1" wp14:anchorId="7DC3A50A" wp14:editId="559F6F69">
          <wp:simplePos x="0" y="0"/>
          <wp:positionH relativeFrom="page">
            <wp:posOffset>5380916</wp:posOffset>
          </wp:positionH>
          <wp:positionV relativeFrom="margin">
            <wp:posOffset>-899485</wp:posOffset>
          </wp:positionV>
          <wp:extent cx="1184275" cy="384810"/>
          <wp:effectExtent l="0" t="0" r="0" b="0"/>
          <wp:wrapSquare wrapText="bothSides"/>
          <wp:docPr id="1422730960" name="Grafik 1422730960"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6011A8F2" w14:textId="77777777" w:rsidR="002B7CD3" w:rsidRPr="00B51B52" w:rsidRDefault="002B7CD3" w:rsidP="001E2E6F">
    <w:pPr>
      <w:pStyle w:val="Kopfzeile"/>
      <w:tabs>
        <w:tab w:val="clear" w:pos="4536"/>
        <w:tab w:val="center" w:pos="4678"/>
      </w:tabs>
      <w:rPr>
        <w:sz w:val="18"/>
      </w:rPr>
    </w:pPr>
    <w:r w:rsidRPr="00AA4AB9">
      <w:rPr>
        <w:sz w:val="18"/>
        <w:szCs w:val="18"/>
      </w:rPr>
      <w:t>Informatiker/EFZ</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56DDA" w14:textId="5E6A839C" w:rsidR="002B7CD3" w:rsidRPr="00AA4AB9" w:rsidRDefault="002B7CD3" w:rsidP="00A957E8">
    <w:pPr>
      <w:pStyle w:val="Kopfzeile"/>
      <w:tabs>
        <w:tab w:val="clear" w:pos="4536"/>
        <w:tab w:val="center" w:pos="4678"/>
      </w:tabs>
      <w:rPr>
        <w:sz w:val="18"/>
      </w:rPr>
    </w:pPr>
    <w:r w:rsidRPr="00AA4AB9">
      <w:rPr>
        <w:noProof/>
        <w:sz w:val="18"/>
        <w:lang w:eastAsia="de-CH"/>
      </w:rPr>
      <w:drawing>
        <wp:anchor distT="0" distB="0" distL="114300" distR="114300" simplePos="0" relativeHeight="251663361" behindDoc="0" locked="0" layoutInCell="1" allowOverlap="1" wp14:anchorId="2D2D42B8" wp14:editId="547609D6">
          <wp:simplePos x="0" y="0"/>
          <wp:positionH relativeFrom="margin">
            <wp:posOffset>3110378</wp:posOffset>
          </wp:positionH>
          <wp:positionV relativeFrom="page">
            <wp:posOffset>453804</wp:posOffset>
          </wp:positionV>
          <wp:extent cx="930275" cy="593090"/>
          <wp:effectExtent l="0" t="0" r="3175" b="0"/>
          <wp:wrapSquare wrapText="bothSides"/>
          <wp:docPr id="1422730961" name="Grafik 142273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64385" behindDoc="0" locked="0" layoutInCell="1" allowOverlap="1" wp14:anchorId="145E5015" wp14:editId="1A8EB257">
          <wp:simplePos x="0" y="0"/>
          <wp:positionH relativeFrom="margin">
            <wp:align>right</wp:align>
          </wp:positionH>
          <wp:positionV relativeFrom="margin">
            <wp:posOffset>-838864</wp:posOffset>
          </wp:positionV>
          <wp:extent cx="1184275" cy="384810"/>
          <wp:effectExtent l="0" t="0" r="0" b="0"/>
          <wp:wrapSquare wrapText="bothSides"/>
          <wp:docPr id="1422730962" name="Grafik 1422730962"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2FB42647" w14:textId="77777777" w:rsidR="002B7CD3" w:rsidRDefault="002B7CD3">
    <w:pPr>
      <w:pStyle w:val="Kopfzeile"/>
    </w:pPr>
    <w:r w:rsidRPr="00AA4AB9">
      <w:rPr>
        <w:sz w:val="18"/>
        <w:szCs w:val="18"/>
      </w:rPr>
      <w:t>Informatiker/EFZ</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829DC"/>
    <w:multiLevelType w:val="hybridMultilevel"/>
    <w:tmpl w:val="C924E99E"/>
    <w:lvl w:ilvl="0" w:tplc="B750FCC0">
      <w:start w:val="1"/>
      <w:numFmt w:val="decimal"/>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9302766"/>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15726E"/>
    <w:multiLevelType w:val="multilevel"/>
    <w:tmpl w:val="5E50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D143F"/>
    <w:multiLevelType w:val="hybridMultilevel"/>
    <w:tmpl w:val="DFE278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F6C3BD5"/>
    <w:multiLevelType w:val="hybridMultilevel"/>
    <w:tmpl w:val="72FA65FE"/>
    <w:lvl w:ilvl="0" w:tplc="E048D30E">
      <w:start w:val="1"/>
      <w:numFmt w:val="decimal"/>
      <w:lvlText w:val="%1."/>
      <w:lvlJc w:val="left"/>
      <w:pPr>
        <w:ind w:left="936" w:hanging="360"/>
      </w:pPr>
      <w:rPr>
        <w:rFonts w:hint="default"/>
      </w:rPr>
    </w:lvl>
    <w:lvl w:ilvl="1" w:tplc="08070019" w:tentative="1">
      <w:start w:val="1"/>
      <w:numFmt w:val="lowerLetter"/>
      <w:lvlText w:val="%2."/>
      <w:lvlJc w:val="left"/>
      <w:pPr>
        <w:ind w:left="1656" w:hanging="360"/>
      </w:pPr>
    </w:lvl>
    <w:lvl w:ilvl="2" w:tplc="0807001B" w:tentative="1">
      <w:start w:val="1"/>
      <w:numFmt w:val="lowerRoman"/>
      <w:lvlText w:val="%3."/>
      <w:lvlJc w:val="right"/>
      <w:pPr>
        <w:ind w:left="2376" w:hanging="180"/>
      </w:pPr>
    </w:lvl>
    <w:lvl w:ilvl="3" w:tplc="0807000F" w:tentative="1">
      <w:start w:val="1"/>
      <w:numFmt w:val="decimal"/>
      <w:lvlText w:val="%4."/>
      <w:lvlJc w:val="left"/>
      <w:pPr>
        <w:ind w:left="3096" w:hanging="360"/>
      </w:pPr>
    </w:lvl>
    <w:lvl w:ilvl="4" w:tplc="08070019" w:tentative="1">
      <w:start w:val="1"/>
      <w:numFmt w:val="lowerLetter"/>
      <w:lvlText w:val="%5."/>
      <w:lvlJc w:val="left"/>
      <w:pPr>
        <w:ind w:left="3816" w:hanging="360"/>
      </w:pPr>
    </w:lvl>
    <w:lvl w:ilvl="5" w:tplc="0807001B" w:tentative="1">
      <w:start w:val="1"/>
      <w:numFmt w:val="lowerRoman"/>
      <w:lvlText w:val="%6."/>
      <w:lvlJc w:val="right"/>
      <w:pPr>
        <w:ind w:left="4536" w:hanging="180"/>
      </w:pPr>
    </w:lvl>
    <w:lvl w:ilvl="6" w:tplc="0807000F" w:tentative="1">
      <w:start w:val="1"/>
      <w:numFmt w:val="decimal"/>
      <w:lvlText w:val="%7."/>
      <w:lvlJc w:val="left"/>
      <w:pPr>
        <w:ind w:left="5256" w:hanging="360"/>
      </w:pPr>
    </w:lvl>
    <w:lvl w:ilvl="7" w:tplc="08070019" w:tentative="1">
      <w:start w:val="1"/>
      <w:numFmt w:val="lowerLetter"/>
      <w:lvlText w:val="%8."/>
      <w:lvlJc w:val="left"/>
      <w:pPr>
        <w:ind w:left="5976" w:hanging="360"/>
      </w:pPr>
    </w:lvl>
    <w:lvl w:ilvl="8" w:tplc="0807001B" w:tentative="1">
      <w:start w:val="1"/>
      <w:numFmt w:val="lowerRoman"/>
      <w:lvlText w:val="%9."/>
      <w:lvlJc w:val="right"/>
      <w:pPr>
        <w:ind w:left="6696" w:hanging="180"/>
      </w:pPr>
    </w:lvl>
  </w:abstractNum>
  <w:abstractNum w:abstractNumId="5" w15:restartNumberingAfterBreak="0">
    <w:nsid w:val="1F7F7122"/>
    <w:multiLevelType w:val="hybridMultilevel"/>
    <w:tmpl w:val="4E30F8C8"/>
    <w:lvl w:ilvl="0" w:tplc="984050BA">
      <w:start w:val="1"/>
      <w:numFmt w:val="decimal"/>
      <w:lvlText w:val="%1.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 w15:restartNumberingAfterBreak="0">
    <w:nsid w:val="23505D5D"/>
    <w:multiLevelType w:val="hybridMultilevel"/>
    <w:tmpl w:val="74DA50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76C1375"/>
    <w:multiLevelType w:val="hybridMultilevel"/>
    <w:tmpl w:val="3E583F3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4D50E37"/>
    <w:multiLevelType w:val="multilevel"/>
    <w:tmpl w:val="2AA8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8E3D6A"/>
    <w:multiLevelType w:val="hybridMultilevel"/>
    <w:tmpl w:val="DFFECE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C4B4153"/>
    <w:multiLevelType w:val="hybridMultilevel"/>
    <w:tmpl w:val="A7BEBC1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04D0F3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48215216"/>
    <w:multiLevelType w:val="multilevel"/>
    <w:tmpl w:val="3238E9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A4636B8"/>
    <w:multiLevelType w:val="multilevel"/>
    <w:tmpl w:val="5A2A638C"/>
    <w:lvl w:ilvl="0">
      <w:start w:val="1"/>
      <w:numFmt w:val="decimal"/>
      <w:lvlText w:val="%1"/>
      <w:lvlJc w:val="left"/>
      <w:pPr>
        <w:ind w:left="432" w:hanging="432"/>
      </w:pPr>
    </w:lvl>
    <w:lvl w:ilvl="1">
      <w:start w:val="1"/>
      <w:numFmt w:val="decimal"/>
      <w:lvlText w:val="%1.%2"/>
      <w:lvlJc w:val="left"/>
      <w:pPr>
        <w:ind w:left="1711" w:hanging="576"/>
      </w:pPr>
    </w:lvl>
    <w:lvl w:ilvl="2">
      <w:start w:val="1"/>
      <w:numFmt w:val="decimal"/>
      <w:lvlText w:val="%1.%2.%3"/>
      <w:lvlJc w:val="left"/>
      <w:pPr>
        <w:ind w:left="1004" w:hanging="720"/>
      </w:pPr>
      <w:rPr>
        <w:rFonts w:asciiTheme="minorHAnsi" w:hAnsiTheme="minorHAnsi" w:cstheme="minorHAnsi"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3B457A9"/>
    <w:multiLevelType w:val="hybridMultilevel"/>
    <w:tmpl w:val="D16A81A0"/>
    <w:lvl w:ilvl="0" w:tplc="110AF95A">
      <w:start w:val="1"/>
      <w:numFmt w:val="decimal"/>
      <w:lvlText w:val="%1.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58C37D09"/>
    <w:multiLevelType w:val="hybridMultilevel"/>
    <w:tmpl w:val="E5300A9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C6A24DF"/>
    <w:multiLevelType w:val="hybridMultilevel"/>
    <w:tmpl w:val="5070336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DB07D0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433B0C"/>
    <w:multiLevelType w:val="hybridMultilevel"/>
    <w:tmpl w:val="E276757C"/>
    <w:lvl w:ilvl="0" w:tplc="D258175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6232974"/>
    <w:multiLevelType w:val="hybridMultilevel"/>
    <w:tmpl w:val="29C27B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BC8136B"/>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8"/>
  </w:num>
  <w:num w:numId="3">
    <w:abstractNumId w:val="12"/>
  </w:num>
  <w:num w:numId="4">
    <w:abstractNumId w:val="20"/>
  </w:num>
  <w:num w:numId="5">
    <w:abstractNumId w:val="17"/>
  </w:num>
  <w:num w:numId="6">
    <w:abstractNumId w:val="0"/>
  </w:num>
  <w:num w:numId="7">
    <w:abstractNumId w:val="14"/>
  </w:num>
  <w:num w:numId="8">
    <w:abstractNumId w:val="15"/>
  </w:num>
  <w:num w:numId="9">
    <w:abstractNumId w:val="1"/>
  </w:num>
  <w:num w:numId="10">
    <w:abstractNumId w:val="13"/>
  </w:num>
  <w:num w:numId="11">
    <w:abstractNumId w:val="4"/>
  </w:num>
  <w:num w:numId="12">
    <w:abstractNumId w:val="8"/>
  </w:num>
  <w:num w:numId="13">
    <w:abstractNumId w:val="2"/>
  </w:num>
  <w:num w:numId="14">
    <w:abstractNumId w:val="11"/>
  </w:num>
  <w:num w:numId="15">
    <w:abstractNumId w:val="3"/>
  </w:num>
  <w:num w:numId="16">
    <w:abstractNumId w:val="19"/>
  </w:num>
  <w:num w:numId="17">
    <w:abstractNumId w:val="6"/>
  </w:num>
  <w:num w:numId="18">
    <w:abstractNumId w:val="9"/>
  </w:num>
  <w:num w:numId="19">
    <w:abstractNumId w:val="7"/>
  </w:num>
  <w:num w:numId="20">
    <w:abstractNumId w:val="10"/>
  </w:num>
  <w:num w:numId="2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an Hild">
    <w15:presenceInfo w15:providerId="AD" w15:userId="S::Ian.Hild@bbz-sh.ch::361146c4-24d4-42c4-9d44-4286c30969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de-CH" w:vendorID="64" w:dllVersion="6" w:nlCheck="1" w:checkStyle="0"/>
  <w:activeWritingStyle w:appName="MSWord" w:lang="en-GB" w:vendorID="64" w:dllVersion="6" w:nlCheck="1" w:checkStyle="1"/>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CH" w:vendorID="64" w:dllVersion="131078" w:nlCheck="1" w:checkStyle="0"/>
  <w:activeWritingStyle w:appName="MSWord" w:lang="en-GB" w:vendorID="64" w:dllVersion="131078" w:nlCheck="1" w:checkStyle="1"/>
  <w:activeWritingStyle w:appName="MSWord" w:lang="fr-CH" w:vendorID="64" w:dllVersion="131078" w:nlCheck="1" w:checkStyle="0"/>
  <w:proofState w:grammar="clean"/>
  <w:defaultTabStop w:val="709"/>
  <w:hyphenationZone w:val="425"/>
  <w:drawingGridHorizontalSpacing w:val="110"/>
  <w:displayHorizontalDrawingGridEvery w:val="2"/>
  <w:displayVerticalDrawingGridEvery w:val="2"/>
  <w:characterSpacingControl w:val="doNotCompress"/>
  <w:hdrShapeDefaults>
    <o:shapedefaults v:ext="edit" spidmax="5120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E27"/>
    <w:rsid w:val="0000275B"/>
    <w:rsid w:val="00002D8A"/>
    <w:rsid w:val="00004C52"/>
    <w:rsid w:val="00007840"/>
    <w:rsid w:val="00007B86"/>
    <w:rsid w:val="000101B2"/>
    <w:rsid w:val="00012933"/>
    <w:rsid w:val="0001741D"/>
    <w:rsid w:val="00022591"/>
    <w:rsid w:val="000238F8"/>
    <w:rsid w:val="00027333"/>
    <w:rsid w:val="00027C08"/>
    <w:rsid w:val="00027D6B"/>
    <w:rsid w:val="00030AE6"/>
    <w:rsid w:val="00031D37"/>
    <w:rsid w:val="000342F9"/>
    <w:rsid w:val="00034A08"/>
    <w:rsid w:val="00035BA5"/>
    <w:rsid w:val="00037C02"/>
    <w:rsid w:val="00040D70"/>
    <w:rsid w:val="00041924"/>
    <w:rsid w:val="00042F64"/>
    <w:rsid w:val="000444A4"/>
    <w:rsid w:val="000456BA"/>
    <w:rsid w:val="0005047F"/>
    <w:rsid w:val="00051F1E"/>
    <w:rsid w:val="0005256A"/>
    <w:rsid w:val="00052727"/>
    <w:rsid w:val="00052D71"/>
    <w:rsid w:val="00055229"/>
    <w:rsid w:val="00055B81"/>
    <w:rsid w:val="000564BC"/>
    <w:rsid w:val="00056791"/>
    <w:rsid w:val="00057F61"/>
    <w:rsid w:val="00061061"/>
    <w:rsid w:val="00061BA1"/>
    <w:rsid w:val="00063485"/>
    <w:rsid w:val="00063FEC"/>
    <w:rsid w:val="000645C2"/>
    <w:rsid w:val="00065BCE"/>
    <w:rsid w:val="00067B6C"/>
    <w:rsid w:val="00070B01"/>
    <w:rsid w:val="00071449"/>
    <w:rsid w:val="0007267D"/>
    <w:rsid w:val="0007445C"/>
    <w:rsid w:val="00075AF4"/>
    <w:rsid w:val="00080AEE"/>
    <w:rsid w:val="00080E22"/>
    <w:rsid w:val="00081783"/>
    <w:rsid w:val="00082182"/>
    <w:rsid w:val="00082538"/>
    <w:rsid w:val="00083EB4"/>
    <w:rsid w:val="00084421"/>
    <w:rsid w:val="00084C24"/>
    <w:rsid w:val="00084C94"/>
    <w:rsid w:val="00084E72"/>
    <w:rsid w:val="00085411"/>
    <w:rsid w:val="00087AAD"/>
    <w:rsid w:val="0009073D"/>
    <w:rsid w:val="000918A2"/>
    <w:rsid w:val="00094624"/>
    <w:rsid w:val="000949AD"/>
    <w:rsid w:val="00095C40"/>
    <w:rsid w:val="000960E9"/>
    <w:rsid w:val="00096667"/>
    <w:rsid w:val="00096892"/>
    <w:rsid w:val="00097B3A"/>
    <w:rsid w:val="000A0E0F"/>
    <w:rsid w:val="000A1289"/>
    <w:rsid w:val="000A1969"/>
    <w:rsid w:val="000A1BAC"/>
    <w:rsid w:val="000A2AB1"/>
    <w:rsid w:val="000A3655"/>
    <w:rsid w:val="000A4A44"/>
    <w:rsid w:val="000A7631"/>
    <w:rsid w:val="000B0BCE"/>
    <w:rsid w:val="000B290F"/>
    <w:rsid w:val="000B2969"/>
    <w:rsid w:val="000B2A4E"/>
    <w:rsid w:val="000B2A5E"/>
    <w:rsid w:val="000B2A97"/>
    <w:rsid w:val="000B3903"/>
    <w:rsid w:val="000B7C40"/>
    <w:rsid w:val="000C0187"/>
    <w:rsid w:val="000C0A8C"/>
    <w:rsid w:val="000C2193"/>
    <w:rsid w:val="000C2697"/>
    <w:rsid w:val="000C2BBC"/>
    <w:rsid w:val="000C398C"/>
    <w:rsid w:val="000C4081"/>
    <w:rsid w:val="000C478F"/>
    <w:rsid w:val="000C5302"/>
    <w:rsid w:val="000C64CA"/>
    <w:rsid w:val="000D1122"/>
    <w:rsid w:val="000D22CF"/>
    <w:rsid w:val="000D2429"/>
    <w:rsid w:val="000D24AC"/>
    <w:rsid w:val="000D5C96"/>
    <w:rsid w:val="000D633A"/>
    <w:rsid w:val="000D6825"/>
    <w:rsid w:val="000D6B5B"/>
    <w:rsid w:val="000D6CE9"/>
    <w:rsid w:val="000D70DF"/>
    <w:rsid w:val="000E072F"/>
    <w:rsid w:val="000E22E5"/>
    <w:rsid w:val="000E3064"/>
    <w:rsid w:val="000E6EDE"/>
    <w:rsid w:val="000F204E"/>
    <w:rsid w:val="000F4C7B"/>
    <w:rsid w:val="000F7511"/>
    <w:rsid w:val="000F7BFE"/>
    <w:rsid w:val="001024FC"/>
    <w:rsid w:val="00102827"/>
    <w:rsid w:val="0010398F"/>
    <w:rsid w:val="00103AA6"/>
    <w:rsid w:val="001046A5"/>
    <w:rsid w:val="00105491"/>
    <w:rsid w:val="00107379"/>
    <w:rsid w:val="00107D32"/>
    <w:rsid w:val="001115D2"/>
    <w:rsid w:val="001142FC"/>
    <w:rsid w:val="00117F8C"/>
    <w:rsid w:val="001201B4"/>
    <w:rsid w:val="00120F76"/>
    <w:rsid w:val="00121DCF"/>
    <w:rsid w:val="00122EFF"/>
    <w:rsid w:val="001234E8"/>
    <w:rsid w:val="0012357A"/>
    <w:rsid w:val="00123E97"/>
    <w:rsid w:val="001240D2"/>
    <w:rsid w:val="001265C6"/>
    <w:rsid w:val="00126D25"/>
    <w:rsid w:val="0012722E"/>
    <w:rsid w:val="00127835"/>
    <w:rsid w:val="001278B5"/>
    <w:rsid w:val="00130119"/>
    <w:rsid w:val="00130841"/>
    <w:rsid w:val="001316A5"/>
    <w:rsid w:val="001317A6"/>
    <w:rsid w:val="00131A3B"/>
    <w:rsid w:val="00132EE3"/>
    <w:rsid w:val="0013361C"/>
    <w:rsid w:val="00135FDB"/>
    <w:rsid w:val="0013662B"/>
    <w:rsid w:val="00136C72"/>
    <w:rsid w:val="001413B3"/>
    <w:rsid w:val="00141AA1"/>
    <w:rsid w:val="00141EA6"/>
    <w:rsid w:val="001439C1"/>
    <w:rsid w:val="0014497F"/>
    <w:rsid w:val="0014592B"/>
    <w:rsid w:val="00145CE1"/>
    <w:rsid w:val="00147F4E"/>
    <w:rsid w:val="00151F65"/>
    <w:rsid w:val="0015206C"/>
    <w:rsid w:val="00154BD7"/>
    <w:rsid w:val="00155A7C"/>
    <w:rsid w:val="00155FF3"/>
    <w:rsid w:val="001572E5"/>
    <w:rsid w:val="00157CBE"/>
    <w:rsid w:val="001606C2"/>
    <w:rsid w:val="00162D95"/>
    <w:rsid w:val="00163416"/>
    <w:rsid w:val="0016367C"/>
    <w:rsid w:val="001714C2"/>
    <w:rsid w:val="00172923"/>
    <w:rsid w:val="00175F90"/>
    <w:rsid w:val="00176084"/>
    <w:rsid w:val="001766C2"/>
    <w:rsid w:val="00181F37"/>
    <w:rsid w:val="00182332"/>
    <w:rsid w:val="00183D53"/>
    <w:rsid w:val="00185BC9"/>
    <w:rsid w:val="001865CE"/>
    <w:rsid w:val="00186B2C"/>
    <w:rsid w:val="00187104"/>
    <w:rsid w:val="00191D62"/>
    <w:rsid w:val="001922C8"/>
    <w:rsid w:val="00193952"/>
    <w:rsid w:val="001943E0"/>
    <w:rsid w:val="001949C4"/>
    <w:rsid w:val="00197DFC"/>
    <w:rsid w:val="001A074F"/>
    <w:rsid w:val="001A1A40"/>
    <w:rsid w:val="001A1E2F"/>
    <w:rsid w:val="001A7401"/>
    <w:rsid w:val="001B34C8"/>
    <w:rsid w:val="001B430F"/>
    <w:rsid w:val="001B4F2F"/>
    <w:rsid w:val="001B514A"/>
    <w:rsid w:val="001B5A0D"/>
    <w:rsid w:val="001B6352"/>
    <w:rsid w:val="001B6B45"/>
    <w:rsid w:val="001B76AB"/>
    <w:rsid w:val="001C022F"/>
    <w:rsid w:val="001C1A30"/>
    <w:rsid w:val="001C1D45"/>
    <w:rsid w:val="001C1E51"/>
    <w:rsid w:val="001C6389"/>
    <w:rsid w:val="001C7BAE"/>
    <w:rsid w:val="001D04EA"/>
    <w:rsid w:val="001D1B3F"/>
    <w:rsid w:val="001D262F"/>
    <w:rsid w:val="001D27F1"/>
    <w:rsid w:val="001D310C"/>
    <w:rsid w:val="001D54D8"/>
    <w:rsid w:val="001D6EF4"/>
    <w:rsid w:val="001D75A3"/>
    <w:rsid w:val="001E0C6F"/>
    <w:rsid w:val="001E0C89"/>
    <w:rsid w:val="001E1369"/>
    <w:rsid w:val="001E1D7D"/>
    <w:rsid w:val="001E2E6F"/>
    <w:rsid w:val="001E3027"/>
    <w:rsid w:val="001E4177"/>
    <w:rsid w:val="001E500D"/>
    <w:rsid w:val="001E5177"/>
    <w:rsid w:val="001E6130"/>
    <w:rsid w:val="001E6A58"/>
    <w:rsid w:val="001E7C99"/>
    <w:rsid w:val="001F1304"/>
    <w:rsid w:val="001F231D"/>
    <w:rsid w:val="001F3883"/>
    <w:rsid w:val="001F4EA1"/>
    <w:rsid w:val="001F4F7B"/>
    <w:rsid w:val="001F5171"/>
    <w:rsid w:val="001F692E"/>
    <w:rsid w:val="00201B43"/>
    <w:rsid w:val="00203576"/>
    <w:rsid w:val="002039DF"/>
    <w:rsid w:val="0020560C"/>
    <w:rsid w:val="00205673"/>
    <w:rsid w:val="00205D67"/>
    <w:rsid w:val="00206E89"/>
    <w:rsid w:val="002111C0"/>
    <w:rsid w:val="00211287"/>
    <w:rsid w:val="0021147D"/>
    <w:rsid w:val="0021280A"/>
    <w:rsid w:val="00212E90"/>
    <w:rsid w:val="00212FF1"/>
    <w:rsid w:val="00213446"/>
    <w:rsid w:val="00214040"/>
    <w:rsid w:val="002146C5"/>
    <w:rsid w:val="0021575D"/>
    <w:rsid w:val="002165CD"/>
    <w:rsid w:val="00221EBF"/>
    <w:rsid w:val="00223C33"/>
    <w:rsid w:val="00223FD8"/>
    <w:rsid w:val="002242E1"/>
    <w:rsid w:val="00225115"/>
    <w:rsid w:val="00226765"/>
    <w:rsid w:val="002309A7"/>
    <w:rsid w:val="00231F35"/>
    <w:rsid w:val="0023340C"/>
    <w:rsid w:val="00234C18"/>
    <w:rsid w:val="00235894"/>
    <w:rsid w:val="00235C0E"/>
    <w:rsid w:val="002408FF"/>
    <w:rsid w:val="00240C07"/>
    <w:rsid w:val="0024180F"/>
    <w:rsid w:val="00243A88"/>
    <w:rsid w:val="002452DA"/>
    <w:rsid w:val="00245C27"/>
    <w:rsid w:val="00245FF7"/>
    <w:rsid w:val="00247CC4"/>
    <w:rsid w:val="00250425"/>
    <w:rsid w:val="00250969"/>
    <w:rsid w:val="00252CA6"/>
    <w:rsid w:val="0025321D"/>
    <w:rsid w:val="002541E9"/>
    <w:rsid w:val="002544FE"/>
    <w:rsid w:val="0025689C"/>
    <w:rsid w:val="00257157"/>
    <w:rsid w:val="00257918"/>
    <w:rsid w:val="00260094"/>
    <w:rsid w:val="002633AA"/>
    <w:rsid w:val="00266838"/>
    <w:rsid w:val="00271543"/>
    <w:rsid w:val="00273F3B"/>
    <w:rsid w:val="0027482B"/>
    <w:rsid w:val="0027500D"/>
    <w:rsid w:val="00275753"/>
    <w:rsid w:val="00276050"/>
    <w:rsid w:val="00276656"/>
    <w:rsid w:val="002802B8"/>
    <w:rsid w:val="0028348F"/>
    <w:rsid w:val="00284BDC"/>
    <w:rsid w:val="0028634B"/>
    <w:rsid w:val="002904AD"/>
    <w:rsid w:val="00291D25"/>
    <w:rsid w:val="002922E2"/>
    <w:rsid w:val="002938CD"/>
    <w:rsid w:val="002941A5"/>
    <w:rsid w:val="0029572B"/>
    <w:rsid w:val="0029779D"/>
    <w:rsid w:val="002A0855"/>
    <w:rsid w:val="002A15E1"/>
    <w:rsid w:val="002A1F4F"/>
    <w:rsid w:val="002A2622"/>
    <w:rsid w:val="002A3554"/>
    <w:rsid w:val="002A3B21"/>
    <w:rsid w:val="002A4056"/>
    <w:rsid w:val="002A5ED8"/>
    <w:rsid w:val="002B065F"/>
    <w:rsid w:val="002B0EE6"/>
    <w:rsid w:val="002B39B2"/>
    <w:rsid w:val="002B3C8A"/>
    <w:rsid w:val="002B4626"/>
    <w:rsid w:val="002B54B4"/>
    <w:rsid w:val="002B5F9C"/>
    <w:rsid w:val="002B7CD3"/>
    <w:rsid w:val="002C0FE6"/>
    <w:rsid w:val="002C240E"/>
    <w:rsid w:val="002C2987"/>
    <w:rsid w:val="002C7315"/>
    <w:rsid w:val="002C7A08"/>
    <w:rsid w:val="002C7F08"/>
    <w:rsid w:val="002D0324"/>
    <w:rsid w:val="002D12E7"/>
    <w:rsid w:val="002D168E"/>
    <w:rsid w:val="002D193A"/>
    <w:rsid w:val="002D1CB0"/>
    <w:rsid w:val="002D530E"/>
    <w:rsid w:val="002D6B79"/>
    <w:rsid w:val="002D6EA2"/>
    <w:rsid w:val="002D73B9"/>
    <w:rsid w:val="002E10FF"/>
    <w:rsid w:val="002E1CAE"/>
    <w:rsid w:val="002E1E80"/>
    <w:rsid w:val="002E26BA"/>
    <w:rsid w:val="002E26EE"/>
    <w:rsid w:val="002E4F77"/>
    <w:rsid w:val="002E591F"/>
    <w:rsid w:val="002F1691"/>
    <w:rsid w:val="002F3074"/>
    <w:rsid w:val="002F6D53"/>
    <w:rsid w:val="002F6E0D"/>
    <w:rsid w:val="002F6F20"/>
    <w:rsid w:val="00300191"/>
    <w:rsid w:val="0030366F"/>
    <w:rsid w:val="00305BE8"/>
    <w:rsid w:val="0030775E"/>
    <w:rsid w:val="0031038B"/>
    <w:rsid w:val="00310A09"/>
    <w:rsid w:val="00310AFA"/>
    <w:rsid w:val="00311905"/>
    <w:rsid w:val="00313AD8"/>
    <w:rsid w:val="00313DEE"/>
    <w:rsid w:val="00314041"/>
    <w:rsid w:val="00316BAC"/>
    <w:rsid w:val="00320134"/>
    <w:rsid w:val="00321C21"/>
    <w:rsid w:val="00321EFF"/>
    <w:rsid w:val="00322D1B"/>
    <w:rsid w:val="00323986"/>
    <w:rsid w:val="00323CAE"/>
    <w:rsid w:val="00324230"/>
    <w:rsid w:val="0033001E"/>
    <w:rsid w:val="00330DF4"/>
    <w:rsid w:val="003315DD"/>
    <w:rsid w:val="003325BE"/>
    <w:rsid w:val="00333184"/>
    <w:rsid w:val="0033489F"/>
    <w:rsid w:val="00340285"/>
    <w:rsid w:val="00340754"/>
    <w:rsid w:val="003408E3"/>
    <w:rsid w:val="00340AFD"/>
    <w:rsid w:val="00340ED0"/>
    <w:rsid w:val="00341960"/>
    <w:rsid w:val="003425B4"/>
    <w:rsid w:val="00342BC8"/>
    <w:rsid w:val="00342EAB"/>
    <w:rsid w:val="003432FC"/>
    <w:rsid w:val="00345B7B"/>
    <w:rsid w:val="00347083"/>
    <w:rsid w:val="00350897"/>
    <w:rsid w:val="00351DA7"/>
    <w:rsid w:val="003522A3"/>
    <w:rsid w:val="00352DE3"/>
    <w:rsid w:val="00354288"/>
    <w:rsid w:val="00354C14"/>
    <w:rsid w:val="00355770"/>
    <w:rsid w:val="00357125"/>
    <w:rsid w:val="00357322"/>
    <w:rsid w:val="00357E35"/>
    <w:rsid w:val="003617E9"/>
    <w:rsid w:val="003629C5"/>
    <w:rsid w:val="00366C8E"/>
    <w:rsid w:val="00366FAB"/>
    <w:rsid w:val="00372606"/>
    <w:rsid w:val="003728F0"/>
    <w:rsid w:val="003729CB"/>
    <w:rsid w:val="00372ABE"/>
    <w:rsid w:val="00373702"/>
    <w:rsid w:val="00373D02"/>
    <w:rsid w:val="0037460F"/>
    <w:rsid w:val="00374832"/>
    <w:rsid w:val="00374EC2"/>
    <w:rsid w:val="00375243"/>
    <w:rsid w:val="00376E44"/>
    <w:rsid w:val="00380386"/>
    <w:rsid w:val="003846B7"/>
    <w:rsid w:val="00384BAD"/>
    <w:rsid w:val="003854D8"/>
    <w:rsid w:val="00385EF7"/>
    <w:rsid w:val="00386B04"/>
    <w:rsid w:val="00390B62"/>
    <w:rsid w:val="00391E82"/>
    <w:rsid w:val="0039294F"/>
    <w:rsid w:val="00392A33"/>
    <w:rsid w:val="00393122"/>
    <w:rsid w:val="003933EC"/>
    <w:rsid w:val="0039471C"/>
    <w:rsid w:val="00395080"/>
    <w:rsid w:val="00395952"/>
    <w:rsid w:val="00396003"/>
    <w:rsid w:val="0039656C"/>
    <w:rsid w:val="00396A3B"/>
    <w:rsid w:val="00396BC9"/>
    <w:rsid w:val="003973D8"/>
    <w:rsid w:val="00397C9C"/>
    <w:rsid w:val="00397EC7"/>
    <w:rsid w:val="003A0301"/>
    <w:rsid w:val="003A14AB"/>
    <w:rsid w:val="003A1C77"/>
    <w:rsid w:val="003A24CA"/>
    <w:rsid w:val="003A275E"/>
    <w:rsid w:val="003A2E99"/>
    <w:rsid w:val="003A5390"/>
    <w:rsid w:val="003A5CDE"/>
    <w:rsid w:val="003A72CA"/>
    <w:rsid w:val="003B3146"/>
    <w:rsid w:val="003B3264"/>
    <w:rsid w:val="003B5A26"/>
    <w:rsid w:val="003B63E7"/>
    <w:rsid w:val="003B6408"/>
    <w:rsid w:val="003B66C3"/>
    <w:rsid w:val="003B6A07"/>
    <w:rsid w:val="003B6AE2"/>
    <w:rsid w:val="003B6D99"/>
    <w:rsid w:val="003B7B10"/>
    <w:rsid w:val="003C0A3A"/>
    <w:rsid w:val="003C34A6"/>
    <w:rsid w:val="003C524E"/>
    <w:rsid w:val="003C6388"/>
    <w:rsid w:val="003C75B9"/>
    <w:rsid w:val="003C7A8E"/>
    <w:rsid w:val="003D1B9B"/>
    <w:rsid w:val="003D49D1"/>
    <w:rsid w:val="003D4DE6"/>
    <w:rsid w:val="003D51DE"/>
    <w:rsid w:val="003D5FEE"/>
    <w:rsid w:val="003E0014"/>
    <w:rsid w:val="003E03E1"/>
    <w:rsid w:val="003E2B7A"/>
    <w:rsid w:val="003E2FC7"/>
    <w:rsid w:val="003E3E4E"/>
    <w:rsid w:val="003E3F3B"/>
    <w:rsid w:val="003E639E"/>
    <w:rsid w:val="003E7AD4"/>
    <w:rsid w:val="003F0281"/>
    <w:rsid w:val="003F1DFF"/>
    <w:rsid w:val="003F2487"/>
    <w:rsid w:val="003F45A1"/>
    <w:rsid w:val="003F50C8"/>
    <w:rsid w:val="003F6BF7"/>
    <w:rsid w:val="003F7464"/>
    <w:rsid w:val="004010B6"/>
    <w:rsid w:val="0040127F"/>
    <w:rsid w:val="00401CE0"/>
    <w:rsid w:val="0040225B"/>
    <w:rsid w:val="004024F9"/>
    <w:rsid w:val="00403E8A"/>
    <w:rsid w:val="00404239"/>
    <w:rsid w:val="00404943"/>
    <w:rsid w:val="00404EFF"/>
    <w:rsid w:val="004055EF"/>
    <w:rsid w:val="0040667A"/>
    <w:rsid w:val="004069FD"/>
    <w:rsid w:val="00407901"/>
    <w:rsid w:val="00407CE2"/>
    <w:rsid w:val="004109CE"/>
    <w:rsid w:val="004114E2"/>
    <w:rsid w:val="00411FFD"/>
    <w:rsid w:val="00412D7A"/>
    <w:rsid w:val="0041306E"/>
    <w:rsid w:val="004135DB"/>
    <w:rsid w:val="00413E58"/>
    <w:rsid w:val="00416052"/>
    <w:rsid w:val="00416E22"/>
    <w:rsid w:val="004171D1"/>
    <w:rsid w:val="0042089B"/>
    <w:rsid w:val="0042296E"/>
    <w:rsid w:val="00424F45"/>
    <w:rsid w:val="00427AB8"/>
    <w:rsid w:val="0043035E"/>
    <w:rsid w:val="00430AF2"/>
    <w:rsid w:val="00430BB3"/>
    <w:rsid w:val="00431147"/>
    <w:rsid w:val="004318A8"/>
    <w:rsid w:val="00433913"/>
    <w:rsid w:val="0043424A"/>
    <w:rsid w:val="00434EEA"/>
    <w:rsid w:val="0043566B"/>
    <w:rsid w:val="004372CC"/>
    <w:rsid w:val="004419BD"/>
    <w:rsid w:val="00441FB5"/>
    <w:rsid w:val="00442AB6"/>
    <w:rsid w:val="00443076"/>
    <w:rsid w:val="0044307A"/>
    <w:rsid w:val="004440E5"/>
    <w:rsid w:val="00445985"/>
    <w:rsid w:val="0044630A"/>
    <w:rsid w:val="004537D3"/>
    <w:rsid w:val="0045425F"/>
    <w:rsid w:val="0045511D"/>
    <w:rsid w:val="0045683B"/>
    <w:rsid w:val="00460D32"/>
    <w:rsid w:val="0046346C"/>
    <w:rsid w:val="004643C4"/>
    <w:rsid w:val="00467508"/>
    <w:rsid w:val="00470C68"/>
    <w:rsid w:val="00471497"/>
    <w:rsid w:val="00471520"/>
    <w:rsid w:val="0047206E"/>
    <w:rsid w:val="00472E10"/>
    <w:rsid w:val="00473B62"/>
    <w:rsid w:val="00474915"/>
    <w:rsid w:val="00475EF9"/>
    <w:rsid w:val="00476301"/>
    <w:rsid w:val="004777E2"/>
    <w:rsid w:val="004808E4"/>
    <w:rsid w:val="00484125"/>
    <w:rsid w:val="00485690"/>
    <w:rsid w:val="004910CF"/>
    <w:rsid w:val="00491407"/>
    <w:rsid w:val="00492BBB"/>
    <w:rsid w:val="00494556"/>
    <w:rsid w:val="00496214"/>
    <w:rsid w:val="004A101D"/>
    <w:rsid w:val="004A29E4"/>
    <w:rsid w:val="004A2D59"/>
    <w:rsid w:val="004A6DCF"/>
    <w:rsid w:val="004B1420"/>
    <w:rsid w:val="004B1AA9"/>
    <w:rsid w:val="004B2C17"/>
    <w:rsid w:val="004B418D"/>
    <w:rsid w:val="004B4574"/>
    <w:rsid w:val="004B6A13"/>
    <w:rsid w:val="004B6D23"/>
    <w:rsid w:val="004B6ED3"/>
    <w:rsid w:val="004B7976"/>
    <w:rsid w:val="004C05FC"/>
    <w:rsid w:val="004C170E"/>
    <w:rsid w:val="004C2693"/>
    <w:rsid w:val="004C5FA9"/>
    <w:rsid w:val="004C676C"/>
    <w:rsid w:val="004C70BC"/>
    <w:rsid w:val="004C71C3"/>
    <w:rsid w:val="004C79AE"/>
    <w:rsid w:val="004D097F"/>
    <w:rsid w:val="004D277C"/>
    <w:rsid w:val="004D422E"/>
    <w:rsid w:val="004D5F3C"/>
    <w:rsid w:val="004D7A09"/>
    <w:rsid w:val="004E0AA3"/>
    <w:rsid w:val="004E0D16"/>
    <w:rsid w:val="004E35EC"/>
    <w:rsid w:val="004E587C"/>
    <w:rsid w:val="004E62D0"/>
    <w:rsid w:val="004E7737"/>
    <w:rsid w:val="004E774D"/>
    <w:rsid w:val="004E7C9F"/>
    <w:rsid w:val="004F0488"/>
    <w:rsid w:val="004F4485"/>
    <w:rsid w:val="004F4E3C"/>
    <w:rsid w:val="004F684D"/>
    <w:rsid w:val="004F6D5A"/>
    <w:rsid w:val="00501402"/>
    <w:rsid w:val="00501D74"/>
    <w:rsid w:val="005052A8"/>
    <w:rsid w:val="005054E0"/>
    <w:rsid w:val="00505910"/>
    <w:rsid w:val="0050692B"/>
    <w:rsid w:val="00506939"/>
    <w:rsid w:val="00506D02"/>
    <w:rsid w:val="00511C47"/>
    <w:rsid w:val="0051217B"/>
    <w:rsid w:val="005127A4"/>
    <w:rsid w:val="00514311"/>
    <w:rsid w:val="0051586C"/>
    <w:rsid w:val="0051726F"/>
    <w:rsid w:val="0052110A"/>
    <w:rsid w:val="00521BD4"/>
    <w:rsid w:val="00521F04"/>
    <w:rsid w:val="005237AE"/>
    <w:rsid w:val="00523EE6"/>
    <w:rsid w:val="005256A5"/>
    <w:rsid w:val="00526EAB"/>
    <w:rsid w:val="00526F99"/>
    <w:rsid w:val="0053002A"/>
    <w:rsid w:val="00530510"/>
    <w:rsid w:val="00530899"/>
    <w:rsid w:val="00531D1D"/>
    <w:rsid w:val="00534329"/>
    <w:rsid w:val="00534AFF"/>
    <w:rsid w:val="00536650"/>
    <w:rsid w:val="00536E74"/>
    <w:rsid w:val="00537F3F"/>
    <w:rsid w:val="00541BB7"/>
    <w:rsid w:val="005424D3"/>
    <w:rsid w:val="00543758"/>
    <w:rsid w:val="00545EB8"/>
    <w:rsid w:val="0055080F"/>
    <w:rsid w:val="0055102C"/>
    <w:rsid w:val="005519D4"/>
    <w:rsid w:val="00552099"/>
    <w:rsid w:val="005537E7"/>
    <w:rsid w:val="00555974"/>
    <w:rsid w:val="0055647C"/>
    <w:rsid w:val="0055695B"/>
    <w:rsid w:val="00557A93"/>
    <w:rsid w:val="0056016A"/>
    <w:rsid w:val="005611B4"/>
    <w:rsid w:val="00561D8A"/>
    <w:rsid w:val="00561E2C"/>
    <w:rsid w:val="0056310B"/>
    <w:rsid w:val="00563CED"/>
    <w:rsid w:val="00564D41"/>
    <w:rsid w:val="00570033"/>
    <w:rsid w:val="0057077B"/>
    <w:rsid w:val="00571010"/>
    <w:rsid w:val="0057143D"/>
    <w:rsid w:val="00571D55"/>
    <w:rsid w:val="00576069"/>
    <w:rsid w:val="00576614"/>
    <w:rsid w:val="005766B9"/>
    <w:rsid w:val="00576F71"/>
    <w:rsid w:val="005810E6"/>
    <w:rsid w:val="00581707"/>
    <w:rsid w:val="00582553"/>
    <w:rsid w:val="005825C9"/>
    <w:rsid w:val="00584C5E"/>
    <w:rsid w:val="005851F1"/>
    <w:rsid w:val="005877F8"/>
    <w:rsid w:val="00591D6C"/>
    <w:rsid w:val="00591DE0"/>
    <w:rsid w:val="00592642"/>
    <w:rsid w:val="005929C5"/>
    <w:rsid w:val="00592D41"/>
    <w:rsid w:val="00593329"/>
    <w:rsid w:val="00593FE1"/>
    <w:rsid w:val="00594B6A"/>
    <w:rsid w:val="00595C95"/>
    <w:rsid w:val="00597F6A"/>
    <w:rsid w:val="005A01B1"/>
    <w:rsid w:val="005A0752"/>
    <w:rsid w:val="005A0995"/>
    <w:rsid w:val="005A0B06"/>
    <w:rsid w:val="005A188F"/>
    <w:rsid w:val="005A1B4A"/>
    <w:rsid w:val="005A26B8"/>
    <w:rsid w:val="005A4603"/>
    <w:rsid w:val="005A5CBC"/>
    <w:rsid w:val="005A6BD3"/>
    <w:rsid w:val="005B1255"/>
    <w:rsid w:val="005B2F51"/>
    <w:rsid w:val="005B3E4F"/>
    <w:rsid w:val="005B47CB"/>
    <w:rsid w:val="005B52C3"/>
    <w:rsid w:val="005B592F"/>
    <w:rsid w:val="005B66EC"/>
    <w:rsid w:val="005B6919"/>
    <w:rsid w:val="005B717B"/>
    <w:rsid w:val="005C2232"/>
    <w:rsid w:val="005C2E63"/>
    <w:rsid w:val="005C454D"/>
    <w:rsid w:val="005C59F1"/>
    <w:rsid w:val="005C5DC0"/>
    <w:rsid w:val="005C73F8"/>
    <w:rsid w:val="005C7A54"/>
    <w:rsid w:val="005C7D79"/>
    <w:rsid w:val="005D09A2"/>
    <w:rsid w:val="005D10FC"/>
    <w:rsid w:val="005D13F4"/>
    <w:rsid w:val="005D2990"/>
    <w:rsid w:val="005D4381"/>
    <w:rsid w:val="005D471A"/>
    <w:rsid w:val="005D49F0"/>
    <w:rsid w:val="005D4B8C"/>
    <w:rsid w:val="005D4F6A"/>
    <w:rsid w:val="005D7A87"/>
    <w:rsid w:val="005E022F"/>
    <w:rsid w:val="005E03AD"/>
    <w:rsid w:val="005E153B"/>
    <w:rsid w:val="005E31F8"/>
    <w:rsid w:val="005E3445"/>
    <w:rsid w:val="005E3F04"/>
    <w:rsid w:val="005E3F62"/>
    <w:rsid w:val="005E40A2"/>
    <w:rsid w:val="005E4AA8"/>
    <w:rsid w:val="005E6808"/>
    <w:rsid w:val="005E68EE"/>
    <w:rsid w:val="005E71CB"/>
    <w:rsid w:val="005F1A67"/>
    <w:rsid w:val="005F3397"/>
    <w:rsid w:val="005F4677"/>
    <w:rsid w:val="005F5175"/>
    <w:rsid w:val="005F657F"/>
    <w:rsid w:val="005F6EF3"/>
    <w:rsid w:val="005F7F6A"/>
    <w:rsid w:val="006011DF"/>
    <w:rsid w:val="00602679"/>
    <w:rsid w:val="00603CD4"/>
    <w:rsid w:val="0060408E"/>
    <w:rsid w:val="0060494F"/>
    <w:rsid w:val="00604DB3"/>
    <w:rsid w:val="006065B7"/>
    <w:rsid w:val="00607A4E"/>
    <w:rsid w:val="006107A8"/>
    <w:rsid w:val="00610E61"/>
    <w:rsid w:val="0061107D"/>
    <w:rsid w:val="0061129C"/>
    <w:rsid w:val="0061161C"/>
    <w:rsid w:val="00611D6B"/>
    <w:rsid w:val="006141FA"/>
    <w:rsid w:val="00615A4F"/>
    <w:rsid w:val="0061606D"/>
    <w:rsid w:val="00616799"/>
    <w:rsid w:val="00617715"/>
    <w:rsid w:val="00620472"/>
    <w:rsid w:val="00621E49"/>
    <w:rsid w:val="00623502"/>
    <w:rsid w:val="0062367D"/>
    <w:rsid w:val="006239DB"/>
    <w:rsid w:val="006273D9"/>
    <w:rsid w:val="0063057B"/>
    <w:rsid w:val="0063254D"/>
    <w:rsid w:val="00633E7C"/>
    <w:rsid w:val="00634EF3"/>
    <w:rsid w:val="00636EBF"/>
    <w:rsid w:val="00636F90"/>
    <w:rsid w:val="00637EC5"/>
    <w:rsid w:val="0064099E"/>
    <w:rsid w:val="006441E8"/>
    <w:rsid w:val="0064468D"/>
    <w:rsid w:val="00645055"/>
    <w:rsid w:val="0064604A"/>
    <w:rsid w:val="00646DEC"/>
    <w:rsid w:val="00646EE1"/>
    <w:rsid w:val="00647B72"/>
    <w:rsid w:val="00650034"/>
    <w:rsid w:val="0065016C"/>
    <w:rsid w:val="006513BC"/>
    <w:rsid w:val="00652965"/>
    <w:rsid w:val="00652C0F"/>
    <w:rsid w:val="00652FDC"/>
    <w:rsid w:val="0065434B"/>
    <w:rsid w:val="006552DB"/>
    <w:rsid w:val="0066174F"/>
    <w:rsid w:val="00662130"/>
    <w:rsid w:val="006630D0"/>
    <w:rsid w:val="006632AA"/>
    <w:rsid w:val="00663560"/>
    <w:rsid w:val="00664933"/>
    <w:rsid w:val="00664AED"/>
    <w:rsid w:val="00664CA0"/>
    <w:rsid w:val="00665BB8"/>
    <w:rsid w:val="00671A5E"/>
    <w:rsid w:val="00671C02"/>
    <w:rsid w:val="006726C7"/>
    <w:rsid w:val="00674B4D"/>
    <w:rsid w:val="00675A72"/>
    <w:rsid w:val="00675B1E"/>
    <w:rsid w:val="00676949"/>
    <w:rsid w:val="006776CC"/>
    <w:rsid w:val="00677BA9"/>
    <w:rsid w:val="0068045D"/>
    <w:rsid w:val="00685534"/>
    <w:rsid w:val="00685987"/>
    <w:rsid w:val="00685FF4"/>
    <w:rsid w:val="00694143"/>
    <w:rsid w:val="00696C68"/>
    <w:rsid w:val="00697332"/>
    <w:rsid w:val="006978E7"/>
    <w:rsid w:val="006A08B4"/>
    <w:rsid w:val="006A190B"/>
    <w:rsid w:val="006A1DDC"/>
    <w:rsid w:val="006A276F"/>
    <w:rsid w:val="006A3629"/>
    <w:rsid w:val="006A3DCE"/>
    <w:rsid w:val="006A5464"/>
    <w:rsid w:val="006A6B94"/>
    <w:rsid w:val="006A7F7A"/>
    <w:rsid w:val="006B02D6"/>
    <w:rsid w:val="006B0F7A"/>
    <w:rsid w:val="006B171E"/>
    <w:rsid w:val="006B2C40"/>
    <w:rsid w:val="006B34CD"/>
    <w:rsid w:val="006B3520"/>
    <w:rsid w:val="006B39FC"/>
    <w:rsid w:val="006B3CBF"/>
    <w:rsid w:val="006B48C4"/>
    <w:rsid w:val="006B4A20"/>
    <w:rsid w:val="006B5B8E"/>
    <w:rsid w:val="006B611C"/>
    <w:rsid w:val="006B6624"/>
    <w:rsid w:val="006B68ED"/>
    <w:rsid w:val="006B74CD"/>
    <w:rsid w:val="006B78D2"/>
    <w:rsid w:val="006C019D"/>
    <w:rsid w:val="006C0603"/>
    <w:rsid w:val="006C060E"/>
    <w:rsid w:val="006C0B90"/>
    <w:rsid w:val="006C6949"/>
    <w:rsid w:val="006C6957"/>
    <w:rsid w:val="006C7507"/>
    <w:rsid w:val="006D0347"/>
    <w:rsid w:val="006D0427"/>
    <w:rsid w:val="006D1856"/>
    <w:rsid w:val="006D389C"/>
    <w:rsid w:val="006D6DDC"/>
    <w:rsid w:val="006E000C"/>
    <w:rsid w:val="006E128D"/>
    <w:rsid w:val="006E1C7F"/>
    <w:rsid w:val="006E1F3A"/>
    <w:rsid w:val="006E3761"/>
    <w:rsid w:val="006E3B4F"/>
    <w:rsid w:val="006E4F38"/>
    <w:rsid w:val="006E577C"/>
    <w:rsid w:val="006E5CE3"/>
    <w:rsid w:val="006E5DA0"/>
    <w:rsid w:val="006E5E51"/>
    <w:rsid w:val="006E661C"/>
    <w:rsid w:val="006E6C76"/>
    <w:rsid w:val="006F03B9"/>
    <w:rsid w:val="006F0874"/>
    <w:rsid w:val="006F0AA8"/>
    <w:rsid w:val="006F0B4E"/>
    <w:rsid w:val="006F1C95"/>
    <w:rsid w:val="006F2823"/>
    <w:rsid w:val="006F434F"/>
    <w:rsid w:val="006F5651"/>
    <w:rsid w:val="006F5715"/>
    <w:rsid w:val="00701F55"/>
    <w:rsid w:val="00702CDC"/>
    <w:rsid w:val="00702EA9"/>
    <w:rsid w:val="00704D01"/>
    <w:rsid w:val="007052AE"/>
    <w:rsid w:val="00706D70"/>
    <w:rsid w:val="0070799B"/>
    <w:rsid w:val="007112D2"/>
    <w:rsid w:val="00714905"/>
    <w:rsid w:val="00715C0E"/>
    <w:rsid w:val="007166CE"/>
    <w:rsid w:val="00721247"/>
    <w:rsid w:val="007218F9"/>
    <w:rsid w:val="00722280"/>
    <w:rsid w:val="00723380"/>
    <w:rsid w:val="00724625"/>
    <w:rsid w:val="007254AC"/>
    <w:rsid w:val="007265E2"/>
    <w:rsid w:val="00726EDF"/>
    <w:rsid w:val="00730C49"/>
    <w:rsid w:val="00730F95"/>
    <w:rsid w:val="00733573"/>
    <w:rsid w:val="007335BA"/>
    <w:rsid w:val="0073626A"/>
    <w:rsid w:val="00740752"/>
    <w:rsid w:val="0074220A"/>
    <w:rsid w:val="00742596"/>
    <w:rsid w:val="007429ED"/>
    <w:rsid w:val="00742E27"/>
    <w:rsid w:val="00745435"/>
    <w:rsid w:val="007466C2"/>
    <w:rsid w:val="00750B18"/>
    <w:rsid w:val="00750E22"/>
    <w:rsid w:val="00754661"/>
    <w:rsid w:val="007549E1"/>
    <w:rsid w:val="007553AA"/>
    <w:rsid w:val="00755B14"/>
    <w:rsid w:val="00755B34"/>
    <w:rsid w:val="00755BA1"/>
    <w:rsid w:val="0075627B"/>
    <w:rsid w:val="007563C5"/>
    <w:rsid w:val="0075749A"/>
    <w:rsid w:val="00757843"/>
    <w:rsid w:val="00761D47"/>
    <w:rsid w:val="00762837"/>
    <w:rsid w:val="0076350D"/>
    <w:rsid w:val="007639FC"/>
    <w:rsid w:val="00765329"/>
    <w:rsid w:val="00770998"/>
    <w:rsid w:val="00771355"/>
    <w:rsid w:val="00772552"/>
    <w:rsid w:val="00773B91"/>
    <w:rsid w:val="00774781"/>
    <w:rsid w:val="00777820"/>
    <w:rsid w:val="00777959"/>
    <w:rsid w:val="00781429"/>
    <w:rsid w:val="00782AB8"/>
    <w:rsid w:val="0078332E"/>
    <w:rsid w:val="00783610"/>
    <w:rsid w:val="007841F4"/>
    <w:rsid w:val="00787FCF"/>
    <w:rsid w:val="0079150A"/>
    <w:rsid w:val="007927B7"/>
    <w:rsid w:val="00792863"/>
    <w:rsid w:val="00792C6B"/>
    <w:rsid w:val="00792C84"/>
    <w:rsid w:val="00793363"/>
    <w:rsid w:val="00793D48"/>
    <w:rsid w:val="0079445A"/>
    <w:rsid w:val="00797100"/>
    <w:rsid w:val="00797584"/>
    <w:rsid w:val="007A01B6"/>
    <w:rsid w:val="007A03A8"/>
    <w:rsid w:val="007A10B9"/>
    <w:rsid w:val="007A2734"/>
    <w:rsid w:val="007A434A"/>
    <w:rsid w:val="007A6C01"/>
    <w:rsid w:val="007B157A"/>
    <w:rsid w:val="007B194A"/>
    <w:rsid w:val="007B2CB9"/>
    <w:rsid w:val="007B30DB"/>
    <w:rsid w:val="007B5AF1"/>
    <w:rsid w:val="007B6A19"/>
    <w:rsid w:val="007C03A4"/>
    <w:rsid w:val="007C05F0"/>
    <w:rsid w:val="007C1211"/>
    <w:rsid w:val="007C1CD3"/>
    <w:rsid w:val="007C3EEC"/>
    <w:rsid w:val="007C4445"/>
    <w:rsid w:val="007C49FA"/>
    <w:rsid w:val="007D0565"/>
    <w:rsid w:val="007D0AA6"/>
    <w:rsid w:val="007D25D9"/>
    <w:rsid w:val="007D42CB"/>
    <w:rsid w:val="007D6A2F"/>
    <w:rsid w:val="007E2A5A"/>
    <w:rsid w:val="007E2CD0"/>
    <w:rsid w:val="007E5DAF"/>
    <w:rsid w:val="007E65DD"/>
    <w:rsid w:val="007F007C"/>
    <w:rsid w:val="007F089D"/>
    <w:rsid w:val="007F1DA5"/>
    <w:rsid w:val="007F247E"/>
    <w:rsid w:val="007F3089"/>
    <w:rsid w:val="007F3ADC"/>
    <w:rsid w:val="007F42BF"/>
    <w:rsid w:val="007F5F92"/>
    <w:rsid w:val="007F6898"/>
    <w:rsid w:val="007F6BBE"/>
    <w:rsid w:val="007F6D83"/>
    <w:rsid w:val="008009E6"/>
    <w:rsid w:val="0080105E"/>
    <w:rsid w:val="00801315"/>
    <w:rsid w:val="008015DD"/>
    <w:rsid w:val="00801FCC"/>
    <w:rsid w:val="00802B38"/>
    <w:rsid w:val="0080476A"/>
    <w:rsid w:val="00804D75"/>
    <w:rsid w:val="00804E96"/>
    <w:rsid w:val="00805110"/>
    <w:rsid w:val="008054D4"/>
    <w:rsid w:val="008058FE"/>
    <w:rsid w:val="00805E30"/>
    <w:rsid w:val="008101F9"/>
    <w:rsid w:val="0081040B"/>
    <w:rsid w:val="00814E79"/>
    <w:rsid w:val="008154A2"/>
    <w:rsid w:val="008154B2"/>
    <w:rsid w:val="00816928"/>
    <w:rsid w:val="00817406"/>
    <w:rsid w:val="00820BC3"/>
    <w:rsid w:val="00821503"/>
    <w:rsid w:val="00823684"/>
    <w:rsid w:val="0082382C"/>
    <w:rsid w:val="00825654"/>
    <w:rsid w:val="00831917"/>
    <w:rsid w:val="008321BD"/>
    <w:rsid w:val="00832454"/>
    <w:rsid w:val="00834F60"/>
    <w:rsid w:val="00835293"/>
    <w:rsid w:val="00835433"/>
    <w:rsid w:val="00837081"/>
    <w:rsid w:val="00840B2B"/>
    <w:rsid w:val="00841214"/>
    <w:rsid w:val="00842D70"/>
    <w:rsid w:val="00843223"/>
    <w:rsid w:val="00844BCD"/>
    <w:rsid w:val="00844F92"/>
    <w:rsid w:val="00846F55"/>
    <w:rsid w:val="00847596"/>
    <w:rsid w:val="00850543"/>
    <w:rsid w:val="00850A61"/>
    <w:rsid w:val="00851651"/>
    <w:rsid w:val="00852FE3"/>
    <w:rsid w:val="0085335D"/>
    <w:rsid w:val="008546C1"/>
    <w:rsid w:val="00860E76"/>
    <w:rsid w:val="008613BD"/>
    <w:rsid w:val="0086169A"/>
    <w:rsid w:val="00862877"/>
    <w:rsid w:val="00863EF1"/>
    <w:rsid w:val="00863FE7"/>
    <w:rsid w:val="00864148"/>
    <w:rsid w:val="00866DB2"/>
    <w:rsid w:val="00870BD7"/>
    <w:rsid w:val="00870DAE"/>
    <w:rsid w:val="00870F49"/>
    <w:rsid w:val="00871AC0"/>
    <w:rsid w:val="00871DB8"/>
    <w:rsid w:val="00871E66"/>
    <w:rsid w:val="008731FC"/>
    <w:rsid w:val="00877FC8"/>
    <w:rsid w:val="00881974"/>
    <w:rsid w:val="008820E1"/>
    <w:rsid w:val="00882400"/>
    <w:rsid w:val="008835BB"/>
    <w:rsid w:val="0088593F"/>
    <w:rsid w:val="00885ED7"/>
    <w:rsid w:val="00886A14"/>
    <w:rsid w:val="0089175C"/>
    <w:rsid w:val="0089388B"/>
    <w:rsid w:val="00894FF3"/>
    <w:rsid w:val="00896327"/>
    <w:rsid w:val="00897D3E"/>
    <w:rsid w:val="008A108C"/>
    <w:rsid w:val="008A1270"/>
    <w:rsid w:val="008A28C9"/>
    <w:rsid w:val="008A2CB9"/>
    <w:rsid w:val="008A32DE"/>
    <w:rsid w:val="008A4819"/>
    <w:rsid w:val="008A4C4F"/>
    <w:rsid w:val="008A579D"/>
    <w:rsid w:val="008A5B03"/>
    <w:rsid w:val="008A716A"/>
    <w:rsid w:val="008A79BD"/>
    <w:rsid w:val="008B0572"/>
    <w:rsid w:val="008B0BC2"/>
    <w:rsid w:val="008B2603"/>
    <w:rsid w:val="008B2F18"/>
    <w:rsid w:val="008B456C"/>
    <w:rsid w:val="008B4933"/>
    <w:rsid w:val="008B50DC"/>
    <w:rsid w:val="008B6EE0"/>
    <w:rsid w:val="008C0615"/>
    <w:rsid w:val="008C0795"/>
    <w:rsid w:val="008C1B87"/>
    <w:rsid w:val="008C2C22"/>
    <w:rsid w:val="008C5BEE"/>
    <w:rsid w:val="008C5DE5"/>
    <w:rsid w:val="008C5E51"/>
    <w:rsid w:val="008C6C37"/>
    <w:rsid w:val="008C6FEE"/>
    <w:rsid w:val="008D0170"/>
    <w:rsid w:val="008D11B2"/>
    <w:rsid w:val="008D2734"/>
    <w:rsid w:val="008D3A7C"/>
    <w:rsid w:val="008D4323"/>
    <w:rsid w:val="008D5FDE"/>
    <w:rsid w:val="008D60F8"/>
    <w:rsid w:val="008D7692"/>
    <w:rsid w:val="008E1744"/>
    <w:rsid w:val="008E2BF6"/>
    <w:rsid w:val="008E3833"/>
    <w:rsid w:val="008E41BF"/>
    <w:rsid w:val="008E4373"/>
    <w:rsid w:val="008E4F36"/>
    <w:rsid w:val="008E57A2"/>
    <w:rsid w:val="008E6E21"/>
    <w:rsid w:val="008F0953"/>
    <w:rsid w:val="008F1A2C"/>
    <w:rsid w:val="008F2FAF"/>
    <w:rsid w:val="008F3D04"/>
    <w:rsid w:val="00901BB6"/>
    <w:rsid w:val="009021D2"/>
    <w:rsid w:val="00903EC4"/>
    <w:rsid w:val="00906949"/>
    <w:rsid w:val="009107C2"/>
    <w:rsid w:val="00911407"/>
    <w:rsid w:val="009118DF"/>
    <w:rsid w:val="0091219F"/>
    <w:rsid w:val="0091232E"/>
    <w:rsid w:val="009135CA"/>
    <w:rsid w:val="00916BA0"/>
    <w:rsid w:val="009200E9"/>
    <w:rsid w:val="00921B96"/>
    <w:rsid w:val="00922791"/>
    <w:rsid w:val="00923D53"/>
    <w:rsid w:val="00924223"/>
    <w:rsid w:val="00926758"/>
    <w:rsid w:val="00926B88"/>
    <w:rsid w:val="00927016"/>
    <w:rsid w:val="00927511"/>
    <w:rsid w:val="009279DD"/>
    <w:rsid w:val="00927AAE"/>
    <w:rsid w:val="00930113"/>
    <w:rsid w:val="0093099C"/>
    <w:rsid w:val="00930A98"/>
    <w:rsid w:val="00930C01"/>
    <w:rsid w:val="00933275"/>
    <w:rsid w:val="00935939"/>
    <w:rsid w:val="00936951"/>
    <w:rsid w:val="0093736B"/>
    <w:rsid w:val="00937861"/>
    <w:rsid w:val="00937867"/>
    <w:rsid w:val="00940C24"/>
    <w:rsid w:val="00943FB7"/>
    <w:rsid w:val="00943FD5"/>
    <w:rsid w:val="009447A2"/>
    <w:rsid w:val="00947C02"/>
    <w:rsid w:val="009510FD"/>
    <w:rsid w:val="00951716"/>
    <w:rsid w:val="009519F2"/>
    <w:rsid w:val="00952461"/>
    <w:rsid w:val="00954194"/>
    <w:rsid w:val="009548D4"/>
    <w:rsid w:val="0095581E"/>
    <w:rsid w:val="00957582"/>
    <w:rsid w:val="009578FC"/>
    <w:rsid w:val="0096047F"/>
    <w:rsid w:val="00961786"/>
    <w:rsid w:val="00962C6F"/>
    <w:rsid w:val="00963B6D"/>
    <w:rsid w:val="009653FF"/>
    <w:rsid w:val="00967F94"/>
    <w:rsid w:val="00970D57"/>
    <w:rsid w:val="009722A2"/>
    <w:rsid w:val="0097503F"/>
    <w:rsid w:val="00975368"/>
    <w:rsid w:val="00976EDE"/>
    <w:rsid w:val="00981E2D"/>
    <w:rsid w:val="00985356"/>
    <w:rsid w:val="00986074"/>
    <w:rsid w:val="009865FE"/>
    <w:rsid w:val="00987D23"/>
    <w:rsid w:val="009905BB"/>
    <w:rsid w:val="00991076"/>
    <w:rsid w:val="0099217F"/>
    <w:rsid w:val="00993611"/>
    <w:rsid w:val="00995996"/>
    <w:rsid w:val="00996B32"/>
    <w:rsid w:val="00996DE8"/>
    <w:rsid w:val="00997E57"/>
    <w:rsid w:val="00997EB2"/>
    <w:rsid w:val="009A3BAF"/>
    <w:rsid w:val="009A6A52"/>
    <w:rsid w:val="009A7635"/>
    <w:rsid w:val="009A7FDE"/>
    <w:rsid w:val="009B14B1"/>
    <w:rsid w:val="009B21CA"/>
    <w:rsid w:val="009B356E"/>
    <w:rsid w:val="009B3AF0"/>
    <w:rsid w:val="009B409A"/>
    <w:rsid w:val="009B45E8"/>
    <w:rsid w:val="009B6056"/>
    <w:rsid w:val="009B6268"/>
    <w:rsid w:val="009B6290"/>
    <w:rsid w:val="009B6D42"/>
    <w:rsid w:val="009C3F53"/>
    <w:rsid w:val="009C6405"/>
    <w:rsid w:val="009C7446"/>
    <w:rsid w:val="009C780F"/>
    <w:rsid w:val="009D0A3E"/>
    <w:rsid w:val="009D2B29"/>
    <w:rsid w:val="009D3835"/>
    <w:rsid w:val="009D435A"/>
    <w:rsid w:val="009D4866"/>
    <w:rsid w:val="009D6ABE"/>
    <w:rsid w:val="009D70C6"/>
    <w:rsid w:val="009D753A"/>
    <w:rsid w:val="009D7796"/>
    <w:rsid w:val="009D783B"/>
    <w:rsid w:val="009D78C3"/>
    <w:rsid w:val="009D7DE4"/>
    <w:rsid w:val="009D7E17"/>
    <w:rsid w:val="009E1454"/>
    <w:rsid w:val="009E2F3D"/>
    <w:rsid w:val="009E36B8"/>
    <w:rsid w:val="009E507D"/>
    <w:rsid w:val="009E6722"/>
    <w:rsid w:val="009E7B71"/>
    <w:rsid w:val="009F0BFE"/>
    <w:rsid w:val="009F1221"/>
    <w:rsid w:val="009F14B2"/>
    <w:rsid w:val="009F2354"/>
    <w:rsid w:val="009F2527"/>
    <w:rsid w:val="009F3383"/>
    <w:rsid w:val="009F476B"/>
    <w:rsid w:val="009F6023"/>
    <w:rsid w:val="00A01C1E"/>
    <w:rsid w:val="00A02D9C"/>
    <w:rsid w:val="00A03ED5"/>
    <w:rsid w:val="00A04A39"/>
    <w:rsid w:val="00A05E4F"/>
    <w:rsid w:val="00A072B9"/>
    <w:rsid w:val="00A07DE4"/>
    <w:rsid w:val="00A10301"/>
    <w:rsid w:val="00A10952"/>
    <w:rsid w:val="00A11202"/>
    <w:rsid w:val="00A14339"/>
    <w:rsid w:val="00A175BE"/>
    <w:rsid w:val="00A2521F"/>
    <w:rsid w:val="00A25FCF"/>
    <w:rsid w:val="00A260A5"/>
    <w:rsid w:val="00A265F4"/>
    <w:rsid w:val="00A26C88"/>
    <w:rsid w:val="00A270E5"/>
    <w:rsid w:val="00A3077D"/>
    <w:rsid w:val="00A3401D"/>
    <w:rsid w:val="00A34226"/>
    <w:rsid w:val="00A34728"/>
    <w:rsid w:val="00A3575C"/>
    <w:rsid w:val="00A361C2"/>
    <w:rsid w:val="00A366F5"/>
    <w:rsid w:val="00A36AB9"/>
    <w:rsid w:val="00A36F09"/>
    <w:rsid w:val="00A36FD2"/>
    <w:rsid w:val="00A375BE"/>
    <w:rsid w:val="00A40574"/>
    <w:rsid w:val="00A406C8"/>
    <w:rsid w:val="00A411FD"/>
    <w:rsid w:val="00A4282B"/>
    <w:rsid w:val="00A42EDD"/>
    <w:rsid w:val="00A43D1C"/>
    <w:rsid w:val="00A4433A"/>
    <w:rsid w:val="00A44F55"/>
    <w:rsid w:val="00A45929"/>
    <w:rsid w:val="00A4619F"/>
    <w:rsid w:val="00A4733D"/>
    <w:rsid w:val="00A5031F"/>
    <w:rsid w:val="00A505A9"/>
    <w:rsid w:val="00A52FC6"/>
    <w:rsid w:val="00A541DF"/>
    <w:rsid w:val="00A54468"/>
    <w:rsid w:val="00A574BF"/>
    <w:rsid w:val="00A578FF"/>
    <w:rsid w:val="00A6033D"/>
    <w:rsid w:val="00A62328"/>
    <w:rsid w:val="00A63BD7"/>
    <w:rsid w:val="00A64AAD"/>
    <w:rsid w:val="00A64E45"/>
    <w:rsid w:val="00A70434"/>
    <w:rsid w:val="00A7080E"/>
    <w:rsid w:val="00A72819"/>
    <w:rsid w:val="00A72904"/>
    <w:rsid w:val="00A735E2"/>
    <w:rsid w:val="00A74BDF"/>
    <w:rsid w:val="00A82CB1"/>
    <w:rsid w:val="00A838F8"/>
    <w:rsid w:val="00A8396B"/>
    <w:rsid w:val="00A83F08"/>
    <w:rsid w:val="00A855C2"/>
    <w:rsid w:val="00A85B7D"/>
    <w:rsid w:val="00A86D05"/>
    <w:rsid w:val="00A86E40"/>
    <w:rsid w:val="00A87702"/>
    <w:rsid w:val="00A87FBB"/>
    <w:rsid w:val="00A901F4"/>
    <w:rsid w:val="00A91E28"/>
    <w:rsid w:val="00A92013"/>
    <w:rsid w:val="00A93E8A"/>
    <w:rsid w:val="00A957E8"/>
    <w:rsid w:val="00A9690F"/>
    <w:rsid w:val="00AA1C03"/>
    <w:rsid w:val="00AA4AB9"/>
    <w:rsid w:val="00AA54FE"/>
    <w:rsid w:val="00AA68CC"/>
    <w:rsid w:val="00AA73FE"/>
    <w:rsid w:val="00AA7859"/>
    <w:rsid w:val="00AB2FEF"/>
    <w:rsid w:val="00AB45DA"/>
    <w:rsid w:val="00AB6B22"/>
    <w:rsid w:val="00AC1064"/>
    <w:rsid w:val="00AC3741"/>
    <w:rsid w:val="00AC657A"/>
    <w:rsid w:val="00AC7DB5"/>
    <w:rsid w:val="00AD3456"/>
    <w:rsid w:val="00AD4167"/>
    <w:rsid w:val="00AD486B"/>
    <w:rsid w:val="00AD772F"/>
    <w:rsid w:val="00AD7D13"/>
    <w:rsid w:val="00AD7E22"/>
    <w:rsid w:val="00AE1FAC"/>
    <w:rsid w:val="00AE4808"/>
    <w:rsid w:val="00AE497B"/>
    <w:rsid w:val="00AE4FF5"/>
    <w:rsid w:val="00AE5ECA"/>
    <w:rsid w:val="00AE6106"/>
    <w:rsid w:val="00AE7298"/>
    <w:rsid w:val="00AE7554"/>
    <w:rsid w:val="00AE7F50"/>
    <w:rsid w:val="00AF1DEA"/>
    <w:rsid w:val="00AF22BF"/>
    <w:rsid w:val="00AF2733"/>
    <w:rsid w:val="00AF2775"/>
    <w:rsid w:val="00AF3DFA"/>
    <w:rsid w:val="00AF47ED"/>
    <w:rsid w:val="00AF5F09"/>
    <w:rsid w:val="00AF6686"/>
    <w:rsid w:val="00B009F6"/>
    <w:rsid w:val="00B00DF8"/>
    <w:rsid w:val="00B0492A"/>
    <w:rsid w:val="00B052E8"/>
    <w:rsid w:val="00B05690"/>
    <w:rsid w:val="00B05B87"/>
    <w:rsid w:val="00B074B1"/>
    <w:rsid w:val="00B114EC"/>
    <w:rsid w:val="00B11711"/>
    <w:rsid w:val="00B13701"/>
    <w:rsid w:val="00B1731A"/>
    <w:rsid w:val="00B20212"/>
    <w:rsid w:val="00B21363"/>
    <w:rsid w:val="00B22010"/>
    <w:rsid w:val="00B22098"/>
    <w:rsid w:val="00B2211D"/>
    <w:rsid w:val="00B22240"/>
    <w:rsid w:val="00B2391D"/>
    <w:rsid w:val="00B247B7"/>
    <w:rsid w:val="00B2499F"/>
    <w:rsid w:val="00B25F66"/>
    <w:rsid w:val="00B31E1C"/>
    <w:rsid w:val="00B32108"/>
    <w:rsid w:val="00B34D22"/>
    <w:rsid w:val="00B34DB1"/>
    <w:rsid w:val="00B40118"/>
    <w:rsid w:val="00B40DDD"/>
    <w:rsid w:val="00B415AD"/>
    <w:rsid w:val="00B435B8"/>
    <w:rsid w:val="00B43AB6"/>
    <w:rsid w:val="00B43C22"/>
    <w:rsid w:val="00B45033"/>
    <w:rsid w:val="00B46BD2"/>
    <w:rsid w:val="00B503DB"/>
    <w:rsid w:val="00B50600"/>
    <w:rsid w:val="00B51670"/>
    <w:rsid w:val="00B51B52"/>
    <w:rsid w:val="00B5203D"/>
    <w:rsid w:val="00B52855"/>
    <w:rsid w:val="00B52ABE"/>
    <w:rsid w:val="00B5322A"/>
    <w:rsid w:val="00B54066"/>
    <w:rsid w:val="00B541C3"/>
    <w:rsid w:val="00B543C8"/>
    <w:rsid w:val="00B545C6"/>
    <w:rsid w:val="00B548FA"/>
    <w:rsid w:val="00B560DA"/>
    <w:rsid w:val="00B6074C"/>
    <w:rsid w:val="00B63B9B"/>
    <w:rsid w:val="00B64B85"/>
    <w:rsid w:val="00B675F4"/>
    <w:rsid w:val="00B67A54"/>
    <w:rsid w:val="00B70AFD"/>
    <w:rsid w:val="00B717F7"/>
    <w:rsid w:val="00B7185B"/>
    <w:rsid w:val="00B71A53"/>
    <w:rsid w:val="00B71CCE"/>
    <w:rsid w:val="00B72B43"/>
    <w:rsid w:val="00B73F8D"/>
    <w:rsid w:val="00B7466E"/>
    <w:rsid w:val="00B756EC"/>
    <w:rsid w:val="00B76A94"/>
    <w:rsid w:val="00B77629"/>
    <w:rsid w:val="00B80FEE"/>
    <w:rsid w:val="00B823B0"/>
    <w:rsid w:val="00B83DD8"/>
    <w:rsid w:val="00B85879"/>
    <w:rsid w:val="00B8587F"/>
    <w:rsid w:val="00B85E8E"/>
    <w:rsid w:val="00B871FB"/>
    <w:rsid w:val="00B911C1"/>
    <w:rsid w:val="00B92FAE"/>
    <w:rsid w:val="00B93D2D"/>
    <w:rsid w:val="00B95953"/>
    <w:rsid w:val="00B963E8"/>
    <w:rsid w:val="00B96888"/>
    <w:rsid w:val="00B96BAD"/>
    <w:rsid w:val="00B9768E"/>
    <w:rsid w:val="00BA12EF"/>
    <w:rsid w:val="00BA1622"/>
    <w:rsid w:val="00BA1663"/>
    <w:rsid w:val="00BA1F87"/>
    <w:rsid w:val="00BA27DC"/>
    <w:rsid w:val="00BA31C4"/>
    <w:rsid w:val="00BA3EC8"/>
    <w:rsid w:val="00BA3F5F"/>
    <w:rsid w:val="00BA6C52"/>
    <w:rsid w:val="00BA730C"/>
    <w:rsid w:val="00BA73FC"/>
    <w:rsid w:val="00BB0CAA"/>
    <w:rsid w:val="00BB0D54"/>
    <w:rsid w:val="00BB10B1"/>
    <w:rsid w:val="00BB1160"/>
    <w:rsid w:val="00BB5ACD"/>
    <w:rsid w:val="00BB62F8"/>
    <w:rsid w:val="00BB7035"/>
    <w:rsid w:val="00BB7370"/>
    <w:rsid w:val="00BC078D"/>
    <w:rsid w:val="00BC1187"/>
    <w:rsid w:val="00BC1BCE"/>
    <w:rsid w:val="00BC1F7C"/>
    <w:rsid w:val="00BC2DE8"/>
    <w:rsid w:val="00BC4E33"/>
    <w:rsid w:val="00BC58CE"/>
    <w:rsid w:val="00BC644B"/>
    <w:rsid w:val="00BC77ED"/>
    <w:rsid w:val="00BC7870"/>
    <w:rsid w:val="00BD0AE5"/>
    <w:rsid w:val="00BD1F7E"/>
    <w:rsid w:val="00BD2CAA"/>
    <w:rsid w:val="00BD4046"/>
    <w:rsid w:val="00BD44B6"/>
    <w:rsid w:val="00BD4DF9"/>
    <w:rsid w:val="00BD63F1"/>
    <w:rsid w:val="00BE043B"/>
    <w:rsid w:val="00BE0557"/>
    <w:rsid w:val="00BE375E"/>
    <w:rsid w:val="00BE3933"/>
    <w:rsid w:val="00BE3A36"/>
    <w:rsid w:val="00BE48D9"/>
    <w:rsid w:val="00BE54A2"/>
    <w:rsid w:val="00BE5FE0"/>
    <w:rsid w:val="00BE680F"/>
    <w:rsid w:val="00BE7A02"/>
    <w:rsid w:val="00BE7DA9"/>
    <w:rsid w:val="00BF0627"/>
    <w:rsid w:val="00BF1E1C"/>
    <w:rsid w:val="00BF2340"/>
    <w:rsid w:val="00BF283A"/>
    <w:rsid w:val="00BF6901"/>
    <w:rsid w:val="00BF74AC"/>
    <w:rsid w:val="00C02C8E"/>
    <w:rsid w:val="00C0426A"/>
    <w:rsid w:val="00C0439F"/>
    <w:rsid w:val="00C059FF"/>
    <w:rsid w:val="00C05EAF"/>
    <w:rsid w:val="00C107A0"/>
    <w:rsid w:val="00C11224"/>
    <w:rsid w:val="00C120B1"/>
    <w:rsid w:val="00C12645"/>
    <w:rsid w:val="00C137BB"/>
    <w:rsid w:val="00C209A9"/>
    <w:rsid w:val="00C22214"/>
    <w:rsid w:val="00C22354"/>
    <w:rsid w:val="00C22D42"/>
    <w:rsid w:val="00C23462"/>
    <w:rsid w:val="00C2591C"/>
    <w:rsid w:val="00C26EE3"/>
    <w:rsid w:val="00C30821"/>
    <w:rsid w:val="00C3124D"/>
    <w:rsid w:val="00C32562"/>
    <w:rsid w:val="00C32B5B"/>
    <w:rsid w:val="00C32DD3"/>
    <w:rsid w:val="00C34CD8"/>
    <w:rsid w:val="00C34DB0"/>
    <w:rsid w:val="00C36715"/>
    <w:rsid w:val="00C36E19"/>
    <w:rsid w:val="00C3710F"/>
    <w:rsid w:val="00C403A0"/>
    <w:rsid w:val="00C43691"/>
    <w:rsid w:val="00C4478F"/>
    <w:rsid w:val="00C44D59"/>
    <w:rsid w:val="00C45044"/>
    <w:rsid w:val="00C510F8"/>
    <w:rsid w:val="00C5163C"/>
    <w:rsid w:val="00C52D14"/>
    <w:rsid w:val="00C53FD1"/>
    <w:rsid w:val="00C541B0"/>
    <w:rsid w:val="00C542BC"/>
    <w:rsid w:val="00C55112"/>
    <w:rsid w:val="00C5533C"/>
    <w:rsid w:val="00C563D3"/>
    <w:rsid w:val="00C576E4"/>
    <w:rsid w:val="00C60498"/>
    <w:rsid w:val="00C61BBF"/>
    <w:rsid w:val="00C63A81"/>
    <w:rsid w:val="00C63E0E"/>
    <w:rsid w:val="00C6525E"/>
    <w:rsid w:val="00C6642E"/>
    <w:rsid w:val="00C707C2"/>
    <w:rsid w:val="00C70B56"/>
    <w:rsid w:val="00C71746"/>
    <w:rsid w:val="00C73AF4"/>
    <w:rsid w:val="00C73B81"/>
    <w:rsid w:val="00C749DC"/>
    <w:rsid w:val="00C82255"/>
    <w:rsid w:val="00C82E11"/>
    <w:rsid w:val="00C8333F"/>
    <w:rsid w:val="00C835F4"/>
    <w:rsid w:val="00C83DB9"/>
    <w:rsid w:val="00C84C41"/>
    <w:rsid w:val="00C8556C"/>
    <w:rsid w:val="00C85D92"/>
    <w:rsid w:val="00C86009"/>
    <w:rsid w:val="00C90760"/>
    <w:rsid w:val="00C93620"/>
    <w:rsid w:val="00CA0B13"/>
    <w:rsid w:val="00CA0C25"/>
    <w:rsid w:val="00CA323F"/>
    <w:rsid w:val="00CA3D8B"/>
    <w:rsid w:val="00CA4AD2"/>
    <w:rsid w:val="00CA55AD"/>
    <w:rsid w:val="00CA6592"/>
    <w:rsid w:val="00CA6B31"/>
    <w:rsid w:val="00CA7019"/>
    <w:rsid w:val="00CB20CE"/>
    <w:rsid w:val="00CB2C2C"/>
    <w:rsid w:val="00CB5C12"/>
    <w:rsid w:val="00CB72F7"/>
    <w:rsid w:val="00CC004F"/>
    <w:rsid w:val="00CC03FA"/>
    <w:rsid w:val="00CC0D93"/>
    <w:rsid w:val="00CC139F"/>
    <w:rsid w:val="00CC1E36"/>
    <w:rsid w:val="00CC3D22"/>
    <w:rsid w:val="00CC4E89"/>
    <w:rsid w:val="00CC527F"/>
    <w:rsid w:val="00CC6AE0"/>
    <w:rsid w:val="00CC7007"/>
    <w:rsid w:val="00CD021F"/>
    <w:rsid w:val="00CD07EC"/>
    <w:rsid w:val="00CD1E1C"/>
    <w:rsid w:val="00CD1FF3"/>
    <w:rsid w:val="00CD65D1"/>
    <w:rsid w:val="00CD65F8"/>
    <w:rsid w:val="00CD798E"/>
    <w:rsid w:val="00CD79D4"/>
    <w:rsid w:val="00CE1195"/>
    <w:rsid w:val="00CE40F8"/>
    <w:rsid w:val="00CE4456"/>
    <w:rsid w:val="00CE448A"/>
    <w:rsid w:val="00CE48A5"/>
    <w:rsid w:val="00CE7696"/>
    <w:rsid w:val="00CF1794"/>
    <w:rsid w:val="00CF17F6"/>
    <w:rsid w:val="00CF2550"/>
    <w:rsid w:val="00CF302E"/>
    <w:rsid w:val="00CF46DC"/>
    <w:rsid w:val="00CF54AB"/>
    <w:rsid w:val="00CF6BC4"/>
    <w:rsid w:val="00D01106"/>
    <w:rsid w:val="00D01402"/>
    <w:rsid w:val="00D0415E"/>
    <w:rsid w:val="00D075F3"/>
    <w:rsid w:val="00D104C0"/>
    <w:rsid w:val="00D10C3A"/>
    <w:rsid w:val="00D12CB5"/>
    <w:rsid w:val="00D1399E"/>
    <w:rsid w:val="00D140C3"/>
    <w:rsid w:val="00D14FEE"/>
    <w:rsid w:val="00D16585"/>
    <w:rsid w:val="00D21653"/>
    <w:rsid w:val="00D216B0"/>
    <w:rsid w:val="00D222D4"/>
    <w:rsid w:val="00D240A1"/>
    <w:rsid w:val="00D2504A"/>
    <w:rsid w:val="00D25689"/>
    <w:rsid w:val="00D256B7"/>
    <w:rsid w:val="00D26079"/>
    <w:rsid w:val="00D2758A"/>
    <w:rsid w:val="00D275A4"/>
    <w:rsid w:val="00D31904"/>
    <w:rsid w:val="00D3224A"/>
    <w:rsid w:val="00D33B4D"/>
    <w:rsid w:val="00D33D3B"/>
    <w:rsid w:val="00D41578"/>
    <w:rsid w:val="00D419E6"/>
    <w:rsid w:val="00D4228F"/>
    <w:rsid w:val="00D42CD0"/>
    <w:rsid w:val="00D43CEE"/>
    <w:rsid w:val="00D44936"/>
    <w:rsid w:val="00D45309"/>
    <w:rsid w:val="00D45588"/>
    <w:rsid w:val="00D462B8"/>
    <w:rsid w:val="00D47D85"/>
    <w:rsid w:val="00D513D7"/>
    <w:rsid w:val="00D527F4"/>
    <w:rsid w:val="00D532A1"/>
    <w:rsid w:val="00D5431E"/>
    <w:rsid w:val="00D54370"/>
    <w:rsid w:val="00D544D5"/>
    <w:rsid w:val="00D56457"/>
    <w:rsid w:val="00D57300"/>
    <w:rsid w:val="00D623E5"/>
    <w:rsid w:val="00D6286F"/>
    <w:rsid w:val="00D62A96"/>
    <w:rsid w:val="00D669F5"/>
    <w:rsid w:val="00D675F7"/>
    <w:rsid w:val="00D708F6"/>
    <w:rsid w:val="00D70ABF"/>
    <w:rsid w:val="00D7258D"/>
    <w:rsid w:val="00D73E49"/>
    <w:rsid w:val="00D741D5"/>
    <w:rsid w:val="00D75696"/>
    <w:rsid w:val="00D76540"/>
    <w:rsid w:val="00D804FB"/>
    <w:rsid w:val="00D81553"/>
    <w:rsid w:val="00D8218F"/>
    <w:rsid w:val="00D82272"/>
    <w:rsid w:val="00D832F5"/>
    <w:rsid w:val="00D836F8"/>
    <w:rsid w:val="00D90CDC"/>
    <w:rsid w:val="00D91773"/>
    <w:rsid w:val="00D91C87"/>
    <w:rsid w:val="00D9233D"/>
    <w:rsid w:val="00D92FDB"/>
    <w:rsid w:val="00D932A5"/>
    <w:rsid w:val="00D9433D"/>
    <w:rsid w:val="00D948F9"/>
    <w:rsid w:val="00D94C25"/>
    <w:rsid w:val="00D9500B"/>
    <w:rsid w:val="00D9584D"/>
    <w:rsid w:val="00D962EE"/>
    <w:rsid w:val="00D96ADB"/>
    <w:rsid w:val="00D97B02"/>
    <w:rsid w:val="00DA0D09"/>
    <w:rsid w:val="00DA0D7B"/>
    <w:rsid w:val="00DA261A"/>
    <w:rsid w:val="00DA3488"/>
    <w:rsid w:val="00DA47D0"/>
    <w:rsid w:val="00DA4D16"/>
    <w:rsid w:val="00DA5F3A"/>
    <w:rsid w:val="00DA6C0D"/>
    <w:rsid w:val="00DB0073"/>
    <w:rsid w:val="00DB1475"/>
    <w:rsid w:val="00DB1E07"/>
    <w:rsid w:val="00DB30A9"/>
    <w:rsid w:val="00DB3EBA"/>
    <w:rsid w:val="00DB4160"/>
    <w:rsid w:val="00DB4936"/>
    <w:rsid w:val="00DB58B3"/>
    <w:rsid w:val="00DB598E"/>
    <w:rsid w:val="00DB5AB3"/>
    <w:rsid w:val="00DB75DA"/>
    <w:rsid w:val="00DC29DC"/>
    <w:rsid w:val="00DC2A8F"/>
    <w:rsid w:val="00DC303E"/>
    <w:rsid w:val="00DC5782"/>
    <w:rsid w:val="00DC6C35"/>
    <w:rsid w:val="00DC6F8A"/>
    <w:rsid w:val="00DD04A1"/>
    <w:rsid w:val="00DD11E3"/>
    <w:rsid w:val="00DD16B3"/>
    <w:rsid w:val="00DD27E8"/>
    <w:rsid w:val="00DD3BAD"/>
    <w:rsid w:val="00DD439C"/>
    <w:rsid w:val="00DD59C1"/>
    <w:rsid w:val="00DD6311"/>
    <w:rsid w:val="00DD637A"/>
    <w:rsid w:val="00DD6DB3"/>
    <w:rsid w:val="00DE0A31"/>
    <w:rsid w:val="00DE156B"/>
    <w:rsid w:val="00DE18FA"/>
    <w:rsid w:val="00DE392F"/>
    <w:rsid w:val="00DE6C1F"/>
    <w:rsid w:val="00DE791F"/>
    <w:rsid w:val="00DF04BD"/>
    <w:rsid w:val="00DF08AB"/>
    <w:rsid w:val="00DF138A"/>
    <w:rsid w:val="00DF1838"/>
    <w:rsid w:val="00DF2789"/>
    <w:rsid w:val="00DF4313"/>
    <w:rsid w:val="00DF4EDF"/>
    <w:rsid w:val="00DF77B9"/>
    <w:rsid w:val="00DF7E86"/>
    <w:rsid w:val="00E0183C"/>
    <w:rsid w:val="00E01DB9"/>
    <w:rsid w:val="00E02972"/>
    <w:rsid w:val="00E02D4B"/>
    <w:rsid w:val="00E05DB9"/>
    <w:rsid w:val="00E0789B"/>
    <w:rsid w:val="00E104E6"/>
    <w:rsid w:val="00E10E40"/>
    <w:rsid w:val="00E120BF"/>
    <w:rsid w:val="00E12700"/>
    <w:rsid w:val="00E12BE7"/>
    <w:rsid w:val="00E130D6"/>
    <w:rsid w:val="00E13344"/>
    <w:rsid w:val="00E17E5C"/>
    <w:rsid w:val="00E220A1"/>
    <w:rsid w:val="00E220ED"/>
    <w:rsid w:val="00E231BB"/>
    <w:rsid w:val="00E23339"/>
    <w:rsid w:val="00E26504"/>
    <w:rsid w:val="00E300A0"/>
    <w:rsid w:val="00E30405"/>
    <w:rsid w:val="00E31B4E"/>
    <w:rsid w:val="00E31C99"/>
    <w:rsid w:val="00E32BE1"/>
    <w:rsid w:val="00E35732"/>
    <w:rsid w:val="00E35B60"/>
    <w:rsid w:val="00E361BE"/>
    <w:rsid w:val="00E36C9B"/>
    <w:rsid w:val="00E36E6E"/>
    <w:rsid w:val="00E4004B"/>
    <w:rsid w:val="00E40942"/>
    <w:rsid w:val="00E40C0B"/>
    <w:rsid w:val="00E41BD2"/>
    <w:rsid w:val="00E42D90"/>
    <w:rsid w:val="00E43565"/>
    <w:rsid w:val="00E455CA"/>
    <w:rsid w:val="00E46354"/>
    <w:rsid w:val="00E46DA3"/>
    <w:rsid w:val="00E474B8"/>
    <w:rsid w:val="00E50B98"/>
    <w:rsid w:val="00E53251"/>
    <w:rsid w:val="00E57015"/>
    <w:rsid w:val="00E61E0E"/>
    <w:rsid w:val="00E62242"/>
    <w:rsid w:val="00E63473"/>
    <w:rsid w:val="00E63C7B"/>
    <w:rsid w:val="00E651B1"/>
    <w:rsid w:val="00E661F0"/>
    <w:rsid w:val="00E66DB1"/>
    <w:rsid w:val="00E67430"/>
    <w:rsid w:val="00E678A7"/>
    <w:rsid w:val="00E72CC4"/>
    <w:rsid w:val="00E75D09"/>
    <w:rsid w:val="00E77767"/>
    <w:rsid w:val="00E81333"/>
    <w:rsid w:val="00E822D6"/>
    <w:rsid w:val="00E83008"/>
    <w:rsid w:val="00E84E63"/>
    <w:rsid w:val="00E8641D"/>
    <w:rsid w:val="00E91001"/>
    <w:rsid w:val="00E91B8C"/>
    <w:rsid w:val="00E92209"/>
    <w:rsid w:val="00E9233F"/>
    <w:rsid w:val="00E92CE8"/>
    <w:rsid w:val="00E9315E"/>
    <w:rsid w:val="00E93845"/>
    <w:rsid w:val="00E948AF"/>
    <w:rsid w:val="00E94ADB"/>
    <w:rsid w:val="00E94EF6"/>
    <w:rsid w:val="00E963F8"/>
    <w:rsid w:val="00E96E4C"/>
    <w:rsid w:val="00E9773A"/>
    <w:rsid w:val="00EA3DBD"/>
    <w:rsid w:val="00EA42B6"/>
    <w:rsid w:val="00EA4F96"/>
    <w:rsid w:val="00EA5AD6"/>
    <w:rsid w:val="00EB073A"/>
    <w:rsid w:val="00EB0C0A"/>
    <w:rsid w:val="00EB0D09"/>
    <w:rsid w:val="00EB1940"/>
    <w:rsid w:val="00EB3BB0"/>
    <w:rsid w:val="00EB45EA"/>
    <w:rsid w:val="00EB6792"/>
    <w:rsid w:val="00EB7882"/>
    <w:rsid w:val="00EB7CBB"/>
    <w:rsid w:val="00EB7E5D"/>
    <w:rsid w:val="00EC157D"/>
    <w:rsid w:val="00EC19AE"/>
    <w:rsid w:val="00ED138F"/>
    <w:rsid w:val="00ED140C"/>
    <w:rsid w:val="00ED3337"/>
    <w:rsid w:val="00ED3777"/>
    <w:rsid w:val="00ED4AD1"/>
    <w:rsid w:val="00ED5B32"/>
    <w:rsid w:val="00ED7AEB"/>
    <w:rsid w:val="00EE00AC"/>
    <w:rsid w:val="00EE0ACF"/>
    <w:rsid w:val="00EE1118"/>
    <w:rsid w:val="00EE21E0"/>
    <w:rsid w:val="00EE25B2"/>
    <w:rsid w:val="00EE4A60"/>
    <w:rsid w:val="00EE7F24"/>
    <w:rsid w:val="00EF0A58"/>
    <w:rsid w:val="00EF0BBE"/>
    <w:rsid w:val="00EF296C"/>
    <w:rsid w:val="00EF308A"/>
    <w:rsid w:val="00EF5D06"/>
    <w:rsid w:val="00EF61DC"/>
    <w:rsid w:val="00EF6CF7"/>
    <w:rsid w:val="00F02F3F"/>
    <w:rsid w:val="00F066BE"/>
    <w:rsid w:val="00F06CA0"/>
    <w:rsid w:val="00F0714B"/>
    <w:rsid w:val="00F073E8"/>
    <w:rsid w:val="00F074E9"/>
    <w:rsid w:val="00F07893"/>
    <w:rsid w:val="00F100D8"/>
    <w:rsid w:val="00F122B1"/>
    <w:rsid w:val="00F1324E"/>
    <w:rsid w:val="00F13F3F"/>
    <w:rsid w:val="00F149EC"/>
    <w:rsid w:val="00F15D64"/>
    <w:rsid w:val="00F16AC5"/>
    <w:rsid w:val="00F16D2F"/>
    <w:rsid w:val="00F17478"/>
    <w:rsid w:val="00F22DED"/>
    <w:rsid w:val="00F237CB"/>
    <w:rsid w:val="00F24EC6"/>
    <w:rsid w:val="00F252BE"/>
    <w:rsid w:val="00F25912"/>
    <w:rsid w:val="00F26BB1"/>
    <w:rsid w:val="00F26DA1"/>
    <w:rsid w:val="00F26EE6"/>
    <w:rsid w:val="00F3015A"/>
    <w:rsid w:val="00F3069B"/>
    <w:rsid w:val="00F30D18"/>
    <w:rsid w:val="00F31A2F"/>
    <w:rsid w:val="00F31A97"/>
    <w:rsid w:val="00F32743"/>
    <w:rsid w:val="00F328A9"/>
    <w:rsid w:val="00F33923"/>
    <w:rsid w:val="00F33BC7"/>
    <w:rsid w:val="00F35DB1"/>
    <w:rsid w:val="00F36704"/>
    <w:rsid w:val="00F40352"/>
    <w:rsid w:val="00F40DE9"/>
    <w:rsid w:val="00F415A9"/>
    <w:rsid w:val="00F4167C"/>
    <w:rsid w:val="00F41D70"/>
    <w:rsid w:val="00F46EC1"/>
    <w:rsid w:val="00F47328"/>
    <w:rsid w:val="00F52DA3"/>
    <w:rsid w:val="00F5416C"/>
    <w:rsid w:val="00F5449B"/>
    <w:rsid w:val="00F547AA"/>
    <w:rsid w:val="00F5500A"/>
    <w:rsid w:val="00F56F33"/>
    <w:rsid w:val="00F61383"/>
    <w:rsid w:val="00F61B8F"/>
    <w:rsid w:val="00F633CB"/>
    <w:rsid w:val="00F65AB8"/>
    <w:rsid w:val="00F67E30"/>
    <w:rsid w:val="00F70627"/>
    <w:rsid w:val="00F71963"/>
    <w:rsid w:val="00F724D3"/>
    <w:rsid w:val="00F7307E"/>
    <w:rsid w:val="00F7326F"/>
    <w:rsid w:val="00F737AF"/>
    <w:rsid w:val="00F74270"/>
    <w:rsid w:val="00F749DA"/>
    <w:rsid w:val="00F75403"/>
    <w:rsid w:val="00F767C0"/>
    <w:rsid w:val="00F76BBB"/>
    <w:rsid w:val="00F77B8A"/>
    <w:rsid w:val="00F80069"/>
    <w:rsid w:val="00F8061A"/>
    <w:rsid w:val="00F80D0D"/>
    <w:rsid w:val="00F81826"/>
    <w:rsid w:val="00F828F9"/>
    <w:rsid w:val="00F82D84"/>
    <w:rsid w:val="00F83756"/>
    <w:rsid w:val="00F8378D"/>
    <w:rsid w:val="00F83DCA"/>
    <w:rsid w:val="00F84442"/>
    <w:rsid w:val="00F850B2"/>
    <w:rsid w:val="00F850CA"/>
    <w:rsid w:val="00F856F7"/>
    <w:rsid w:val="00F8681A"/>
    <w:rsid w:val="00F90D36"/>
    <w:rsid w:val="00F92948"/>
    <w:rsid w:val="00F92DA7"/>
    <w:rsid w:val="00F9345F"/>
    <w:rsid w:val="00F94291"/>
    <w:rsid w:val="00F946A1"/>
    <w:rsid w:val="00F95883"/>
    <w:rsid w:val="00F95913"/>
    <w:rsid w:val="00F95EDF"/>
    <w:rsid w:val="00F96859"/>
    <w:rsid w:val="00F96D65"/>
    <w:rsid w:val="00F97360"/>
    <w:rsid w:val="00F97668"/>
    <w:rsid w:val="00F97900"/>
    <w:rsid w:val="00FA0720"/>
    <w:rsid w:val="00FA2C69"/>
    <w:rsid w:val="00FA3B80"/>
    <w:rsid w:val="00FA4CB6"/>
    <w:rsid w:val="00FA525D"/>
    <w:rsid w:val="00FA53AE"/>
    <w:rsid w:val="00FA55F9"/>
    <w:rsid w:val="00FA6BE6"/>
    <w:rsid w:val="00FB14AF"/>
    <w:rsid w:val="00FB1703"/>
    <w:rsid w:val="00FB6485"/>
    <w:rsid w:val="00FB6C1F"/>
    <w:rsid w:val="00FB726C"/>
    <w:rsid w:val="00FC0F22"/>
    <w:rsid w:val="00FC2696"/>
    <w:rsid w:val="00FC32E7"/>
    <w:rsid w:val="00FC38DA"/>
    <w:rsid w:val="00FC6A86"/>
    <w:rsid w:val="00FC750A"/>
    <w:rsid w:val="00FD17B9"/>
    <w:rsid w:val="00FD50FB"/>
    <w:rsid w:val="00FD6F4F"/>
    <w:rsid w:val="00FD7618"/>
    <w:rsid w:val="00FE1E70"/>
    <w:rsid w:val="00FE1FAA"/>
    <w:rsid w:val="00FE2B5F"/>
    <w:rsid w:val="00FE3665"/>
    <w:rsid w:val="00FE3B42"/>
    <w:rsid w:val="00FE4038"/>
    <w:rsid w:val="00FE51D5"/>
    <w:rsid w:val="00FE5E65"/>
    <w:rsid w:val="00FE6438"/>
    <w:rsid w:val="00FE73EA"/>
    <w:rsid w:val="00FF0798"/>
    <w:rsid w:val="00FF31C4"/>
    <w:rsid w:val="00FF3F69"/>
    <w:rsid w:val="00FF4F1A"/>
    <w:rsid w:val="00FF54F9"/>
    <w:rsid w:val="00FF5EEB"/>
    <w:rsid w:val="00FF6EAF"/>
    <w:rsid w:val="00FF7199"/>
    <w:rsid w:val="00FF752E"/>
    <w:rsid w:val="062484BE"/>
    <w:rsid w:val="08A4F492"/>
    <w:rsid w:val="0C03C121"/>
    <w:rsid w:val="0D10F921"/>
    <w:rsid w:val="0E938FAB"/>
    <w:rsid w:val="0F0928D3"/>
    <w:rsid w:val="0F355831"/>
    <w:rsid w:val="0FEA78AB"/>
    <w:rsid w:val="11284AAE"/>
    <w:rsid w:val="124DEB5C"/>
    <w:rsid w:val="12824832"/>
    <w:rsid w:val="13813DBE"/>
    <w:rsid w:val="14EDE137"/>
    <w:rsid w:val="15B8533D"/>
    <w:rsid w:val="15CA479B"/>
    <w:rsid w:val="1931A05D"/>
    <w:rsid w:val="1A5161C4"/>
    <w:rsid w:val="1B2E82FE"/>
    <w:rsid w:val="1DF3B9C9"/>
    <w:rsid w:val="1E52CE06"/>
    <w:rsid w:val="20B98D92"/>
    <w:rsid w:val="20E3FD84"/>
    <w:rsid w:val="24E2CAB1"/>
    <w:rsid w:val="2706D255"/>
    <w:rsid w:val="29A76390"/>
    <w:rsid w:val="2ABC7E5A"/>
    <w:rsid w:val="2B8886B2"/>
    <w:rsid w:val="2F7B2F3E"/>
    <w:rsid w:val="2F9E46CA"/>
    <w:rsid w:val="303AA5AE"/>
    <w:rsid w:val="309661D6"/>
    <w:rsid w:val="313465E4"/>
    <w:rsid w:val="3493AC61"/>
    <w:rsid w:val="35E7C279"/>
    <w:rsid w:val="368FA079"/>
    <w:rsid w:val="36D35EDC"/>
    <w:rsid w:val="39157718"/>
    <w:rsid w:val="3CE7508F"/>
    <w:rsid w:val="3D3F354B"/>
    <w:rsid w:val="3D9359D0"/>
    <w:rsid w:val="3EDA3B63"/>
    <w:rsid w:val="3F064BD7"/>
    <w:rsid w:val="4600C3A5"/>
    <w:rsid w:val="4621DC32"/>
    <w:rsid w:val="4DF01413"/>
    <w:rsid w:val="4E355EC8"/>
    <w:rsid w:val="4EDC94A0"/>
    <w:rsid w:val="4F58C8E4"/>
    <w:rsid w:val="516FF20C"/>
    <w:rsid w:val="52B862F8"/>
    <w:rsid w:val="53A9BBE0"/>
    <w:rsid w:val="54C755F8"/>
    <w:rsid w:val="55B1B317"/>
    <w:rsid w:val="560EF7C5"/>
    <w:rsid w:val="563D7726"/>
    <w:rsid w:val="56F46344"/>
    <w:rsid w:val="58E9B974"/>
    <w:rsid w:val="59E5F1F0"/>
    <w:rsid w:val="5C9A2F0B"/>
    <w:rsid w:val="5CF18C29"/>
    <w:rsid w:val="5D0F6B54"/>
    <w:rsid w:val="5D739C3B"/>
    <w:rsid w:val="5F4043D2"/>
    <w:rsid w:val="6000AEEA"/>
    <w:rsid w:val="621D1AE8"/>
    <w:rsid w:val="6344875E"/>
    <w:rsid w:val="63B57F14"/>
    <w:rsid w:val="6479C9FF"/>
    <w:rsid w:val="64A1D2AF"/>
    <w:rsid w:val="650CE9C7"/>
    <w:rsid w:val="65A4C3C3"/>
    <w:rsid w:val="65CCC503"/>
    <w:rsid w:val="6676AF6E"/>
    <w:rsid w:val="6700282F"/>
    <w:rsid w:val="671A38F8"/>
    <w:rsid w:val="6B0695A0"/>
    <w:rsid w:val="6B1AF8D5"/>
    <w:rsid w:val="6B588CA1"/>
    <w:rsid w:val="6F383B14"/>
    <w:rsid w:val="6FD2CB88"/>
    <w:rsid w:val="70FE160D"/>
    <w:rsid w:val="718430D2"/>
    <w:rsid w:val="7257AC1A"/>
    <w:rsid w:val="72E921DC"/>
    <w:rsid w:val="7498525B"/>
    <w:rsid w:val="74DFA2FC"/>
    <w:rsid w:val="754FDAFB"/>
    <w:rsid w:val="75EFE491"/>
    <w:rsid w:val="76360399"/>
    <w:rsid w:val="7653DF26"/>
    <w:rsid w:val="76ED1292"/>
    <w:rsid w:val="7876CD24"/>
    <w:rsid w:val="78D708D1"/>
    <w:rsid w:val="79980C8B"/>
    <w:rsid w:val="79E20E8D"/>
    <w:rsid w:val="7AE74F08"/>
    <w:rsid w:val="7C1D9718"/>
    <w:rsid w:val="7E54BDE3"/>
    <w:rsid w:val="7FEE0C33"/>
  </w:rsids>
  <m:mathPr>
    <m:mathFont m:val="Cambria Math"/>
    <m:brkBin m:val="before"/>
    <m:brkBinSub m:val="--"/>
    <m:smallFrac m:val="0"/>
    <m:dispDef/>
    <m:lMargin m:val="0"/>
    <m:rMargin m:val="0"/>
    <m:defJc m:val="centerGroup"/>
    <m:wrapIndent m:val="1440"/>
    <m:intLim m:val="subSup"/>
    <m:naryLim m:val="undOvr"/>
  </m:mathPr>
  <w:themeFontLang w:val="de-CH" w:bidi="he-IL"/>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4B6FF4CE"/>
  <w15:chartTrackingRefBased/>
  <w15:docId w15:val="{8EEA3235-2A73-478A-99BF-9BD6E48C8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B0572"/>
    <w:rPr>
      <w:sz w:val="24"/>
    </w:rPr>
  </w:style>
  <w:style w:type="paragraph" w:styleId="berschrift1">
    <w:name w:val="heading 1"/>
    <w:basedOn w:val="Standard"/>
    <w:next w:val="Standard"/>
    <w:link w:val="berschrift1Zchn"/>
    <w:autoRedefine/>
    <w:uiPriority w:val="9"/>
    <w:qFormat/>
    <w:rsid w:val="003F6BF7"/>
    <w:pPr>
      <w:keepNext/>
      <w:keepLines/>
      <w:pageBreakBefore/>
      <w:numPr>
        <w:numId w:val="14"/>
      </w:numPr>
      <w:suppressAutoHyphens/>
      <w:autoSpaceDN w:val="0"/>
      <w:spacing w:before="240" w:after="0" w:line="240" w:lineRule="auto"/>
      <w:textAlignment w:val="baseline"/>
      <w:outlineLvl w:val="0"/>
    </w:pPr>
    <w:rPr>
      <w:rFonts w:ascii="Calibri" w:eastAsia="Calibri" w:hAnsi="Calibri" w:cs="Times New Roman"/>
      <w:b/>
      <w:bCs/>
      <w:color w:val="000000"/>
      <w:sz w:val="36"/>
      <w:szCs w:val="36"/>
      <w:lang w:bidi="he-IL"/>
    </w:rPr>
  </w:style>
  <w:style w:type="paragraph" w:styleId="berschrift2">
    <w:name w:val="heading 2"/>
    <w:basedOn w:val="Standard"/>
    <w:next w:val="Standard"/>
    <w:link w:val="berschrift2Zchn"/>
    <w:rsid w:val="00CD65D1"/>
    <w:pPr>
      <w:keepNext/>
      <w:keepLines/>
      <w:numPr>
        <w:ilvl w:val="1"/>
        <w:numId w:val="14"/>
      </w:numPr>
      <w:suppressAutoHyphens/>
      <w:autoSpaceDN w:val="0"/>
      <w:spacing w:before="40" w:after="0" w:line="251" w:lineRule="auto"/>
      <w:textAlignment w:val="baseline"/>
      <w:outlineLvl w:val="1"/>
    </w:pPr>
    <w:rPr>
      <w:rFonts w:ascii="Calibri" w:eastAsia="Times New Roman" w:hAnsi="Calibri" w:cs="Times New Roman"/>
      <w:b/>
      <w:bCs/>
      <w:color w:val="000000"/>
      <w:sz w:val="32"/>
      <w:szCs w:val="26"/>
      <w:lang w:bidi="he-IL"/>
    </w:rPr>
  </w:style>
  <w:style w:type="paragraph" w:styleId="berschrift3">
    <w:name w:val="heading 3"/>
    <w:basedOn w:val="Standard"/>
    <w:next w:val="Standard"/>
    <w:link w:val="berschrift3Zchn"/>
    <w:uiPriority w:val="9"/>
    <w:unhideWhenUsed/>
    <w:qFormat/>
    <w:rsid w:val="00B503DB"/>
    <w:pPr>
      <w:keepNext/>
      <w:keepLines/>
      <w:numPr>
        <w:ilvl w:val="2"/>
        <w:numId w:val="14"/>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unhideWhenUsed/>
    <w:qFormat/>
    <w:rsid w:val="00CD65D1"/>
    <w:pPr>
      <w:keepNext/>
      <w:keepLines/>
      <w:numPr>
        <w:ilvl w:val="3"/>
        <w:numId w:val="14"/>
      </w:numPr>
      <w:spacing w:before="40" w:after="0"/>
      <w:outlineLvl w:val="3"/>
    </w:pPr>
    <w:rPr>
      <w:rFonts w:eastAsiaTheme="majorEastAsia" w:cstheme="majorBidi"/>
      <w:b/>
      <w:iCs/>
      <w:color w:val="000000" w:themeColor="text1"/>
    </w:rPr>
  </w:style>
  <w:style w:type="paragraph" w:styleId="berschrift5">
    <w:name w:val="heading 5"/>
    <w:basedOn w:val="Standard"/>
    <w:next w:val="Standard"/>
    <w:link w:val="berschrift5Zchn"/>
    <w:uiPriority w:val="9"/>
    <w:semiHidden/>
    <w:unhideWhenUsed/>
    <w:qFormat/>
    <w:rsid w:val="00742E27"/>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742E27"/>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742E27"/>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742E27"/>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2E27"/>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rsid w:val="00CD65D1"/>
    <w:rPr>
      <w:rFonts w:ascii="Calibri" w:eastAsia="Times New Roman" w:hAnsi="Calibri" w:cs="Times New Roman"/>
      <w:b/>
      <w:bCs/>
      <w:color w:val="000000"/>
      <w:sz w:val="32"/>
      <w:szCs w:val="26"/>
      <w:lang w:bidi="he-IL"/>
    </w:rPr>
  </w:style>
  <w:style w:type="paragraph" w:styleId="Kopfzeile">
    <w:name w:val="header"/>
    <w:basedOn w:val="Standard"/>
    <w:link w:val="KopfzeileZchn"/>
    <w:uiPriority w:val="99"/>
    <w:unhideWhenUsed/>
    <w:rsid w:val="007B194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194A"/>
  </w:style>
  <w:style w:type="paragraph" w:styleId="Fuzeile">
    <w:name w:val="footer"/>
    <w:basedOn w:val="Standard"/>
    <w:link w:val="FuzeileZchn"/>
    <w:uiPriority w:val="99"/>
    <w:unhideWhenUsed/>
    <w:rsid w:val="007B194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194A"/>
  </w:style>
  <w:style w:type="table" w:styleId="Tabellenraster">
    <w:name w:val="Table Grid"/>
    <w:basedOn w:val="NormaleTabelle"/>
    <w:rsid w:val="007B1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3F6BF7"/>
    <w:rPr>
      <w:rFonts w:ascii="Calibri" w:eastAsia="Calibri" w:hAnsi="Calibri" w:cs="Times New Roman"/>
      <w:b/>
      <w:bCs/>
      <w:color w:val="000000"/>
      <w:sz w:val="36"/>
      <w:szCs w:val="36"/>
      <w:lang w:bidi="he-IL"/>
    </w:rPr>
  </w:style>
  <w:style w:type="character" w:styleId="SchwacheHervorhebung">
    <w:name w:val="Subtle Emphasis"/>
    <w:basedOn w:val="Absatz-Standardschriftart"/>
    <w:rsid w:val="001E2E6F"/>
    <w:rPr>
      <w:rFonts w:ascii="Calibri" w:hAnsi="Calibri"/>
      <w:b/>
      <w:i w:val="0"/>
      <w:iCs/>
      <w:color w:val="000000"/>
      <w:sz w:val="36"/>
    </w:rPr>
  </w:style>
  <w:style w:type="paragraph" w:styleId="KeinLeerraum">
    <w:name w:val="No Spacing"/>
    <w:rsid w:val="001E2E6F"/>
    <w:pPr>
      <w:suppressAutoHyphens/>
      <w:autoSpaceDN w:val="0"/>
      <w:spacing w:after="0" w:line="240" w:lineRule="auto"/>
      <w:textAlignment w:val="baseline"/>
    </w:pPr>
    <w:rPr>
      <w:rFonts w:ascii="Calibri" w:eastAsia="Calibri" w:hAnsi="Calibri" w:cs="Arial"/>
      <w:sz w:val="24"/>
      <w:lang w:bidi="he-IL"/>
    </w:rPr>
  </w:style>
  <w:style w:type="paragraph" w:styleId="Verzeichnis1">
    <w:name w:val="toc 1"/>
    <w:basedOn w:val="Standard"/>
    <w:next w:val="Standard"/>
    <w:autoRedefine/>
    <w:uiPriority w:val="39"/>
    <w:unhideWhenUsed/>
    <w:rsid w:val="003B6AE2"/>
    <w:pPr>
      <w:tabs>
        <w:tab w:val="left" w:pos="440"/>
        <w:tab w:val="right" w:leader="dot" w:pos="8494"/>
      </w:tabs>
      <w:spacing w:after="100"/>
    </w:pPr>
    <w:rPr>
      <w:sz w:val="20"/>
    </w:rPr>
  </w:style>
  <w:style w:type="character" w:styleId="Hyperlink">
    <w:name w:val="Hyperlink"/>
    <w:basedOn w:val="Absatz-Standardschriftart"/>
    <w:uiPriority w:val="99"/>
    <w:unhideWhenUsed/>
    <w:rsid w:val="001E2E6F"/>
    <w:rPr>
      <w:color w:val="0563C1" w:themeColor="hyperlink"/>
      <w:u w:val="single"/>
    </w:rPr>
  </w:style>
  <w:style w:type="character" w:customStyle="1" w:styleId="berschrift3Zchn">
    <w:name w:val="Überschrift 3 Zchn"/>
    <w:basedOn w:val="Absatz-Standardschriftart"/>
    <w:link w:val="berschrift3"/>
    <w:uiPriority w:val="9"/>
    <w:rsid w:val="00B503DB"/>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CD65D1"/>
    <w:rPr>
      <w:rFonts w:eastAsiaTheme="majorEastAsia" w:cstheme="majorBidi"/>
      <w:b/>
      <w:iCs/>
      <w:color w:val="000000" w:themeColor="text1"/>
    </w:rPr>
  </w:style>
  <w:style w:type="paragraph" w:styleId="Verzeichnis2">
    <w:name w:val="toc 2"/>
    <w:basedOn w:val="Standard"/>
    <w:next w:val="Standard"/>
    <w:autoRedefine/>
    <w:uiPriority w:val="39"/>
    <w:unhideWhenUsed/>
    <w:rsid w:val="00AA4AB9"/>
    <w:pPr>
      <w:tabs>
        <w:tab w:val="left" w:pos="880"/>
        <w:tab w:val="right" w:leader="dot" w:pos="8494"/>
      </w:tabs>
      <w:spacing w:after="100"/>
      <w:ind w:left="220"/>
    </w:pPr>
    <w:rPr>
      <w:noProof/>
      <w:sz w:val="18"/>
      <w:lang w:bidi="he-IL"/>
    </w:rPr>
  </w:style>
  <w:style w:type="paragraph" w:styleId="Verzeichnis3">
    <w:name w:val="toc 3"/>
    <w:basedOn w:val="Standard"/>
    <w:next w:val="Standard"/>
    <w:autoRedefine/>
    <w:uiPriority w:val="39"/>
    <w:unhideWhenUsed/>
    <w:rsid w:val="00AA4AB9"/>
    <w:pPr>
      <w:spacing w:after="100"/>
      <w:ind w:left="440"/>
    </w:pPr>
    <w:rPr>
      <w:sz w:val="16"/>
    </w:rPr>
  </w:style>
  <w:style w:type="paragraph" w:styleId="Index1">
    <w:name w:val="index 1"/>
    <w:basedOn w:val="Standard"/>
    <w:next w:val="Standard"/>
    <w:autoRedefine/>
    <w:uiPriority w:val="99"/>
    <w:unhideWhenUsed/>
    <w:rsid w:val="00424F45"/>
    <w:pPr>
      <w:spacing w:after="0"/>
      <w:ind w:left="240" w:hanging="240"/>
    </w:pPr>
    <w:rPr>
      <w:rFonts w:cstheme="minorHAnsi"/>
      <w:sz w:val="18"/>
      <w:szCs w:val="18"/>
    </w:rPr>
  </w:style>
  <w:style w:type="paragraph" w:styleId="Index2">
    <w:name w:val="index 2"/>
    <w:basedOn w:val="Standard"/>
    <w:next w:val="Standard"/>
    <w:autoRedefine/>
    <w:uiPriority w:val="99"/>
    <w:unhideWhenUsed/>
    <w:rsid w:val="00424F45"/>
    <w:pPr>
      <w:spacing w:after="0"/>
      <w:ind w:left="480" w:hanging="240"/>
    </w:pPr>
    <w:rPr>
      <w:rFonts w:cstheme="minorHAnsi"/>
      <w:sz w:val="18"/>
      <w:szCs w:val="18"/>
    </w:rPr>
  </w:style>
  <w:style w:type="paragraph" w:styleId="Index3">
    <w:name w:val="index 3"/>
    <w:basedOn w:val="Standard"/>
    <w:next w:val="Standard"/>
    <w:autoRedefine/>
    <w:uiPriority w:val="99"/>
    <w:unhideWhenUsed/>
    <w:rsid w:val="00424F45"/>
    <w:pPr>
      <w:spacing w:after="0"/>
      <w:ind w:left="720" w:hanging="240"/>
    </w:pPr>
    <w:rPr>
      <w:rFonts w:cstheme="minorHAnsi"/>
      <w:sz w:val="18"/>
      <w:szCs w:val="18"/>
    </w:rPr>
  </w:style>
  <w:style w:type="paragraph" w:styleId="Index4">
    <w:name w:val="index 4"/>
    <w:basedOn w:val="Standard"/>
    <w:next w:val="Standard"/>
    <w:autoRedefine/>
    <w:uiPriority w:val="99"/>
    <w:unhideWhenUsed/>
    <w:rsid w:val="00424F45"/>
    <w:pPr>
      <w:spacing w:after="0"/>
      <w:ind w:left="960" w:hanging="240"/>
    </w:pPr>
    <w:rPr>
      <w:rFonts w:cstheme="minorHAnsi"/>
      <w:sz w:val="18"/>
      <w:szCs w:val="18"/>
    </w:rPr>
  </w:style>
  <w:style w:type="paragraph" w:styleId="Index5">
    <w:name w:val="index 5"/>
    <w:basedOn w:val="Standard"/>
    <w:next w:val="Standard"/>
    <w:autoRedefine/>
    <w:uiPriority w:val="99"/>
    <w:unhideWhenUsed/>
    <w:rsid w:val="00424F45"/>
    <w:pPr>
      <w:spacing w:after="0"/>
      <w:ind w:left="1200" w:hanging="240"/>
    </w:pPr>
    <w:rPr>
      <w:rFonts w:cstheme="minorHAnsi"/>
      <w:sz w:val="18"/>
      <w:szCs w:val="18"/>
    </w:rPr>
  </w:style>
  <w:style w:type="paragraph" w:styleId="Index6">
    <w:name w:val="index 6"/>
    <w:basedOn w:val="Standard"/>
    <w:next w:val="Standard"/>
    <w:autoRedefine/>
    <w:uiPriority w:val="99"/>
    <w:unhideWhenUsed/>
    <w:rsid w:val="00424F45"/>
    <w:pPr>
      <w:spacing w:after="0"/>
      <w:ind w:left="1440" w:hanging="240"/>
    </w:pPr>
    <w:rPr>
      <w:rFonts w:cstheme="minorHAnsi"/>
      <w:sz w:val="18"/>
      <w:szCs w:val="18"/>
    </w:rPr>
  </w:style>
  <w:style w:type="paragraph" w:styleId="Index7">
    <w:name w:val="index 7"/>
    <w:basedOn w:val="Standard"/>
    <w:next w:val="Standard"/>
    <w:autoRedefine/>
    <w:uiPriority w:val="99"/>
    <w:unhideWhenUsed/>
    <w:rsid w:val="00424F45"/>
    <w:pPr>
      <w:spacing w:after="0"/>
      <w:ind w:left="1680" w:hanging="240"/>
    </w:pPr>
    <w:rPr>
      <w:rFonts w:cstheme="minorHAnsi"/>
      <w:sz w:val="18"/>
      <w:szCs w:val="18"/>
    </w:rPr>
  </w:style>
  <w:style w:type="paragraph" w:styleId="Index8">
    <w:name w:val="index 8"/>
    <w:basedOn w:val="Standard"/>
    <w:next w:val="Standard"/>
    <w:autoRedefine/>
    <w:uiPriority w:val="99"/>
    <w:unhideWhenUsed/>
    <w:rsid w:val="00424F45"/>
    <w:pPr>
      <w:spacing w:after="0"/>
      <w:ind w:left="1920" w:hanging="240"/>
    </w:pPr>
    <w:rPr>
      <w:rFonts w:cstheme="minorHAnsi"/>
      <w:sz w:val="18"/>
      <w:szCs w:val="18"/>
    </w:rPr>
  </w:style>
  <w:style w:type="paragraph" w:styleId="Index9">
    <w:name w:val="index 9"/>
    <w:basedOn w:val="Standard"/>
    <w:next w:val="Standard"/>
    <w:autoRedefine/>
    <w:uiPriority w:val="99"/>
    <w:unhideWhenUsed/>
    <w:rsid w:val="00424F45"/>
    <w:pPr>
      <w:spacing w:after="0"/>
      <w:ind w:left="2160" w:hanging="240"/>
    </w:pPr>
    <w:rPr>
      <w:rFonts w:cstheme="minorHAnsi"/>
      <w:sz w:val="18"/>
      <w:szCs w:val="18"/>
    </w:rPr>
  </w:style>
  <w:style w:type="paragraph" w:styleId="Indexberschrift">
    <w:name w:val="index heading"/>
    <w:basedOn w:val="Standard"/>
    <w:next w:val="Index1"/>
    <w:uiPriority w:val="99"/>
    <w:unhideWhenUsed/>
    <w:rsid w:val="00424F45"/>
    <w:pPr>
      <w:spacing w:before="240" w:after="120"/>
      <w:jc w:val="center"/>
    </w:pPr>
    <w:rPr>
      <w:rFonts w:cstheme="minorHAnsi"/>
      <w:b/>
      <w:bCs/>
      <w:sz w:val="26"/>
      <w:szCs w:val="26"/>
    </w:rPr>
  </w:style>
  <w:style w:type="paragraph" w:styleId="Beschriftung">
    <w:name w:val="caption"/>
    <w:basedOn w:val="Standard"/>
    <w:next w:val="Standard"/>
    <w:uiPriority w:val="35"/>
    <w:unhideWhenUsed/>
    <w:qFormat/>
    <w:rsid w:val="00424F45"/>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24F45"/>
    <w:pPr>
      <w:spacing w:after="0"/>
    </w:pPr>
  </w:style>
  <w:style w:type="paragraph" w:styleId="Listenabsatz">
    <w:name w:val="List Paragraph"/>
    <w:basedOn w:val="Standard"/>
    <w:uiPriority w:val="34"/>
    <w:qFormat/>
    <w:rsid w:val="00BC644B"/>
    <w:pPr>
      <w:ind w:left="720"/>
      <w:contextualSpacing/>
    </w:pPr>
  </w:style>
  <w:style w:type="character" w:customStyle="1" w:styleId="berschrift5Zchn">
    <w:name w:val="Überschrift 5 Zchn"/>
    <w:basedOn w:val="Absatz-Standardschriftart"/>
    <w:link w:val="berschrift5"/>
    <w:uiPriority w:val="9"/>
    <w:semiHidden/>
    <w:rsid w:val="00742E2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742E2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742E2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742E2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42E27"/>
    <w:rPr>
      <w:rFonts w:asciiTheme="majorHAnsi" w:eastAsiaTheme="majorEastAsia" w:hAnsiTheme="majorHAnsi" w:cstheme="majorBidi"/>
      <w:i/>
      <w:iCs/>
      <w:color w:val="272727" w:themeColor="text1" w:themeTint="D8"/>
      <w:sz w:val="21"/>
      <w:szCs w:val="21"/>
    </w:rPr>
  </w:style>
  <w:style w:type="paragraph" w:customStyle="1" w:styleId="Tabellentitel">
    <w:name w:val="Tabellentitel"/>
    <w:basedOn w:val="Standard"/>
    <w:next w:val="Standard"/>
    <w:qFormat/>
    <w:rsid w:val="005F657F"/>
    <w:pPr>
      <w:shd w:val="pct10" w:color="auto" w:fill="auto"/>
      <w:spacing w:after="0" w:line="240" w:lineRule="auto"/>
    </w:pPr>
    <w:rPr>
      <w:lang w:bidi="he-IL"/>
    </w:rPr>
  </w:style>
  <w:style w:type="paragraph" w:styleId="HTMLVorformatiert">
    <w:name w:val="HTML Preformatted"/>
    <w:basedOn w:val="Standard"/>
    <w:link w:val="HTMLVorformatiertZchn"/>
    <w:uiPriority w:val="99"/>
    <w:semiHidden/>
    <w:unhideWhenUsed/>
    <w:rsid w:val="005B3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5B3E4F"/>
    <w:rPr>
      <w:rFonts w:ascii="Courier New" w:eastAsia="Times New Roman" w:hAnsi="Courier New" w:cs="Courier New"/>
      <w:sz w:val="20"/>
      <w:szCs w:val="20"/>
      <w:lang w:eastAsia="de-CH"/>
    </w:rPr>
  </w:style>
  <w:style w:type="character" w:styleId="Platzhaltertext">
    <w:name w:val="Placeholder Text"/>
    <w:basedOn w:val="Absatz-Standardschriftart"/>
    <w:uiPriority w:val="99"/>
    <w:semiHidden/>
    <w:rsid w:val="00D222D4"/>
    <w:rPr>
      <w:color w:val="808080"/>
    </w:rPr>
  </w:style>
  <w:style w:type="paragraph" w:styleId="Titel">
    <w:name w:val="Title"/>
    <w:basedOn w:val="Standard"/>
    <w:next w:val="Standard"/>
    <w:link w:val="TitelZchn"/>
    <w:uiPriority w:val="10"/>
    <w:qFormat/>
    <w:rsid w:val="00D222D4"/>
    <w:pPr>
      <w:pageBreakBefore/>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222D4"/>
    <w:rPr>
      <w:rFonts w:asciiTheme="majorHAnsi" w:eastAsiaTheme="majorEastAsia" w:hAnsiTheme="majorHAnsi" w:cstheme="majorBidi"/>
      <w:spacing w:val="-10"/>
      <w:kern w:val="28"/>
      <w:sz w:val="56"/>
      <w:szCs w:val="56"/>
    </w:rPr>
  </w:style>
  <w:style w:type="character" w:styleId="HTMLSchreibmaschine">
    <w:name w:val="HTML Typewriter"/>
    <w:basedOn w:val="Absatz-Standardschriftart"/>
    <w:uiPriority w:val="99"/>
    <w:semiHidden/>
    <w:unhideWhenUsed/>
    <w:rsid w:val="00EE0ACF"/>
    <w:rPr>
      <w:rFonts w:ascii="Courier New" w:eastAsia="Times New Roman" w:hAnsi="Courier New" w:cs="Courier New"/>
      <w:sz w:val="20"/>
      <w:szCs w:val="20"/>
    </w:rPr>
  </w:style>
  <w:style w:type="character" w:styleId="Hervorhebung">
    <w:name w:val="Emphasis"/>
    <w:basedOn w:val="Absatz-Standardschriftart"/>
    <w:uiPriority w:val="20"/>
    <w:qFormat/>
    <w:rsid w:val="00EE0ACF"/>
    <w:rPr>
      <w:i/>
      <w:iCs/>
    </w:rPr>
  </w:style>
  <w:style w:type="character" w:styleId="Kommentarzeichen">
    <w:name w:val="annotation reference"/>
    <w:basedOn w:val="Absatz-Standardschriftart"/>
    <w:uiPriority w:val="99"/>
    <w:semiHidden/>
    <w:unhideWhenUsed/>
    <w:rsid w:val="00A92013"/>
    <w:rPr>
      <w:sz w:val="16"/>
      <w:szCs w:val="16"/>
    </w:rPr>
  </w:style>
  <w:style w:type="paragraph" w:styleId="Kommentartext">
    <w:name w:val="annotation text"/>
    <w:basedOn w:val="Standard"/>
    <w:link w:val="KommentartextZchn"/>
    <w:uiPriority w:val="99"/>
    <w:semiHidden/>
    <w:unhideWhenUsed/>
    <w:rsid w:val="00A92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92013"/>
    <w:rPr>
      <w:sz w:val="20"/>
      <w:szCs w:val="20"/>
    </w:rPr>
  </w:style>
  <w:style w:type="paragraph" w:styleId="Kommentarthema">
    <w:name w:val="annotation subject"/>
    <w:basedOn w:val="Kommentartext"/>
    <w:next w:val="Kommentartext"/>
    <w:link w:val="KommentarthemaZchn"/>
    <w:uiPriority w:val="99"/>
    <w:semiHidden/>
    <w:unhideWhenUsed/>
    <w:rsid w:val="00A92013"/>
    <w:rPr>
      <w:b/>
      <w:bCs/>
    </w:rPr>
  </w:style>
  <w:style w:type="character" w:customStyle="1" w:styleId="KommentarthemaZchn">
    <w:name w:val="Kommentarthema Zchn"/>
    <w:basedOn w:val="KommentartextZchn"/>
    <w:link w:val="Kommentarthema"/>
    <w:uiPriority w:val="99"/>
    <w:semiHidden/>
    <w:rsid w:val="00A92013"/>
    <w:rPr>
      <w:b/>
      <w:bCs/>
      <w:sz w:val="20"/>
      <w:szCs w:val="20"/>
    </w:rPr>
  </w:style>
  <w:style w:type="paragraph" w:styleId="Sprechblasentext">
    <w:name w:val="Balloon Text"/>
    <w:basedOn w:val="Standard"/>
    <w:link w:val="SprechblasentextZchn"/>
    <w:uiPriority w:val="99"/>
    <w:semiHidden/>
    <w:unhideWhenUsed/>
    <w:rsid w:val="00A9201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2013"/>
    <w:rPr>
      <w:rFonts w:ascii="Segoe UI" w:hAnsi="Segoe UI" w:cs="Segoe UI"/>
      <w:sz w:val="18"/>
      <w:szCs w:val="18"/>
    </w:rPr>
  </w:style>
  <w:style w:type="character" w:customStyle="1" w:styleId="NichtaufgelsteErwhnung1">
    <w:name w:val="Nicht aufgelöste Erwähnung1"/>
    <w:basedOn w:val="Absatz-Standardschriftart"/>
    <w:uiPriority w:val="99"/>
    <w:semiHidden/>
    <w:unhideWhenUsed/>
    <w:rsid w:val="00135FDB"/>
    <w:rPr>
      <w:color w:val="605E5C"/>
      <w:shd w:val="clear" w:color="auto" w:fill="E1DFDD"/>
    </w:rPr>
  </w:style>
  <w:style w:type="character" w:styleId="BesuchterLink">
    <w:name w:val="FollowedHyperlink"/>
    <w:basedOn w:val="Absatz-Standardschriftart"/>
    <w:uiPriority w:val="99"/>
    <w:semiHidden/>
    <w:unhideWhenUsed/>
    <w:rsid w:val="009D4866"/>
    <w:rPr>
      <w:color w:val="954F72" w:themeColor="followedHyperlink"/>
      <w:u w:val="single"/>
    </w:rPr>
  </w:style>
  <w:style w:type="paragraph" w:styleId="berarbeitung">
    <w:name w:val="Revision"/>
    <w:hidden/>
    <w:uiPriority w:val="99"/>
    <w:semiHidden/>
    <w:rsid w:val="00B85879"/>
    <w:pPr>
      <w:spacing w:after="0" w:line="240" w:lineRule="auto"/>
    </w:pPr>
    <w:rPr>
      <w:sz w:val="24"/>
    </w:rPr>
  </w:style>
  <w:style w:type="paragraph" w:customStyle="1" w:styleId="msonormal0">
    <w:name w:val="msonormal"/>
    <w:basedOn w:val="Standard"/>
    <w:rsid w:val="009D78C3"/>
    <w:pPr>
      <w:spacing w:before="100" w:beforeAutospacing="1" w:after="100" w:afterAutospacing="1" w:line="240" w:lineRule="auto"/>
    </w:pPr>
    <w:rPr>
      <w:rFonts w:ascii="Times New Roman" w:eastAsia="Times New Roman" w:hAnsi="Times New Roman" w:cs="Times New Roman"/>
      <w:szCs w:val="24"/>
      <w:lang w:eastAsia="de-CH"/>
    </w:rPr>
  </w:style>
  <w:style w:type="paragraph" w:styleId="StandardWeb">
    <w:name w:val="Normal (Web)"/>
    <w:basedOn w:val="Standard"/>
    <w:uiPriority w:val="99"/>
    <w:unhideWhenUsed/>
    <w:rsid w:val="009D78C3"/>
    <w:pPr>
      <w:spacing w:before="100" w:beforeAutospacing="1" w:after="100" w:afterAutospacing="1" w:line="240" w:lineRule="auto"/>
    </w:pPr>
    <w:rPr>
      <w:rFonts w:ascii="Times New Roman" w:eastAsia="Times New Roman" w:hAnsi="Times New Roman" w:cs="Times New Roman"/>
      <w:szCs w:val="24"/>
      <w:lang w:eastAsia="de-CH"/>
    </w:rPr>
  </w:style>
  <w:style w:type="paragraph" w:styleId="Verzeichnis4">
    <w:name w:val="toc 4"/>
    <w:basedOn w:val="Standard"/>
    <w:next w:val="Standard"/>
    <w:autoRedefine/>
    <w:uiPriority w:val="39"/>
    <w:unhideWhenUsed/>
    <w:rsid w:val="00870DAE"/>
    <w:pPr>
      <w:spacing w:after="100"/>
      <w:ind w:left="660"/>
    </w:pPr>
    <w:rPr>
      <w:rFonts w:eastAsiaTheme="minorEastAsia"/>
      <w:sz w:val="22"/>
      <w:lang w:eastAsia="de-CH"/>
    </w:rPr>
  </w:style>
  <w:style w:type="paragraph" w:styleId="Verzeichnis5">
    <w:name w:val="toc 5"/>
    <w:basedOn w:val="Standard"/>
    <w:next w:val="Standard"/>
    <w:autoRedefine/>
    <w:uiPriority w:val="39"/>
    <w:unhideWhenUsed/>
    <w:rsid w:val="00870DAE"/>
    <w:pPr>
      <w:spacing w:after="100"/>
      <w:ind w:left="880"/>
    </w:pPr>
    <w:rPr>
      <w:rFonts w:eastAsiaTheme="minorEastAsia"/>
      <w:sz w:val="22"/>
      <w:lang w:eastAsia="de-CH"/>
    </w:rPr>
  </w:style>
  <w:style w:type="paragraph" w:styleId="Verzeichnis6">
    <w:name w:val="toc 6"/>
    <w:basedOn w:val="Standard"/>
    <w:next w:val="Standard"/>
    <w:autoRedefine/>
    <w:uiPriority w:val="39"/>
    <w:unhideWhenUsed/>
    <w:rsid w:val="00870DAE"/>
    <w:pPr>
      <w:spacing w:after="100"/>
      <w:ind w:left="1100"/>
    </w:pPr>
    <w:rPr>
      <w:rFonts w:eastAsiaTheme="minorEastAsia"/>
      <w:sz w:val="22"/>
      <w:lang w:eastAsia="de-CH"/>
    </w:rPr>
  </w:style>
  <w:style w:type="paragraph" w:styleId="Verzeichnis7">
    <w:name w:val="toc 7"/>
    <w:basedOn w:val="Standard"/>
    <w:next w:val="Standard"/>
    <w:autoRedefine/>
    <w:uiPriority w:val="39"/>
    <w:unhideWhenUsed/>
    <w:rsid w:val="00870DAE"/>
    <w:pPr>
      <w:spacing w:after="100"/>
      <w:ind w:left="1320"/>
    </w:pPr>
    <w:rPr>
      <w:rFonts w:eastAsiaTheme="minorEastAsia"/>
      <w:sz w:val="22"/>
      <w:lang w:eastAsia="de-CH"/>
    </w:rPr>
  </w:style>
  <w:style w:type="paragraph" w:styleId="Verzeichnis8">
    <w:name w:val="toc 8"/>
    <w:basedOn w:val="Standard"/>
    <w:next w:val="Standard"/>
    <w:autoRedefine/>
    <w:uiPriority w:val="39"/>
    <w:unhideWhenUsed/>
    <w:rsid w:val="00870DAE"/>
    <w:pPr>
      <w:spacing w:after="100"/>
      <w:ind w:left="1540"/>
    </w:pPr>
    <w:rPr>
      <w:rFonts w:eastAsiaTheme="minorEastAsia"/>
      <w:sz w:val="22"/>
      <w:lang w:eastAsia="de-CH"/>
    </w:rPr>
  </w:style>
  <w:style w:type="paragraph" w:styleId="Verzeichnis9">
    <w:name w:val="toc 9"/>
    <w:basedOn w:val="Standard"/>
    <w:next w:val="Standard"/>
    <w:autoRedefine/>
    <w:uiPriority w:val="39"/>
    <w:unhideWhenUsed/>
    <w:rsid w:val="00870DAE"/>
    <w:pPr>
      <w:spacing w:after="100"/>
      <w:ind w:left="1760"/>
    </w:pPr>
    <w:rPr>
      <w:rFonts w:eastAsiaTheme="minorEastAsia"/>
      <w:sz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5219">
      <w:bodyDiv w:val="1"/>
      <w:marLeft w:val="0"/>
      <w:marRight w:val="0"/>
      <w:marTop w:val="0"/>
      <w:marBottom w:val="0"/>
      <w:divBdr>
        <w:top w:val="none" w:sz="0" w:space="0" w:color="auto"/>
        <w:left w:val="none" w:sz="0" w:space="0" w:color="auto"/>
        <w:bottom w:val="none" w:sz="0" w:space="0" w:color="auto"/>
        <w:right w:val="none" w:sz="0" w:space="0" w:color="auto"/>
      </w:divBdr>
    </w:div>
    <w:div w:id="130946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517">
          <w:marLeft w:val="15"/>
          <w:marRight w:val="0"/>
          <w:marTop w:val="0"/>
          <w:marBottom w:val="0"/>
          <w:divBdr>
            <w:top w:val="none" w:sz="0" w:space="0" w:color="auto"/>
            <w:left w:val="none" w:sz="0" w:space="0" w:color="auto"/>
            <w:bottom w:val="none" w:sz="0" w:space="0" w:color="auto"/>
            <w:right w:val="none" w:sz="0" w:space="0" w:color="auto"/>
          </w:divBdr>
        </w:div>
      </w:divsChild>
    </w:div>
    <w:div w:id="194851952">
      <w:bodyDiv w:val="1"/>
      <w:marLeft w:val="0"/>
      <w:marRight w:val="0"/>
      <w:marTop w:val="0"/>
      <w:marBottom w:val="0"/>
      <w:divBdr>
        <w:top w:val="none" w:sz="0" w:space="0" w:color="auto"/>
        <w:left w:val="none" w:sz="0" w:space="0" w:color="auto"/>
        <w:bottom w:val="none" w:sz="0" w:space="0" w:color="auto"/>
        <w:right w:val="none" w:sz="0" w:space="0" w:color="auto"/>
      </w:divBdr>
    </w:div>
    <w:div w:id="255943492">
      <w:bodyDiv w:val="1"/>
      <w:marLeft w:val="0"/>
      <w:marRight w:val="0"/>
      <w:marTop w:val="0"/>
      <w:marBottom w:val="0"/>
      <w:divBdr>
        <w:top w:val="none" w:sz="0" w:space="0" w:color="auto"/>
        <w:left w:val="none" w:sz="0" w:space="0" w:color="auto"/>
        <w:bottom w:val="none" w:sz="0" w:space="0" w:color="auto"/>
        <w:right w:val="none" w:sz="0" w:space="0" w:color="auto"/>
      </w:divBdr>
    </w:div>
    <w:div w:id="277179375">
      <w:bodyDiv w:val="1"/>
      <w:marLeft w:val="0"/>
      <w:marRight w:val="0"/>
      <w:marTop w:val="0"/>
      <w:marBottom w:val="0"/>
      <w:divBdr>
        <w:top w:val="none" w:sz="0" w:space="0" w:color="auto"/>
        <w:left w:val="none" w:sz="0" w:space="0" w:color="auto"/>
        <w:bottom w:val="none" w:sz="0" w:space="0" w:color="auto"/>
        <w:right w:val="none" w:sz="0" w:space="0" w:color="auto"/>
      </w:divBdr>
    </w:div>
    <w:div w:id="291905323">
      <w:bodyDiv w:val="1"/>
      <w:marLeft w:val="0"/>
      <w:marRight w:val="0"/>
      <w:marTop w:val="0"/>
      <w:marBottom w:val="0"/>
      <w:divBdr>
        <w:top w:val="none" w:sz="0" w:space="0" w:color="auto"/>
        <w:left w:val="none" w:sz="0" w:space="0" w:color="auto"/>
        <w:bottom w:val="none" w:sz="0" w:space="0" w:color="auto"/>
        <w:right w:val="none" w:sz="0" w:space="0" w:color="auto"/>
      </w:divBdr>
    </w:div>
    <w:div w:id="313605457">
      <w:bodyDiv w:val="1"/>
      <w:marLeft w:val="0"/>
      <w:marRight w:val="0"/>
      <w:marTop w:val="0"/>
      <w:marBottom w:val="0"/>
      <w:divBdr>
        <w:top w:val="none" w:sz="0" w:space="0" w:color="auto"/>
        <w:left w:val="none" w:sz="0" w:space="0" w:color="auto"/>
        <w:bottom w:val="none" w:sz="0" w:space="0" w:color="auto"/>
        <w:right w:val="none" w:sz="0" w:space="0" w:color="auto"/>
      </w:divBdr>
    </w:div>
    <w:div w:id="319384119">
      <w:bodyDiv w:val="1"/>
      <w:marLeft w:val="0"/>
      <w:marRight w:val="0"/>
      <w:marTop w:val="0"/>
      <w:marBottom w:val="0"/>
      <w:divBdr>
        <w:top w:val="none" w:sz="0" w:space="0" w:color="auto"/>
        <w:left w:val="none" w:sz="0" w:space="0" w:color="auto"/>
        <w:bottom w:val="none" w:sz="0" w:space="0" w:color="auto"/>
        <w:right w:val="none" w:sz="0" w:space="0" w:color="auto"/>
      </w:divBdr>
    </w:div>
    <w:div w:id="329337132">
      <w:bodyDiv w:val="1"/>
      <w:marLeft w:val="0"/>
      <w:marRight w:val="0"/>
      <w:marTop w:val="0"/>
      <w:marBottom w:val="0"/>
      <w:divBdr>
        <w:top w:val="none" w:sz="0" w:space="0" w:color="auto"/>
        <w:left w:val="none" w:sz="0" w:space="0" w:color="auto"/>
        <w:bottom w:val="none" w:sz="0" w:space="0" w:color="auto"/>
        <w:right w:val="none" w:sz="0" w:space="0" w:color="auto"/>
      </w:divBdr>
      <w:divsChild>
        <w:div w:id="523176681">
          <w:marLeft w:val="0"/>
          <w:marRight w:val="0"/>
          <w:marTop w:val="0"/>
          <w:marBottom w:val="0"/>
          <w:divBdr>
            <w:top w:val="none" w:sz="0" w:space="0" w:color="auto"/>
            <w:left w:val="none" w:sz="0" w:space="0" w:color="auto"/>
            <w:bottom w:val="none" w:sz="0" w:space="0" w:color="auto"/>
            <w:right w:val="none" w:sz="0" w:space="0" w:color="auto"/>
          </w:divBdr>
          <w:divsChild>
            <w:div w:id="72359225">
              <w:marLeft w:val="0"/>
              <w:marRight w:val="0"/>
              <w:marTop w:val="0"/>
              <w:marBottom w:val="0"/>
              <w:divBdr>
                <w:top w:val="none" w:sz="0" w:space="0" w:color="auto"/>
                <w:left w:val="none" w:sz="0" w:space="0" w:color="auto"/>
                <w:bottom w:val="none" w:sz="0" w:space="0" w:color="auto"/>
                <w:right w:val="none" w:sz="0" w:space="0" w:color="auto"/>
              </w:divBdr>
            </w:div>
            <w:div w:id="154036058">
              <w:marLeft w:val="0"/>
              <w:marRight w:val="0"/>
              <w:marTop w:val="0"/>
              <w:marBottom w:val="0"/>
              <w:divBdr>
                <w:top w:val="none" w:sz="0" w:space="0" w:color="auto"/>
                <w:left w:val="none" w:sz="0" w:space="0" w:color="auto"/>
                <w:bottom w:val="none" w:sz="0" w:space="0" w:color="auto"/>
                <w:right w:val="none" w:sz="0" w:space="0" w:color="auto"/>
              </w:divBdr>
            </w:div>
            <w:div w:id="179399740">
              <w:marLeft w:val="0"/>
              <w:marRight w:val="0"/>
              <w:marTop w:val="0"/>
              <w:marBottom w:val="0"/>
              <w:divBdr>
                <w:top w:val="none" w:sz="0" w:space="0" w:color="auto"/>
                <w:left w:val="none" w:sz="0" w:space="0" w:color="auto"/>
                <w:bottom w:val="none" w:sz="0" w:space="0" w:color="auto"/>
                <w:right w:val="none" w:sz="0" w:space="0" w:color="auto"/>
              </w:divBdr>
            </w:div>
            <w:div w:id="298609979">
              <w:marLeft w:val="0"/>
              <w:marRight w:val="0"/>
              <w:marTop w:val="0"/>
              <w:marBottom w:val="0"/>
              <w:divBdr>
                <w:top w:val="none" w:sz="0" w:space="0" w:color="auto"/>
                <w:left w:val="none" w:sz="0" w:space="0" w:color="auto"/>
                <w:bottom w:val="none" w:sz="0" w:space="0" w:color="auto"/>
                <w:right w:val="none" w:sz="0" w:space="0" w:color="auto"/>
              </w:divBdr>
            </w:div>
            <w:div w:id="364715397">
              <w:marLeft w:val="0"/>
              <w:marRight w:val="0"/>
              <w:marTop w:val="0"/>
              <w:marBottom w:val="0"/>
              <w:divBdr>
                <w:top w:val="none" w:sz="0" w:space="0" w:color="auto"/>
                <w:left w:val="none" w:sz="0" w:space="0" w:color="auto"/>
                <w:bottom w:val="none" w:sz="0" w:space="0" w:color="auto"/>
                <w:right w:val="none" w:sz="0" w:space="0" w:color="auto"/>
              </w:divBdr>
            </w:div>
            <w:div w:id="430706704">
              <w:marLeft w:val="0"/>
              <w:marRight w:val="0"/>
              <w:marTop w:val="0"/>
              <w:marBottom w:val="0"/>
              <w:divBdr>
                <w:top w:val="none" w:sz="0" w:space="0" w:color="auto"/>
                <w:left w:val="none" w:sz="0" w:space="0" w:color="auto"/>
                <w:bottom w:val="none" w:sz="0" w:space="0" w:color="auto"/>
                <w:right w:val="none" w:sz="0" w:space="0" w:color="auto"/>
              </w:divBdr>
            </w:div>
            <w:div w:id="682511568">
              <w:marLeft w:val="0"/>
              <w:marRight w:val="0"/>
              <w:marTop w:val="0"/>
              <w:marBottom w:val="0"/>
              <w:divBdr>
                <w:top w:val="none" w:sz="0" w:space="0" w:color="auto"/>
                <w:left w:val="none" w:sz="0" w:space="0" w:color="auto"/>
                <w:bottom w:val="none" w:sz="0" w:space="0" w:color="auto"/>
                <w:right w:val="none" w:sz="0" w:space="0" w:color="auto"/>
              </w:divBdr>
            </w:div>
            <w:div w:id="748035921">
              <w:marLeft w:val="0"/>
              <w:marRight w:val="0"/>
              <w:marTop w:val="0"/>
              <w:marBottom w:val="0"/>
              <w:divBdr>
                <w:top w:val="none" w:sz="0" w:space="0" w:color="auto"/>
                <w:left w:val="none" w:sz="0" w:space="0" w:color="auto"/>
                <w:bottom w:val="none" w:sz="0" w:space="0" w:color="auto"/>
                <w:right w:val="none" w:sz="0" w:space="0" w:color="auto"/>
              </w:divBdr>
            </w:div>
            <w:div w:id="815948282">
              <w:marLeft w:val="0"/>
              <w:marRight w:val="0"/>
              <w:marTop w:val="0"/>
              <w:marBottom w:val="0"/>
              <w:divBdr>
                <w:top w:val="none" w:sz="0" w:space="0" w:color="auto"/>
                <w:left w:val="none" w:sz="0" w:space="0" w:color="auto"/>
                <w:bottom w:val="none" w:sz="0" w:space="0" w:color="auto"/>
                <w:right w:val="none" w:sz="0" w:space="0" w:color="auto"/>
              </w:divBdr>
            </w:div>
            <w:div w:id="890074252">
              <w:marLeft w:val="0"/>
              <w:marRight w:val="0"/>
              <w:marTop w:val="0"/>
              <w:marBottom w:val="0"/>
              <w:divBdr>
                <w:top w:val="none" w:sz="0" w:space="0" w:color="auto"/>
                <w:left w:val="none" w:sz="0" w:space="0" w:color="auto"/>
                <w:bottom w:val="none" w:sz="0" w:space="0" w:color="auto"/>
                <w:right w:val="none" w:sz="0" w:space="0" w:color="auto"/>
              </w:divBdr>
            </w:div>
            <w:div w:id="1052003136">
              <w:marLeft w:val="0"/>
              <w:marRight w:val="0"/>
              <w:marTop w:val="0"/>
              <w:marBottom w:val="0"/>
              <w:divBdr>
                <w:top w:val="none" w:sz="0" w:space="0" w:color="auto"/>
                <w:left w:val="none" w:sz="0" w:space="0" w:color="auto"/>
                <w:bottom w:val="none" w:sz="0" w:space="0" w:color="auto"/>
                <w:right w:val="none" w:sz="0" w:space="0" w:color="auto"/>
              </w:divBdr>
            </w:div>
            <w:div w:id="1074817817">
              <w:marLeft w:val="0"/>
              <w:marRight w:val="0"/>
              <w:marTop w:val="0"/>
              <w:marBottom w:val="0"/>
              <w:divBdr>
                <w:top w:val="none" w:sz="0" w:space="0" w:color="auto"/>
                <w:left w:val="none" w:sz="0" w:space="0" w:color="auto"/>
                <w:bottom w:val="none" w:sz="0" w:space="0" w:color="auto"/>
                <w:right w:val="none" w:sz="0" w:space="0" w:color="auto"/>
              </w:divBdr>
            </w:div>
            <w:div w:id="1186094196">
              <w:marLeft w:val="0"/>
              <w:marRight w:val="0"/>
              <w:marTop w:val="0"/>
              <w:marBottom w:val="0"/>
              <w:divBdr>
                <w:top w:val="none" w:sz="0" w:space="0" w:color="auto"/>
                <w:left w:val="none" w:sz="0" w:space="0" w:color="auto"/>
                <w:bottom w:val="none" w:sz="0" w:space="0" w:color="auto"/>
                <w:right w:val="none" w:sz="0" w:space="0" w:color="auto"/>
              </w:divBdr>
            </w:div>
            <w:div w:id="1321810032">
              <w:marLeft w:val="0"/>
              <w:marRight w:val="0"/>
              <w:marTop w:val="0"/>
              <w:marBottom w:val="0"/>
              <w:divBdr>
                <w:top w:val="none" w:sz="0" w:space="0" w:color="auto"/>
                <w:left w:val="none" w:sz="0" w:space="0" w:color="auto"/>
                <w:bottom w:val="none" w:sz="0" w:space="0" w:color="auto"/>
                <w:right w:val="none" w:sz="0" w:space="0" w:color="auto"/>
              </w:divBdr>
            </w:div>
            <w:div w:id="1413161366">
              <w:marLeft w:val="0"/>
              <w:marRight w:val="0"/>
              <w:marTop w:val="0"/>
              <w:marBottom w:val="0"/>
              <w:divBdr>
                <w:top w:val="none" w:sz="0" w:space="0" w:color="auto"/>
                <w:left w:val="none" w:sz="0" w:space="0" w:color="auto"/>
                <w:bottom w:val="none" w:sz="0" w:space="0" w:color="auto"/>
                <w:right w:val="none" w:sz="0" w:space="0" w:color="auto"/>
              </w:divBdr>
            </w:div>
            <w:div w:id="1524325124">
              <w:marLeft w:val="0"/>
              <w:marRight w:val="0"/>
              <w:marTop w:val="0"/>
              <w:marBottom w:val="0"/>
              <w:divBdr>
                <w:top w:val="none" w:sz="0" w:space="0" w:color="auto"/>
                <w:left w:val="none" w:sz="0" w:space="0" w:color="auto"/>
                <w:bottom w:val="none" w:sz="0" w:space="0" w:color="auto"/>
                <w:right w:val="none" w:sz="0" w:space="0" w:color="auto"/>
              </w:divBdr>
            </w:div>
            <w:div w:id="1692145789">
              <w:marLeft w:val="0"/>
              <w:marRight w:val="0"/>
              <w:marTop w:val="0"/>
              <w:marBottom w:val="0"/>
              <w:divBdr>
                <w:top w:val="none" w:sz="0" w:space="0" w:color="auto"/>
                <w:left w:val="none" w:sz="0" w:space="0" w:color="auto"/>
                <w:bottom w:val="none" w:sz="0" w:space="0" w:color="auto"/>
                <w:right w:val="none" w:sz="0" w:space="0" w:color="auto"/>
              </w:divBdr>
            </w:div>
            <w:div w:id="1728796958">
              <w:marLeft w:val="0"/>
              <w:marRight w:val="0"/>
              <w:marTop w:val="0"/>
              <w:marBottom w:val="0"/>
              <w:divBdr>
                <w:top w:val="none" w:sz="0" w:space="0" w:color="auto"/>
                <w:left w:val="none" w:sz="0" w:space="0" w:color="auto"/>
                <w:bottom w:val="none" w:sz="0" w:space="0" w:color="auto"/>
                <w:right w:val="none" w:sz="0" w:space="0" w:color="auto"/>
              </w:divBdr>
            </w:div>
            <w:div w:id="1828401568">
              <w:marLeft w:val="0"/>
              <w:marRight w:val="0"/>
              <w:marTop w:val="0"/>
              <w:marBottom w:val="0"/>
              <w:divBdr>
                <w:top w:val="none" w:sz="0" w:space="0" w:color="auto"/>
                <w:left w:val="none" w:sz="0" w:space="0" w:color="auto"/>
                <w:bottom w:val="none" w:sz="0" w:space="0" w:color="auto"/>
                <w:right w:val="none" w:sz="0" w:space="0" w:color="auto"/>
              </w:divBdr>
            </w:div>
            <w:div w:id="2064791443">
              <w:marLeft w:val="0"/>
              <w:marRight w:val="0"/>
              <w:marTop w:val="0"/>
              <w:marBottom w:val="0"/>
              <w:divBdr>
                <w:top w:val="none" w:sz="0" w:space="0" w:color="auto"/>
                <w:left w:val="none" w:sz="0" w:space="0" w:color="auto"/>
                <w:bottom w:val="none" w:sz="0" w:space="0" w:color="auto"/>
                <w:right w:val="none" w:sz="0" w:space="0" w:color="auto"/>
              </w:divBdr>
            </w:div>
            <w:div w:id="2088571979">
              <w:marLeft w:val="0"/>
              <w:marRight w:val="0"/>
              <w:marTop w:val="0"/>
              <w:marBottom w:val="0"/>
              <w:divBdr>
                <w:top w:val="none" w:sz="0" w:space="0" w:color="auto"/>
                <w:left w:val="none" w:sz="0" w:space="0" w:color="auto"/>
                <w:bottom w:val="none" w:sz="0" w:space="0" w:color="auto"/>
                <w:right w:val="none" w:sz="0" w:space="0" w:color="auto"/>
              </w:divBdr>
            </w:div>
            <w:div w:id="21226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3371">
      <w:bodyDiv w:val="1"/>
      <w:marLeft w:val="0"/>
      <w:marRight w:val="0"/>
      <w:marTop w:val="0"/>
      <w:marBottom w:val="0"/>
      <w:divBdr>
        <w:top w:val="none" w:sz="0" w:space="0" w:color="auto"/>
        <w:left w:val="none" w:sz="0" w:space="0" w:color="auto"/>
        <w:bottom w:val="none" w:sz="0" w:space="0" w:color="auto"/>
        <w:right w:val="none" w:sz="0" w:space="0" w:color="auto"/>
      </w:divBdr>
    </w:div>
    <w:div w:id="364604657">
      <w:bodyDiv w:val="1"/>
      <w:marLeft w:val="0"/>
      <w:marRight w:val="0"/>
      <w:marTop w:val="0"/>
      <w:marBottom w:val="0"/>
      <w:divBdr>
        <w:top w:val="none" w:sz="0" w:space="0" w:color="auto"/>
        <w:left w:val="none" w:sz="0" w:space="0" w:color="auto"/>
        <w:bottom w:val="none" w:sz="0" w:space="0" w:color="auto"/>
        <w:right w:val="none" w:sz="0" w:space="0" w:color="auto"/>
      </w:divBdr>
    </w:div>
    <w:div w:id="408044002">
      <w:bodyDiv w:val="1"/>
      <w:marLeft w:val="0"/>
      <w:marRight w:val="0"/>
      <w:marTop w:val="0"/>
      <w:marBottom w:val="0"/>
      <w:divBdr>
        <w:top w:val="none" w:sz="0" w:space="0" w:color="auto"/>
        <w:left w:val="none" w:sz="0" w:space="0" w:color="auto"/>
        <w:bottom w:val="none" w:sz="0" w:space="0" w:color="auto"/>
        <w:right w:val="none" w:sz="0" w:space="0" w:color="auto"/>
      </w:divBdr>
    </w:div>
    <w:div w:id="439690476">
      <w:bodyDiv w:val="1"/>
      <w:marLeft w:val="0"/>
      <w:marRight w:val="0"/>
      <w:marTop w:val="0"/>
      <w:marBottom w:val="0"/>
      <w:divBdr>
        <w:top w:val="none" w:sz="0" w:space="0" w:color="auto"/>
        <w:left w:val="none" w:sz="0" w:space="0" w:color="auto"/>
        <w:bottom w:val="none" w:sz="0" w:space="0" w:color="auto"/>
        <w:right w:val="none" w:sz="0" w:space="0" w:color="auto"/>
      </w:divBdr>
    </w:div>
    <w:div w:id="444151837">
      <w:bodyDiv w:val="1"/>
      <w:marLeft w:val="0"/>
      <w:marRight w:val="0"/>
      <w:marTop w:val="0"/>
      <w:marBottom w:val="0"/>
      <w:divBdr>
        <w:top w:val="none" w:sz="0" w:space="0" w:color="auto"/>
        <w:left w:val="none" w:sz="0" w:space="0" w:color="auto"/>
        <w:bottom w:val="none" w:sz="0" w:space="0" w:color="auto"/>
        <w:right w:val="none" w:sz="0" w:space="0" w:color="auto"/>
      </w:divBdr>
    </w:div>
    <w:div w:id="447311005">
      <w:bodyDiv w:val="1"/>
      <w:marLeft w:val="0"/>
      <w:marRight w:val="0"/>
      <w:marTop w:val="0"/>
      <w:marBottom w:val="0"/>
      <w:divBdr>
        <w:top w:val="none" w:sz="0" w:space="0" w:color="auto"/>
        <w:left w:val="none" w:sz="0" w:space="0" w:color="auto"/>
        <w:bottom w:val="none" w:sz="0" w:space="0" w:color="auto"/>
        <w:right w:val="none" w:sz="0" w:space="0" w:color="auto"/>
      </w:divBdr>
    </w:div>
    <w:div w:id="455873560">
      <w:bodyDiv w:val="1"/>
      <w:marLeft w:val="0"/>
      <w:marRight w:val="0"/>
      <w:marTop w:val="0"/>
      <w:marBottom w:val="0"/>
      <w:divBdr>
        <w:top w:val="none" w:sz="0" w:space="0" w:color="auto"/>
        <w:left w:val="none" w:sz="0" w:space="0" w:color="auto"/>
        <w:bottom w:val="none" w:sz="0" w:space="0" w:color="auto"/>
        <w:right w:val="none" w:sz="0" w:space="0" w:color="auto"/>
      </w:divBdr>
    </w:div>
    <w:div w:id="458307615">
      <w:bodyDiv w:val="1"/>
      <w:marLeft w:val="0"/>
      <w:marRight w:val="0"/>
      <w:marTop w:val="0"/>
      <w:marBottom w:val="0"/>
      <w:divBdr>
        <w:top w:val="none" w:sz="0" w:space="0" w:color="auto"/>
        <w:left w:val="none" w:sz="0" w:space="0" w:color="auto"/>
        <w:bottom w:val="none" w:sz="0" w:space="0" w:color="auto"/>
        <w:right w:val="none" w:sz="0" w:space="0" w:color="auto"/>
      </w:divBdr>
      <w:divsChild>
        <w:div w:id="1399086521">
          <w:marLeft w:val="0"/>
          <w:marRight w:val="0"/>
          <w:marTop w:val="0"/>
          <w:marBottom w:val="0"/>
          <w:divBdr>
            <w:top w:val="none" w:sz="0" w:space="0" w:color="auto"/>
            <w:left w:val="none" w:sz="0" w:space="0" w:color="auto"/>
            <w:bottom w:val="none" w:sz="0" w:space="0" w:color="auto"/>
            <w:right w:val="none" w:sz="0" w:space="0" w:color="auto"/>
          </w:divBdr>
          <w:divsChild>
            <w:div w:id="187619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5122">
      <w:bodyDiv w:val="1"/>
      <w:marLeft w:val="0"/>
      <w:marRight w:val="0"/>
      <w:marTop w:val="0"/>
      <w:marBottom w:val="0"/>
      <w:divBdr>
        <w:top w:val="none" w:sz="0" w:space="0" w:color="auto"/>
        <w:left w:val="none" w:sz="0" w:space="0" w:color="auto"/>
        <w:bottom w:val="none" w:sz="0" w:space="0" w:color="auto"/>
        <w:right w:val="none" w:sz="0" w:space="0" w:color="auto"/>
      </w:divBdr>
    </w:div>
    <w:div w:id="580678134">
      <w:bodyDiv w:val="1"/>
      <w:marLeft w:val="0"/>
      <w:marRight w:val="0"/>
      <w:marTop w:val="0"/>
      <w:marBottom w:val="0"/>
      <w:divBdr>
        <w:top w:val="none" w:sz="0" w:space="0" w:color="auto"/>
        <w:left w:val="none" w:sz="0" w:space="0" w:color="auto"/>
        <w:bottom w:val="none" w:sz="0" w:space="0" w:color="auto"/>
        <w:right w:val="none" w:sz="0" w:space="0" w:color="auto"/>
      </w:divBdr>
    </w:div>
    <w:div w:id="588120316">
      <w:bodyDiv w:val="1"/>
      <w:marLeft w:val="0"/>
      <w:marRight w:val="0"/>
      <w:marTop w:val="0"/>
      <w:marBottom w:val="0"/>
      <w:divBdr>
        <w:top w:val="none" w:sz="0" w:space="0" w:color="auto"/>
        <w:left w:val="none" w:sz="0" w:space="0" w:color="auto"/>
        <w:bottom w:val="none" w:sz="0" w:space="0" w:color="auto"/>
        <w:right w:val="none" w:sz="0" w:space="0" w:color="auto"/>
      </w:divBdr>
    </w:div>
    <w:div w:id="599337598">
      <w:bodyDiv w:val="1"/>
      <w:marLeft w:val="0"/>
      <w:marRight w:val="0"/>
      <w:marTop w:val="0"/>
      <w:marBottom w:val="0"/>
      <w:divBdr>
        <w:top w:val="none" w:sz="0" w:space="0" w:color="auto"/>
        <w:left w:val="none" w:sz="0" w:space="0" w:color="auto"/>
        <w:bottom w:val="none" w:sz="0" w:space="0" w:color="auto"/>
        <w:right w:val="none" w:sz="0" w:space="0" w:color="auto"/>
      </w:divBdr>
    </w:div>
    <w:div w:id="640814116">
      <w:bodyDiv w:val="1"/>
      <w:marLeft w:val="0"/>
      <w:marRight w:val="0"/>
      <w:marTop w:val="0"/>
      <w:marBottom w:val="0"/>
      <w:divBdr>
        <w:top w:val="none" w:sz="0" w:space="0" w:color="auto"/>
        <w:left w:val="none" w:sz="0" w:space="0" w:color="auto"/>
        <w:bottom w:val="none" w:sz="0" w:space="0" w:color="auto"/>
        <w:right w:val="none" w:sz="0" w:space="0" w:color="auto"/>
      </w:divBdr>
    </w:div>
    <w:div w:id="674765564">
      <w:bodyDiv w:val="1"/>
      <w:marLeft w:val="0"/>
      <w:marRight w:val="0"/>
      <w:marTop w:val="0"/>
      <w:marBottom w:val="0"/>
      <w:divBdr>
        <w:top w:val="none" w:sz="0" w:space="0" w:color="auto"/>
        <w:left w:val="none" w:sz="0" w:space="0" w:color="auto"/>
        <w:bottom w:val="none" w:sz="0" w:space="0" w:color="auto"/>
        <w:right w:val="none" w:sz="0" w:space="0" w:color="auto"/>
      </w:divBdr>
    </w:div>
    <w:div w:id="718209245">
      <w:bodyDiv w:val="1"/>
      <w:marLeft w:val="0"/>
      <w:marRight w:val="0"/>
      <w:marTop w:val="0"/>
      <w:marBottom w:val="0"/>
      <w:divBdr>
        <w:top w:val="none" w:sz="0" w:space="0" w:color="auto"/>
        <w:left w:val="none" w:sz="0" w:space="0" w:color="auto"/>
        <w:bottom w:val="none" w:sz="0" w:space="0" w:color="auto"/>
        <w:right w:val="none" w:sz="0" w:space="0" w:color="auto"/>
      </w:divBdr>
    </w:div>
    <w:div w:id="728573624">
      <w:bodyDiv w:val="1"/>
      <w:marLeft w:val="0"/>
      <w:marRight w:val="0"/>
      <w:marTop w:val="0"/>
      <w:marBottom w:val="0"/>
      <w:divBdr>
        <w:top w:val="none" w:sz="0" w:space="0" w:color="auto"/>
        <w:left w:val="none" w:sz="0" w:space="0" w:color="auto"/>
        <w:bottom w:val="none" w:sz="0" w:space="0" w:color="auto"/>
        <w:right w:val="none" w:sz="0" w:space="0" w:color="auto"/>
      </w:divBdr>
    </w:div>
    <w:div w:id="733966794">
      <w:bodyDiv w:val="1"/>
      <w:marLeft w:val="0"/>
      <w:marRight w:val="0"/>
      <w:marTop w:val="0"/>
      <w:marBottom w:val="0"/>
      <w:divBdr>
        <w:top w:val="none" w:sz="0" w:space="0" w:color="auto"/>
        <w:left w:val="none" w:sz="0" w:space="0" w:color="auto"/>
        <w:bottom w:val="none" w:sz="0" w:space="0" w:color="auto"/>
        <w:right w:val="none" w:sz="0" w:space="0" w:color="auto"/>
      </w:divBdr>
    </w:div>
    <w:div w:id="758789273">
      <w:bodyDiv w:val="1"/>
      <w:marLeft w:val="0"/>
      <w:marRight w:val="0"/>
      <w:marTop w:val="0"/>
      <w:marBottom w:val="0"/>
      <w:divBdr>
        <w:top w:val="none" w:sz="0" w:space="0" w:color="auto"/>
        <w:left w:val="none" w:sz="0" w:space="0" w:color="auto"/>
        <w:bottom w:val="none" w:sz="0" w:space="0" w:color="auto"/>
        <w:right w:val="none" w:sz="0" w:space="0" w:color="auto"/>
      </w:divBdr>
    </w:div>
    <w:div w:id="781655924">
      <w:bodyDiv w:val="1"/>
      <w:marLeft w:val="0"/>
      <w:marRight w:val="0"/>
      <w:marTop w:val="0"/>
      <w:marBottom w:val="0"/>
      <w:divBdr>
        <w:top w:val="none" w:sz="0" w:space="0" w:color="auto"/>
        <w:left w:val="none" w:sz="0" w:space="0" w:color="auto"/>
        <w:bottom w:val="none" w:sz="0" w:space="0" w:color="auto"/>
        <w:right w:val="none" w:sz="0" w:space="0" w:color="auto"/>
      </w:divBdr>
    </w:div>
    <w:div w:id="822359220">
      <w:bodyDiv w:val="1"/>
      <w:marLeft w:val="0"/>
      <w:marRight w:val="0"/>
      <w:marTop w:val="0"/>
      <w:marBottom w:val="0"/>
      <w:divBdr>
        <w:top w:val="none" w:sz="0" w:space="0" w:color="auto"/>
        <w:left w:val="none" w:sz="0" w:space="0" w:color="auto"/>
        <w:bottom w:val="none" w:sz="0" w:space="0" w:color="auto"/>
        <w:right w:val="none" w:sz="0" w:space="0" w:color="auto"/>
      </w:divBdr>
    </w:div>
    <w:div w:id="897009320">
      <w:bodyDiv w:val="1"/>
      <w:marLeft w:val="0"/>
      <w:marRight w:val="0"/>
      <w:marTop w:val="0"/>
      <w:marBottom w:val="0"/>
      <w:divBdr>
        <w:top w:val="none" w:sz="0" w:space="0" w:color="auto"/>
        <w:left w:val="none" w:sz="0" w:space="0" w:color="auto"/>
        <w:bottom w:val="none" w:sz="0" w:space="0" w:color="auto"/>
        <w:right w:val="none" w:sz="0" w:space="0" w:color="auto"/>
      </w:divBdr>
    </w:div>
    <w:div w:id="899756328">
      <w:bodyDiv w:val="1"/>
      <w:marLeft w:val="0"/>
      <w:marRight w:val="0"/>
      <w:marTop w:val="0"/>
      <w:marBottom w:val="0"/>
      <w:divBdr>
        <w:top w:val="none" w:sz="0" w:space="0" w:color="auto"/>
        <w:left w:val="none" w:sz="0" w:space="0" w:color="auto"/>
        <w:bottom w:val="none" w:sz="0" w:space="0" w:color="auto"/>
        <w:right w:val="none" w:sz="0" w:space="0" w:color="auto"/>
      </w:divBdr>
    </w:div>
    <w:div w:id="955066744">
      <w:bodyDiv w:val="1"/>
      <w:marLeft w:val="0"/>
      <w:marRight w:val="0"/>
      <w:marTop w:val="0"/>
      <w:marBottom w:val="0"/>
      <w:divBdr>
        <w:top w:val="none" w:sz="0" w:space="0" w:color="auto"/>
        <w:left w:val="none" w:sz="0" w:space="0" w:color="auto"/>
        <w:bottom w:val="none" w:sz="0" w:space="0" w:color="auto"/>
        <w:right w:val="none" w:sz="0" w:space="0" w:color="auto"/>
      </w:divBdr>
      <w:divsChild>
        <w:div w:id="1866094736">
          <w:marLeft w:val="0"/>
          <w:marRight w:val="0"/>
          <w:marTop w:val="0"/>
          <w:marBottom w:val="0"/>
          <w:divBdr>
            <w:top w:val="none" w:sz="0" w:space="0" w:color="auto"/>
            <w:left w:val="none" w:sz="0" w:space="0" w:color="auto"/>
            <w:bottom w:val="none" w:sz="0" w:space="0" w:color="auto"/>
            <w:right w:val="none" w:sz="0" w:space="0" w:color="auto"/>
          </w:divBdr>
          <w:divsChild>
            <w:div w:id="7532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136">
      <w:bodyDiv w:val="1"/>
      <w:marLeft w:val="0"/>
      <w:marRight w:val="0"/>
      <w:marTop w:val="0"/>
      <w:marBottom w:val="0"/>
      <w:divBdr>
        <w:top w:val="none" w:sz="0" w:space="0" w:color="auto"/>
        <w:left w:val="none" w:sz="0" w:space="0" w:color="auto"/>
        <w:bottom w:val="none" w:sz="0" w:space="0" w:color="auto"/>
        <w:right w:val="none" w:sz="0" w:space="0" w:color="auto"/>
      </w:divBdr>
    </w:div>
    <w:div w:id="1002244880">
      <w:bodyDiv w:val="1"/>
      <w:marLeft w:val="0"/>
      <w:marRight w:val="0"/>
      <w:marTop w:val="0"/>
      <w:marBottom w:val="0"/>
      <w:divBdr>
        <w:top w:val="none" w:sz="0" w:space="0" w:color="auto"/>
        <w:left w:val="none" w:sz="0" w:space="0" w:color="auto"/>
        <w:bottom w:val="none" w:sz="0" w:space="0" w:color="auto"/>
        <w:right w:val="none" w:sz="0" w:space="0" w:color="auto"/>
      </w:divBdr>
    </w:div>
    <w:div w:id="1070150411">
      <w:bodyDiv w:val="1"/>
      <w:marLeft w:val="0"/>
      <w:marRight w:val="0"/>
      <w:marTop w:val="0"/>
      <w:marBottom w:val="0"/>
      <w:divBdr>
        <w:top w:val="none" w:sz="0" w:space="0" w:color="auto"/>
        <w:left w:val="none" w:sz="0" w:space="0" w:color="auto"/>
        <w:bottom w:val="none" w:sz="0" w:space="0" w:color="auto"/>
        <w:right w:val="none" w:sz="0" w:space="0" w:color="auto"/>
      </w:divBdr>
    </w:div>
    <w:div w:id="1157499362">
      <w:bodyDiv w:val="1"/>
      <w:marLeft w:val="0"/>
      <w:marRight w:val="0"/>
      <w:marTop w:val="0"/>
      <w:marBottom w:val="0"/>
      <w:divBdr>
        <w:top w:val="none" w:sz="0" w:space="0" w:color="auto"/>
        <w:left w:val="none" w:sz="0" w:space="0" w:color="auto"/>
        <w:bottom w:val="none" w:sz="0" w:space="0" w:color="auto"/>
        <w:right w:val="none" w:sz="0" w:space="0" w:color="auto"/>
      </w:divBdr>
      <w:divsChild>
        <w:div w:id="52775217">
          <w:marLeft w:val="0"/>
          <w:marRight w:val="0"/>
          <w:marTop w:val="0"/>
          <w:marBottom w:val="0"/>
          <w:divBdr>
            <w:top w:val="none" w:sz="0" w:space="0" w:color="auto"/>
            <w:left w:val="none" w:sz="0" w:space="0" w:color="auto"/>
            <w:bottom w:val="none" w:sz="0" w:space="0" w:color="auto"/>
            <w:right w:val="none" w:sz="0" w:space="0" w:color="auto"/>
          </w:divBdr>
          <w:divsChild>
            <w:div w:id="514420544">
              <w:marLeft w:val="0"/>
              <w:marRight w:val="0"/>
              <w:marTop w:val="0"/>
              <w:marBottom w:val="0"/>
              <w:divBdr>
                <w:top w:val="none" w:sz="0" w:space="0" w:color="auto"/>
                <w:left w:val="none" w:sz="0" w:space="0" w:color="auto"/>
                <w:bottom w:val="none" w:sz="0" w:space="0" w:color="auto"/>
                <w:right w:val="none" w:sz="0" w:space="0" w:color="auto"/>
              </w:divBdr>
              <w:divsChild>
                <w:div w:id="1263878763">
                  <w:marLeft w:val="0"/>
                  <w:marRight w:val="0"/>
                  <w:marTop w:val="0"/>
                  <w:marBottom w:val="0"/>
                  <w:divBdr>
                    <w:top w:val="none" w:sz="0" w:space="0" w:color="auto"/>
                    <w:left w:val="none" w:sz="0" w:space="0" w:color="auto"/>
                    <w:bottom w:val="none" w:sz="0" w:space="0" w:color="auto"/>
                    <w:right w:val="none" w:sz="0" w:space="0" w:color="auto"/>
                  </w:divBdr>
                  <w:divsChild>
                    <w:div w:id="587078093">
                      <w:marLeft w:val="0"/>
                      <w:marRight w:val="0"/>
                      <w:marTop w:val="0"/>
                      <w:marBottom w:val="0"/>
                      <w:divBdr>
                        <w:top w:val="none" w:sz="0" w:space="0" w:color="auto"/>
                        <w:left w:val="none" w:sz="0" w:space="0" w:color="auto"/>
                        <w:bottom w:val="none" w:sz="0" w:space="0" w:color="auto"/>
                        <w:right w:val="none" w:sz="0" w:space="0" w:color="auto"/>
                      </w:divBdr>
                      <w:divsChild>
                        <w:div w:id="1632589437">
                          <w:marLeft w:val="0"/>
                          <w:marRight w:val="0"/>
                          <w:marTop w:val="0"/>
                          <w:marBottom w:val="0"/>
                          <w:divBdr>
                            <w:top w:val="none" w:sz="0" w:space="0" w:color="auto"/>
                            <w:left w:val="none" w:sz="0" w:space="0" w:color="auto"/>
                            <w:bottom w:val="none" w:sz="0" w:space="0" w:color="auto"/>
                            <w:right w:val="none" w:sz="0" w:space="0" w:color="auto"/>
                          </w:divBdr>
                          <w:divsChild>
                            <w:div w:id="3873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0691">
      <w:bodyDiv w:val="1"/>
      <w:marLeft w:val="0"/>
      <w:marRight w:val="0"/>
      <w:marTop w:val="0"/>
      <w:marBottom w:val="0"/>
      <w:divBdr>
        <w:top w:val="none" w:sz="0" w:space="0" w:color="auto"/>
        <w:left w:val="none" w:sz="0" w:space="0" w:color="auto"/>
        <w:bottom w:val="none" w:sz="0" w:space="0" w:color="auto"/>
        <w:right w:val="none" w:sz="0" w:space="0" w:color="auto"/>
      </w:divBdr>
    </w:div>
    <w:div w:id="1441682566">
      <w:bodyDiv w:val="1"/>
      <w:marLeft w:val="0"/>
      <w:marRight w:val="0"/>
      <w:marTop w:val="0"/>
      <w:marBottom w:val="0"/>
      <w:divBdr>
        <w:top w:val="none" w:sz="0" w:space="0" w:color="auto"/>
        <w:left w:val="none" w:sz="0" w:space="0" w:color="auto"/>
        <w:bottom w:val="none" w:sz="0" w:space="0" w:color="auto"/>
        <w:right w:val="none" w:sz="0" w:space="0" w:color="auto"/>
      </w:divBdr>
      <w:divsChild>
        <w:div w:id="132992444">
          <w:marLeft w:val="0"/>
          <w:marRight w:val="0"/>
          <w:marTop w:val="0"/>
          <w:marBottom w:val="0"/>
          <w:divBdr>
            <w:top w:val="none" w:sz="0" w:space="0" w:color="auto"/>
            <w:left w:val="none" w:sz="0" w:space="0" w:color="auto"/>
            <w:bottom w:val="none" w:sz="0" w:space="0" w:color="auto"/>
            <w:right w:val="none" w:sz="0" w:space="0" w:color="auto"/>
          </w:divBdr>
          <w:divsChild>
            <w:div w:id="13012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3372">
      <w:bodyDiv w:val="1"/>
      <w:marLeft w:val="0"/>
      <w:marRight w:val="0"/>
      <w:marTop w:val="0"/>
      <w:marBottom w:val="0"/>
      <w:divBdr>
        <w:top w:val="none" w:sz="0" w:space="0" w:color="auto"/>
        <w:left w:val="none" w:sz="0" w:space="0" w:color="auto"/>
        <w:bottom w:val="none" w:sz="0" w:space="0" w:color="auto"/>
        <w:right w:val="none" w:sz="0" w:space="0" w:color="auto"/>
      </w:divBdr>
    </w:div>
    <w:div w:id="1559244029">
      <w:bodyDiv w:val="1"/>
      <w:marLeft w:val="0"/>
      <w:marRight w:val="0"/>
      <w:marTop w:val="0"/>
      <w:marBottom w:val="0"/>
      <w:divBdr>
        <w:top w:val="none" w:sz="0" w:space="0" w:color="auto"/>
        <w:left w:val="none" w:sz="0" w:space="0" w:color="auto"/>
        <w:bottom w:val="none" w:sz="0" w:space="0" w:color="auto"/>
        <w:right w:val="none" w:sz="0" w:space="0" w:color="auto"/>
      </w:divBdr>
    </w:div>
    <w:div w:id="1577590473">
      <w:bodyDiv w:val="1"/>
      <w:marLeft w:val="0"/>
      <w:marRight w:val="0"/>
      <w:marTop w:val="0"/>
      <w:marBottom w:val="0"/>
      <w:divBdr>
        <w:top w:val="none" w:sz="0" w:space="0" w:color="auto"/>
        <w:left w:val="none" w:sz="0" w:space="0" w:color="auto"/>
        <w:bottom w:val="none" w:sz="0" w:space="0" w:color="auto"/>
        <w:right w:val="none" w:sz="0" w:space="0" w:color="auto"/>
      </w:divBdr>
    </w:div>
    <w:div w:id="1625306930">
      <w:bodyDiv w:val="1"/>
      <w:marLeft w:val="0"/>
      <w:marRight w:val="0"/>
      <w:marTop w:val="0"/>
      <w:marBottom w:val="0"/>
      <w:divBdr>
        <w:top w:val="none" w:sz="0" w:space="0" w:color="auto"/>
        <w:left w:val="none" w:sz="0" w:space="0" w:color="auto"/>
        <w:bottom w:val="none" w:sz="0" w:space="0" w:color="auto"/>
        <w:right w:val="none" w:sz="0" w:space="0" w:color="auto"/>
      </w:divBdr>
    </w:div>
    <w:div w:id="1626346508">
      <w:bodyDiv w:val="1"/>
      <w:marLeft w:val="0"/>
      <w:marRight w:val="0"/>
      <w:marTop w:val="0"/>
      <w:marBottom w:val="0"/>
      <w:divBdr>
        <w:top w:val="none" w:sz="0" w:space="0" w:color="auto"/>
        <w:left w:val="none" w:sz="0" w:space="0" w:color="auto"/>
        <w:bottom w:val="none" w:sz="0" w:space="0" w:color="auto"/>
        <w:right w:val="none" w:sz="0" w:space="0" w:color="auto"/>
      </w:divBdr>
    </w:div>
    <w:div w:id="1677153817">
      <w:bodyDiv w:val="1"/>
      <w:marLeft w:val="0"/>
      <w:marRight w:val="0"/>
      <w:marTop w:val="0"/>
      <w:marBottom w:val="0"/>
      <w:divBdr>
        <w:top w:val="none" w:sz="0" w:space="0" w:color="auto"/>
        <w:left w:val="none" w:sz="0" w:space="0" w:color="auto"/>
        <w:bottom w:val="none" w:sz="0" w:space="0" w:color="auto"/>
        <w:right w:val="none" w:sz="0" w:space="0" w:color="auto"/>
      </w:divBdr>
    </w:div>
    <w:div w:id="1719741165">
      <w:bodyDiv w:val="1"/>
      <w:marLeft w:val="0"/>
      <w:marRight w:val="0"/>
      <w:marTop w:val="0"/>
      <w:marBottom w:val="0"/>
      <w:divBdr>
        <w:top w:val="none" w:sz="0" w:space="0" w:color="auto"/>
        <w:left w:val="none" w:sz="0" w:space="0" w:color="auto"/>
        <w:bottom w:val="none" w:sz="0" w:space="0" w:color="auto"/>
        <w:right w:val="none" w:sz="0" w:space="0" w:color="auto"/>
      </w:divBdr>
    </w:div>
    <w:div w:id="1771778044">
      <w:bodyDiv w:val="1"/>
      <w:marLeft w:val="0"/>
      <w:marRight w:val="0"/>
      <w:marTop w:val="0"/>
      <w:marBottom w:val="0"/>
      <w:divBdr>
        <w:top w:val="none" w:sz="0" w:space="0" w:color="auto"/>
        <w:left w:val="none" w:sz="0" w:space="0" w:color="auto"/>
        <w:bottom w:val="none" w:sz="0" w:space="0" w:color="auto"/>
        <w:right w:val="none" w:sz="0" w:space="0" w:color="auto"/>
      </w:divBdr>
    </w:div>
    <w:div w:id="1781601659">
      <w:bodyDiv w:val="1"/>
      <w:marLeft w:val="0"/>
      <w:marRight w:val="0"/>
      <w:marTop w:val="0"/>
      <w:marBottom w:val="0"/>
      <w:divBdr>
        <w:top w:val="none" w:sz="0" w:space="0" w:color="auto"/>
        <w:left w:val="none" w:sz="0" w:space="0" w:color="auto"/>
        <w:bottom w:val="none" w:sz="0" w:space="0" w:color="auto"/>
        <w:right w:val="none" w:sz="0" w:space="0" w:color="auto"/>
      </w:divBdr>
    </w:div>
    <w:div w:id="1802188001">
      <w:bodyDiv w:val="1"/>
      <w:marLeft w:val="0"/>
      <w:marRight w:val="0"/>
      <w:marTop w:val="0"/>
      <w:marBottom w:val="0"/>
      <w:divBdr>
        <w:top w:val="none" w:sz="0" w:space="0" w:color="auto"/>
        <w:left w:val="none" w:sz="0" w:space="0" w:color="auto"/>
        <w:bottom w:val="none" w:sz="0" w:space="0" w:color="auto"/>
        <w:right w:val="none" w:sz="0" w:space="0" w:color="auto"/>
      </w:divBdr>
    </w:div>
    <w:div w:id="1812357033">
      <w:bodyDiv w:val="1"/>
      <w:marLeft w:val="0"/>
      <w:marRight w:val="0"/>
      <w:marTop w:val="0"/>
      <w:marBottom w:val="0"/>
      <w:divBdr>
        <w:top w:val="none" w:sz="0" w:space="0" w:color="auto"/>
        <w:left w:val="none" w:sz="0" w:space="0" w:color="auto"/>
        <w:bottom w:val="none" w:sz="0" w:space="0" w:color="auto"/>
        <w:right w:val="none" w:sz="0" w:space="0" w:color="auto"/>
      </w:divBdr>
      <w:divsChild>
        <w:div w:id="1981766518">
          <w:marLeft w:val="0"/>
          <w:marRight w:val="0"/>
          <w:marTop w:val="0"/>
          <w:marBottom w:val="0"/>
          <w:divBdr>
            <w:top w:val="none" w:sz="0" w:space="0" w:color="auto"/>
            <w:left w:val="none" w:sz="0" w:space="0" w:color="auto"/>
            <w:bottom w:val="none" w:sz="0" w:space="0" w:color="auto"/>
            <w:right w:val="none" w:sz="0" w:space="0" w:color="auto"/>
          </w:divBdr>
          <w:divsChild>
            <w:div w:id="1311713397">
              <w:marLeft w:val="0"/>
              <w:marRight w:val="0"/>
              <w:marTop w:val="0"/>
              <w:marBottom w:val="0"/>
              <w:divBdr>
                <w:top w:val="none" w:sz="0" w:space="0" w:color="auto"/>
                <w:left w:val="none" w:sz="0" w:space="0" w:color="auto"/>
                <w:bottom w:val="none" w:sz="0" w:space="0" w:color="auto"/>
                <w:right w:val="none" w:sz="0" w:space="0" w:color="auto"/>
              </w:divBdr>
            </w:div>
            <w:div w:id="442504187">
              <w:marLeft w:val="0"/>
              <w:marRight w:val="0"/>
              <w:marTop w:val="0"/>
              <w:marBottom w:val="0"/>
              <w:divBdr>
                <w:top w:val="none" w:sz="0" w:space="0" w:color="auto"/>
                <w:left w:val="none" w:sz="0" w:space="0" w:color="auto"/>
                <w:bottom w:val="none" w:sz="0" w:space="0" w:color="auto"/>
                <w:right w:val="none" w:sz="0" w:space="0" w:color="auto"/>
              </w:divBdr>
            </w:div>
            <w:div w:id="471363773">
              <w:marLeft w:val="0"/>
              <w:marRight w:val="0"/>
              <w:marTop w:val="0"/>
              <w:marBottom w:val="0"/>
              <w:divBdr>
                <w:top w:val="none" w:sz="0" w:space="0" w:color="auto"/>
                <w:left w:val="none" w:sz="0" w:space="0" w:color="auto"/>
                <w:bottom w:val="none" w:sz="0" w:space="0" w:color="auto"/>
                <w:right w:val="none" w:sz="0" w:space="0" w:color="auto"/>
              </w:divBdr>
            </w:div>
            <w:div w:id="691300250">
              <w:marLeft w:val="0"/>
              <w:marRight w:val="0"/>
              <w:marTop w:val="0"/>
              <w:marBottom w:val="0"/>
              <w:divBdr>
                <w:top w:val="none" w:sz="0" w:space="0" w:color="auto"/>
                <w:left w:val="none" w:sz="0" w:space="0" w:color="auto"/>
                <w:bottom w:val="none" w:sz="0" w:space="0" w:color="auto"/>
                <w:right w:val="none" w:sz="0" w:space="0" w:color="auto"/>
              </w:divBdr>
            </w:div>
            <w:div w:id="401030496">
              <w:marLeft w:val="0"/>
              <w:marRight w:val="0"/>
              <w:marTop w:val="0"/>
              <w:marBottom w:val="0"/>
              <w:divBdr>
                <w:top w:val="none" w:sz="0" w:space="0" w:color="auto"/>
                <w:left w:val="none" w:sz="0" w:space="0" w:color="auto"/>
                <w:bottom w:val="none" w:sz="0" w:space="0" w:color="auto"/>
                <w:right w:val="none" w:sz="0" w:space="0" w:color="auto"/>
              </w:divBdr>
            </w:div>
            <w:div w:id="336734960">
              <w:marLeft w:val="0"/>
              <w:marRight w:val="0"/>
              <w:marTop w:val="0"/>
              <w:marBottom w:val="0"/>
              <w:divBdr>
                <w:top w:val="none" w:sz="0" w:space="0" w:color="auto"/>
                <w:left w:val="none" w:sz="0" w:space="0" w:color="auto"/>
                <w:bottom w:val="none" w:sz="0" w:space="0" w:color="auto"/>
                <w:right w:val="none" w:sz="0" w:space="0" w:color="auto"/>
              </w:divBdr>
            </w:div>
            <w:div w:id="1559239307">
              <w:marLeft w:val="0"/>
              <w:marRight w:val="0"/>
              <w:marTop w:val="0"/>
              <w:marBottom w:val="0"/>
              <w:divBdr>
                <w:top w:val="none" w:sz="0" w:space="0" w:color="auto"/>
                <w:left w:val="none" w:sz="0" w:space="0" w:color="auto"/>
                <w:bottom w:val="none" w:sz="0" w:space="0" w:color="auto"/>
                <w:right w:val="none" w:sz="0" w:space="0" w:color="auto"/>
              </w:divBdr>
            </w:div>
            <w:div w:id="1426028258">
              <w:marLeft w:val="0"/>
              <w:marRight w:val="0"/>
              <w:marTop w:val="0"/>
              <w:marBottom w:val="0"/>
              <w:divBdr>
                <w:top w:val="none" w:sz="0" w:space="0" w:color="auto"/>
                <w:left w:val="none" w:sz="0" w:space="0" w:color="auto"/>
                <w:bottom w:val="none" w:sz="0" w:space="0" w:color="auto"/>
                <w:right w:val="none" w:sz="0" w:space="0" w:color="auto"/>
              </w:divBdr>
            </w:div>
            <w:div w:id="1859419632">
              <w:marLeft w:val="0"/>
              <w:marRight w:val="0"/>
              <w:marTop w:val="0"/>
              <w:marBottom w:val="0"/>
              <w:divBdr>
                <w:top w:val="none" w:sz="0" w:space="0" w:color="auto"/>
                <w:left w:val="none" w:sz="0" w:space="0" w:color="auto"/>
                <w:bottom w:val="none" w:sz="0" w:space="0" w:color="auto"/>
                <w:right w:val="none" w:sz="0" w:space="0" w:color="auto"/>
              </w:divBdr>
            </w:div>
            <w:div w:id="40445577">
              <w:marLeft w:val="0"/>
              <w:marRight w:val="0"/>
              <w:marTop w:val="0"/>
              <w:marBottom w:val="0"/>
              <w:divBdr>
                <w:top w:val="none" w:sz="0" w:space="0" w:color="auto"/>
                <w:left w:val="none" w:sz="0" w:space="0" w:color="auto"/>
                <w:bottom w:val="none" w:sz="0" w:space="0" w:color="auto"/>
                <w:right w:val="none" w:sz="0" w:space="0" w:color="auto"/>
              </w:divBdr>
            </w:div>
            <w:div w:id="1716199127">
              <w:marLeft w:val="0"/>
              <w:marRight w:val="0"/>
              <w:marTop w:val="0"/>
              <w:marBottom w:val="0"/>
              <w:divBdr>
                <w:top w:val="none" w:sz="0" w:space="0" w:color="auto"/>
                <w:left w:val="none" w:sz="0" w:space="0" w:color="auto"/>
                <w:bottom w:val="none" w:sz="0" w:space="0" w:color="auto"/>
                <w:right w:val="none" w:sz="0" w:space="0" w:color="auto"/>
              </w:divBdr>
            </w:div>
            <w:div w:id="856698227">
              <w:marLeft w:val="0"/>
              <w:marRight w:val="0"/>
              <w:marTop w:val="0"/>
              <w:marBottom w:val="0"/>
              <w:divBdr>
                <w:top w:val="none" w:sz="0" w:space="0" w:color="auto"/>
                <w:left w:val="none" w:sz="0" w:space="0" w:color="auto"/>
                <w:bottom w:val="none" w:sz="0" w:space="0" w:color="auto"/>
                <w:right w:val="none" w:sz="0" w:space="0" w:color="auto"/>
              </w:divBdr>
            </w:div>
            <w:div w:id="464275515">
              <w:marLeft w:val="0"/>
              <w:marRight w:val="0"/>
              <w:marTop w:val="0"/>
              <w:marBottom w:val="0"/>
              <w:divBdr>
                <w:top w:val="none" w:sz="0" w:space="0" w:color="auto"/>
                <w:left w:val="none" w:sz="0" w:space="0" w:color="auto"/>
                <w:bottom w:val="none" w:sz="0" w:space="0" w:color="auto"/>
                <w:right w:val="none" w:sz="0" w:space="0" w:color="auto"/>
              </w:divBdr>
            </w:div>
            <w:div w:id="722749154">
              <w:marLeft w:val="0"/>
              <w:marRight w:val="0"/>
              <w:marTop w:val="0"/>
              <w:marBottom w:val="0"/>
              <w:divBdr>
                <w:top w:val="none" w:sz="0" w:space="0" w:color="auto"/>
                <w:left w:val="none" w:sz="0" w:space="0" w:color="auto"/>
                <w:bottom w:val="none" w:sz="0" w:space="0" w:color="auto"/>
                <w:right w:val="none" w:sz="0" w:space="0" w:color="auto"/>
              </w:divBdr>
            </w:div>
            <w:div w:id="2035841792">
              <w:marLeft w:val="0"/>
              <w:marRight w:val="0"/>
              <w:marTop w:val="0"/>
              <w:marBottom w:val="0"/>
              <w:divBdr>
                <w:top w:val="none" w:sz="0" w:space="0" w:color="auto"/>
                <w:left w:val="none" w:sz="0" w:space="0" w:color="auto"/>
                <w:bottom w:val="none" w:sz="0" w:space="0" w:color="auto"/>
                <w:right w:val="none" w:sz="0" w:space="0" w:color="auto"/>
              </w:divBdr>
            </w:div>
            <w:div w:id="1402603042">
              <w:marLeft w:val="0"/>
              <w:marRight w:val="0"/>
              <w:marTop w:val="0"/>
              <w:marBottom w:val="0"/>
              <w:divBdr>
                <w:top w:val="none" w:sz="0" w:space="0" w:color="auto"/>
                <w:left w:val="none" w:sz="0" w:space="0" w:color="auto"/>
                <w:bottom w:val="none" w:sz="0" w:space="0" w:color="auto"/>
                <w:right w:val="none" w:sz="0" w:space="0" w:color="auto"/>
              </w:divBdr>
            </w:div>
            <w:div w:id="1240865104">
              <w:marLeft w:val="0"/>
              <w:marRight w:val="0"/>
              <w:marTop w:val="0"/>
              <w:marBottom w:val="0"/>
              <w:divBdr>
                <w:top w:val="none" w:sz="0" w:space="0" w:color="auto"/>
                <w:left w:val="none" w:sz="0" w:space="0" w:color="auto"/>
                <w:bottom w:val="none" w:sz="0" w:space="0" w:color="auto"/>
                <w:right w:val="none" w:sz="0" w:space="0" w:color="auto"/>
              </w:divBdr>
            </w:div>
            <w:div w:id="873157577">
              <w:marLeft w:val="0"/>
              <w:marRight w:val="0"/>
              <w:marTop w:val="0"/>
              <w:marBottom w:val="0"/>
              <w:divBdr>
                <w:top w:val="none" w:sz="0" w:space="0" w:color="auto"/>
                <w:left w:val="none" w:sz="0" w:space="0" w:color="auto"/>
                <w:bottom w:val="none" w:sz="0" w:space="0" w:color="auto"/>
                <w:right w:val="none" w:sz="0" w:space="0" w:color="auto"/>
              </w:divBdr>
            </w:div>
            <w:div w:id="19305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6891">
      <w:bodyDiv w:val="1"/>
      <w:marLeft w:val="0"/>
      <w:marRight w:val="0"/>
      <w:marTop w:val="0"/>
      <w:marBottom w:val="0"/>
      <w:divBdr>
        <w:top w:val="none" w:sz="0" w:space="0" w:color="auto"/>
        <w:left w:val="none" w:sz="0" w:space="0" w:color="auto"/>
        <w:bottom w:val="none" w:sz="0" w:space="0" w:color="auto"/>
        <w:right w:val="none" w:sz="0" w:space="0" w:color="auto"/>
      </w:divBdr>
    </w:div>
    <w:div w:id="1970819496">
      <w:bodyDiv w:val="1"/>
      <w:marLeft w:val="0"/>
      <w:marRight w:val="0"/>
      <w:marTop w:val="0"/>
      <w:marBottom w:val="0"/>
      <w:divBdr>
        <w:top w:val="none" w:sz="0" w:space="0" w:color="auto"/>
        <w:left w:val="none" w:sz="0" w:space="0" w:color="auto"/>
        <w:bottom w:val="none" w:sz="0" w:space="0" w:color="auto"/>
        <w:right w:val="none" w:sz="0" w:space="0" w:color="auto"/>
      </w:divBdr>
    </w:div>
    <w:div w:id="1983734241">
      <w:bodyDiv w:val="1"/>
      <w:marLeft w:val="0"/>
      <w:marRight w:val="0"/>
      <w:marTop w:val="0"/>
      <w:marBottom w:val="0"/>
      <w:divBdr>
        <w:top w:val="none" w:sz="0" w:space="0" w:color="auto"/>
        <w:left w:val="none" w:sz="0" w:space="0" w:color="auto"/>
        <w:bottom w:val="none" w:sz="0" w:space="0" w:color="auto"/>
        <w:right w:val="none" w:sz="0" w:space="0" w:color="auto"/>
      </w:divBdr>
    </w:div>
    <w:div w:id="2000041830">
      <w:bodyDiv w:val="1"/>
      <w:marLeft w:val="0"/>
      <w:marRight w:val="0"/>
      <w:marTop w:val="0"/>
      <w:marBottom w:val="0"/>
      <w:divBdr>
        <w:top w:val="none" w:sz="0" w:space="0" w:color="auto"/>
        <w:left w:val="none" w:sz="0" w:space="0" w:color="auto"/>
        <w:bottom w:val="none" w:sz="0" w:space="0" w:color="auto"/>
        <w:right w:val="none" w:sz="0" w:space="0" w:color="auto"/>
      </w:divBdr>
    </w:div>
    <w:div w:id="2035301356">
      <w:bodyDiv w:val="1"/>
      <w:marLeft w:val="0"/>
      <w:marRight w:val="0"/>
      <w:marTop w:val="0"/>
      <w:marBottom w:val="0"/>
      <w:divBdr>
        <w:top w:val="none" w:sz="0" w:space="0" w:color="auto"/>
        <w:left w:val="none" w:sz="0" w:space="0" w:color="auto"/>
        <w:bottom w:val="none" w:sz="0" w:space="0" w:color="auto"/>
        <w:right w:val="none" w:sz="0" w:space="0" w:color="auto"/>
      </w:divBdr>
      <w:divsChild>
        <w:div w:id="1110975347">
          <w:marLeft w:val="0"/>
          <w:marRight w:val="0"/>
          <w:marTop w:val="0"/>
          <w:marBottom w:val="0"/>
          <w:divBdr>
            <w:top w:val="none" w:sz="0" w:space="0" w:color="auto"/>
            <w:left w:val="none" w:sz="0" w:space="0" w:color="auto"/>
            <w:bottom w:val="none" w:sz="0" w:space="0" w:color="auto"/>
            <w:right w:val="none" w:sz="0" w:space="0" w:color="auto"/>
          </w:divBdr>
          <w:divsChild>
            <w:div w:id="1377241598">
              <w:marLeft w:val="0"/>
              <w:marRight w:val="0"/>
              <w:marTop w:val="0"/>
              <w:marBottom w:val="0"/>
              <w:divBdr>
                <w:top w:val="none" w:sz="0" w:space="0" w:color="auto"/>
                <w:left w:val="none" w:sz="0" w:space="0" w:color="auto"/>
                <w:bottom w:val="none" w:sz="0" w:space="0" w:color="auto"/>
                <w:right w:val="none" w:sz="0" w:space="0" w:color="auto"/>
              </w:divBdr>
            </w:div>
            <w:div w:id="1770275503">
              <w:marLeft w:val="0"/>
              <w:marRight w:val="0"/>
              <w:marTop w:val="0"/>
              <w:marBottom w:val="0"/>
              <w:divBdr>
                <w:top w:val="none" w:sz="0" w:space="0" w:color="auto"/>
                <w:left w:val="none" w:sz="0" w:space="0" w:color="auto"/>
                <w:bottom w:val="none" w:sz="0" w:space="0" w:color="auto"/>
                <w:right w:val="none" w:sz="0" w:space="0" w:color="auto"/>
              </w:divBdr>
            </w:div>
            <w:div w:id="1484855425">
              <w:marLeft w:val="0"/>
              <w:marRight w:val="0"/>
              <w:marTop w:val="0"/>
              <w:marBottom w:val="0"/>
              <w:divBdr>
                <w:top w:val="none" w:sz="0" w:space="0" w:color="auto"/>
                <w:left w:val="none" w:sz="0" w:space="0" w:color="auto"/>
                <w:bottom w:val="none" w:sz="0" w:space="0" w:color="auto"/>
                <w:right w:val="none" w:sz="0" w:space="0" w:color="auto"/>
              </w:divBdr>
            </w:div>
            <w:div w:id="675809203">
              <w:marLeft w:val="0"/>
              <w:marRight w:val="0"/>
              <w:marTop w:val="0"/>
              <w:marBottom w:val="0"/>
              <w:divBdr>
                <w:top w:val="none" w:sz="0" w:space="0" w:color="auto"/>
                <w:left w:val="none" w:sz="0" w:space="0" w:color="auto"/>
                <w:bottom w:val="none" w:sz="0" w:space="0" w:color="auto"/>
                <w:right w:val="none" w:sz="0" w:space="0" w:color="auto"/>
              </w:divBdr>
            </w:div>
            <w:div w:id="1743288267">
              <w:marLeft w:val="0"/>
              <w:marRight w:val="0"/>
              <w:marTop w:val="0"/>
              <w:marBottom w:val="0"/>
              <w:divBdr>
                <w:top w:val="none" w:sz="0" w:space="0" w:color="auto"/>
                <w:left w:val="none" w:sz="0" w:space="0" w:color="auto"/>
                <w:bottom w:val="none" w:sz="0" w:space="0" w:color="auto"/>
                <w:right w:val="none" w:sz="0" w:space="0" w:color="auto"/>
              </w:divBdr>
            </w:div>
            <w:div w:id="1211922450">
              <w:marLeft w:val="0"/>
              <w:marRight w:val="0"/>
              <w:marTop w:val="0"/>
              <w:marBottom w:val="0"/>
              <w:divBdr>
                <w:top w:val="none" w:sz="0" w:space="0" w:color="auto"/>
                <w:left w:val="none" w:sz="0" w:space="0" w:color="auto"/>
                <w:bottom w:val="none" w:sz="0" w:space="0" w:color="auto"/>
                <w:right w:val="none" w:sz="0" w:space="0" w:color="auto"/>
              </w:divBdr>
            </w:div>
            <w:div w:id="2066679015">
              <w:marLeft w:val="0"/>
              <w:marRight w:val="0"/>
              <w:marTop w:val="0"/>
              <w:marBottom w:val="0"/>
              <w:divBdr>
                <w:top w:val="none" w:sz="0" w:space="0" w:color="auto"/>
                <w:left w:val="none" w:sz="0" w:space="0" w:color="auto"/>
                <w:bottom w:val="none" w:sz="0" w:space="0" w:color="auto"/>
                <w:right w:val="none" w:sz="0" w:space="0" w:color="auto"/>
              </w:divBdr>
            </w:div>
            <w:div w:id="617223262">
              <w:marLeft w:val="0"/>
              <w:marRight w:val="0"/>
              <w:marTop w:val="0"/>
              <w:marBottom w:val="0"/>
              <w:divBdr>
                <w:top w:val="none" w:sz="0" w:space="0" w:color="auto"/>
                <w:left w:val="none" w:sz="0" w:space="0" w:color="auto"/>
                <w:bottom w:val="none" w:sz="0" w:space="0" w:color="auto"/>
                <w:right w:val="none" w:sz="0" w:space="0" w:color="auto"/>
              </w:divBdr>
            </w:div>
            <w:div w:id="1586765448">
              <w:marLeft w:val="0"/>
              <w:marRight w:val="0"/>
              <w:marTop w:val="0"/>
              <w:marBottom w:val="0"/>
              <w:divBdr>
                <w:top w:val="none" w:sz="0" w:space="0" w:color="auto"/>
                <w:left w:val="none" w:sz="0" w:space="0" w:color="auto"/>
                <w:bottom w:val="none" w:sz="0" w:space="0" w:color="auto"/>
                <w:right w:val="none" w:sz="0" w:space="0" w:color="auto"/>
              </w:divBdr>
            </w:div>
            <w:div w:id="1301108641">
              <w:marLeft w:val="0"/>
              <w:marRight w:val="0"/>
              <w:marTop w:val="0"/>
              <w:marBottom w:val="0"/>
              <w:divBdr>
                <w:top w:val="none" w:sz="0" w:space="0" w:color="auto"/>
                <w:left w:val="none" w:sz="0" w:space="0" w:color="auto"/>
                <w:bottom w:val="none" w:sz="0" w:space="0" w:color="auto"/>
                <w:right w:val="none" w:sz="0" w:space="0" w:color="auto"/>
              </w:divBdr>
            </w:div>
            <w:div w:id="1512378366">
              <w:marLeft w:val="0"/>
              <w:marRight w:val="0"/>
              <w:marTop w:val="0"/>
              <w:marBottom w:val="0"/>
              <w:divBdr>
                <w:top w:val="none" w:sz="0" w:space="0" w:color="auto"/>
                <w:left w:val="none" w:sz="0" w:space="0" w:color="auto"/>
                <w:bottom w:val="none" w:sz="0" w:space="0" w:color="auto"/>
                <w:right w:val="none" w:sz="0" w:space="0" w:color="auto"/>
              </w:divBdr>
            </w:div>
            <w:div w:id="40372637">
              <w:marLeft w:val="0"/>
              <w:marRight w:val="0"/>
              <w:marTop w:val="0"/>
              <w:marBottom w:val="0"/>
              <w:divBdr>
                <w:top w:val="none" w:sz="0" w:space="0" w:color="auto"/>
                <w:left w:val="none" w:sz="0" w:space="0" w:color="auto"/>
                <w:bottom w:val="none" w:sz="0" w:space="0" w:color="auto"/>
                <w:right w:val="none" w:sz="0" w:space="0" w:color="auto"/>
              </w:divBdr>
            </w:div>
            <w:div w:id="1675691219">
              <w:marLeft w:val="0"/>
              <w:marRight w:val="0"/>
              <w:marTop w:val="0"/>
              <w:marBottom w:val="0"/>
              <w:divBdr>
                <w:top w:val="none" w:sz="0" w:space="0" w:color="auto"/>
                <w:left w:val="none" w:sz="0" w:space="0" w:color="auto"/>
                <w:bottom w:val="none" w:sz="0" w:space="0" w:color="auto"/>
                <w:right w:val="none" w:sz="0" w:space="0" w:color="auto"/>
              </w:divBdr>
            </w:div>
            <w:div w:id="663046660">
              <w:marLeft w:val="0"/>
              <w:marRight w:val="0"/>
              <w:marTop w:val="0"/>
              <w:marBottom w:val="0"/>
              <w:divBdr>
                <w:top w:val="none" w:sz="0" w:space="0" w:color="auto"/>
                <w:left w:val="none" w:sz="0" w:space="0" w:color="auto"/>
                <w:bottom w:val="none" w:sz="0" w:space="0" w:color="auto"/>
                <w:right w:val="none" w:sz="0" w:space="0" w:color="auto"/>
              </w:divBdr>
            </w:div>
            <w:div w:id="386876356">
              <w:marLeft w:val="0"/>
              <w:marRight w:val="0"/>
              <w:marTop w:val="0"/>
              <w:marBottom w:val="0"/>
              <w:divBdr>
                <w:top w:val="none" w:sz="0" w:space="0" w:color="auto"/>
                <w:left w:val="none" w:sz="0" w:space="0" w:color="auto"/>
                <w:bottom w:val="none" w:sz="0" w:space="0" w:color="auto"/>
                <w:right w:val="none" w:sz="0" w:space="0" w:color="auto"/>
              </w:divBdr>
            </w:div>
            <w:div w:id="1205362540">
              <w:marLeft w:val="0"/>
              <w:marRight w:val="0"/>
              <w:marTop w:val="0"/>
              <w:marBottom w:val="0"/>
              <w:divBdr>
                <w:top w:val="none" w:sz="0" w:space="0" w:color="auto"/>
                <w:left w:val="none" w:sz="0" w:space="0" w:color="auto"/>
                <w:bottom w:val="none" w:sz="0" w:space="0" w:color="auto"/>
                <w:right w:val="none" w:sz="0" w:space="0" w:color="auto"/>
              </w:divBdr>
            </w:div>
            <w:div w:id="1264537814">
              <w:marLeft w:val="0"/>
              <w:marRight w:val="0"/>
              <w:marTop w:val="0"/>
              <w:marBottom w:val="0"/>
              <w:divBdr>
                <w:top w:val="none" w:sz="0" w:space="0" w:color="auto"/>
                <w:left w:val="none" w:sz="0" w:space="0" w:color="auto"/>
                <w:bottom w:val="none" w:sz="0" w:space="0" w:color="auto"/>
                <w:right w:val="none" w:sz="0" w:space="0" w:color="auto"/>
              </w:divBdr>
            </w:div>
            <w:div w:id="1086724999">
              <w:marLeft w:val="0"/>
              <w:marRight w:val="0"/>
              <w:marTop w:val="0"/>
              <w:marBottom w:val="0"/>
              <w:divBdr>
                <w:top w:val="none" w:sz="0" w:space="0" w:color="auto"/>
                <w:left w:val="none" w:sz="0" w:space="0" w:color="auto"/>
                <w:bottom w:val="none" w:sz="0" w:space="0" w:color="auto"/>
                <w:right w:val="none" w:sz="0" w:space="0" w:color="auto"/>
              </w:divBdr>
            </w:div>
            <w:div w:id="63788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3600">
      <w:bodyDiv w:val="1"/>
      <w:marLeft w:val="0"/>
      <w:marRight w:val="0"/>
      <w:marTop w:val="0"/>
      <w:marBottom w:val="0"/>
      <w:divBdr>
        <w:top w:val="none" w:sz="0" w:space="0" w:color="auto"/>
        <w:left w:val="none" w:sz="0" w:space="0" w:color="auto"/>
        <w:bottom w:val="none" w:sz="0" w:space="0" w:color="auto"/>
        <w:right w:val="none" w:sz="0" w:space="0" w:color="auto"/>
      </w:divBdr>
    </w:div>
    <w:div w:id="2087414004">
      <w:bodyDiv w:val="1"/>
      <w:marLeft w:val="0"/>
      <w:marRight w:val="0"/>
      <w:marTop w:val="0"/>
      <w:marBottom w:val="0"/>
      <w:divBdr>
        <w:top w:val="none" w:sz="0" w:space="0" w:color="auto"/>
        <w:left w:val="none" w:sz="0" w:space="0" w:color="auto"/>
        <w:bottom w:val="none" w:sz="0" w:space="0" w:color="auto"/>
        <w:right w:val="none" w:sz="0" w:space="0" w:color="auto"/>
      </w:divBdr>
    </w:div>
    <w:div w:id="2143114499">
      <w:bodyDiv w:val="1"/>
      <w:marLeft w:val="0"/>
      <w:marRight w:val="0"/>
      <w:marTop w:val="0"/>
      <w:marBottom w:val="0"/>
      <w:divBdr>
        <w:top w:val="none" w:sz="0" w:space="0" w:color="auto"/>
        <w:left w:val="none" w:sz="0" w:space="0" w:color="auto"/>
        <w:bottom w:val="none" w:sz="0" w:space="0" w:color="auto"/>
        <w:right w:val="none" w:sz="0" w:space="0" w:color="auto"/>
      </w:divBdr>
    </w:div>
    <w:div w:id="214345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Excel-Arbeitsblatt.xlsx"/><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3.jpeg"/><Relationship Id="rId138" Type="http://schemas.openxmlformats.org/officeDocument/2006/relationships/hyperlink" Target="file:///N:\Projekte\Projekt_RaA_HiI\blapp_projekt_hii_raa.docx" TargetMode="External"/><Relationship Id="rId107" Type="http://schemas.openxmlformats.org/officeDocument/2006/relationships/hyperlink" Target="https://www.youtube.com/watch?v=W0zTZK3vCeg" TargetMode="External"/><Relationship Id="rId11" Type="http://schemas.openxmlformats.org/officeDocument/2006/relationships/hyperlink" Target="https://github.com/RaA-BLNET/BLNETAppAndroid/" TargetMode="External"/><Relationship Id="rId32" Type="http://schemas.openxmlformats.org/officeDocument/2006/relationships/image" Target="media/image23.png"/><Relationship Id="rId53" Type="http://schemas.openxmlformats.org/officeDocument/2006/relationships/image" Target="media/image44.jpeg"/><Relationship Id="rId74" Type="http://schemas.openxmlformats.org/officeDocument/2006/relationships/image" Target="media/image63.png"/><Relationship Id="rId128" Type="http://schemas.openxmlformats.org/officeDocument/2006/relationships/hyperlink" Target="mailto:sara.stoob@gmail.com" TargetMode="External"/><Relationship Id="rId149" Type="http://schemas.openxmlformats.org/officeDocument/2006/relationships/header" Target="header5.xm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4.png"/><Relationship Id="rId27" Type="http://schemas.openxmlformats.org/officeDocument/2006/relationships/oleObject" Target="embeddings/oleObject1.bin"/><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8.png"/><Relationship Id="rId113" Type="http://schemas.openxmlformats.org/officeDocument/2006/relationships/footer" Target="footer1.xml"/><Relationship Id="rId118" Type="http://schemas.openxmlformats.org/officeDocument/2006/relationships/header" Target="header3.xml"/><Relationship Id="rId134" Type="http://schemas.openxmlformats.org/officeDocument/2006/relationships/hyperlink" Target="file:///N:\Projekte\Projekt_RaA_HiI\blapp_projekt_hii_raa.docx" TargetMode="External"/><Relationship Id="rId139" Type="http://schemas.openxmlformats.org/officeDocument/2006/relationships/hyperlink" Target="file:///N:\Projekte\Projekt_RaA_HiI\blapp_projekt_hii_raa.docx" TargetMode="External"/><Relationship Id="rId80" Type="http://schemas.openxmlformats.org/officeDocument/2006/relationships/image" Target="media/image69.png"/><Relationship Id="rId85" Type="http://schemas.openxmlformats.org/officeDocument/2006/relationships/hyperlink" Target="https://github.com/dwyl/learn-to-send-email-via-google-script-html-no-server" TargetMode="External"/><Relationship Id="rId150" Type="http://schemas.openxmlformats.org/officeDocument/2006/relationships/header" Target="header6.xml"/><Relationship Id="rId155"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hyperlink" Target="https://www.youtube.com/watch?v=JQXfIidfFMo&amp;list=PLe60o7ed8E-TztoF2K3y4VdDgT6APZ0ka&amp;index=3" TargetMode="External"/><Relationship Id="rId129" Type="http://schemas.openxmlformats.org/officeDocument/2006/relationships/hyperlink" Target="mailto:debug@blnet.ch" TargetMode="External"/><Relationship Id="rId54" Type="http://schemas.openxmlformats.org/officeDocument/2006/relationships/image" Target="media/image45.png"/><Relationship Id="rId70" Type="http://schemas.openxmlformats.org/officeDocument/2006/relationships/image" Target="media/image59.jpeg"/><Relationship Id="rId75" Type="http://schemas.openxmlformats.org/officeDocument/2006/relationships/image" Target="media/image64.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hyperlink" Target="file:///N:\Projekte\Projekt_RaA_HiI\blapp_projekt_hii_raa.docx" TargetMode="External"/><Relationship Id="rId145" Type="http://schemas.openxmlformats.org/officeDocument/2006/relationships/hyperlink" Target="file:///N:\Projekte\Projekt_RaA_HiI\blapp_projekt_hii_raa.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eader" Target="header2.xml"/><Relationship Id="rId119" Type="http://schemas.openxmlformats.org/officeDocument/2006/relationships/hyperlink" Target="https://developer.android.com/studio/?gclid=EAIaIQobChMI9tDXouKA5wIVluF3Ch16kgZlEAAYASAAEgKutPD_BwE"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0.png"/><Relationship Id="rId86" Type="http://schemas.openxmlformats.org/officeDocument/2006/relationships/image" Target="media/image74.png"/><Relationship Id="rId130" Type="http://schemas.openxmlformats.org/officeDocument/2006/relationships/hyperlink" Target="https://www.wibilea.ch/extranet/leitfaden/" TargetMode="External"/><Relationship Id="rId135" Type="http://schemas.openxmlformats.org/officeDocument/2006/relationships/hyperlink" Target="file:///N:\Projekte\Projekt_RaA_HiI\blapp_projekt_hii_raa.docx" TargetMode="External"/><Relationship Id="rId151"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6.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jpeg"/><Relationship Id="rId120" Type="http://schemas.openxmlformats.org/officeDocument/2006/relationships/hyperlink" Target="https://www.w3schools.com/JAVA/default.asp" TargetMode="External"/><Relationship Id="rId125" Type="http://schemas.openxmlformats.org/officeDocument/2006/relationships/hyperlink" Target="https://www.youtube.com/watch?v=on_OrrX7Nw4" TargetMode="External"/><Relationship Id="rId141" Type="http://schemas.openxmlformats.org/officeDocument/2006/relationships/hyperlink" Target="file:///N:\Projekte\Projekt_RaA_HiI\blapp_projekt_hii_raa.docx" TargetMode="External"/><Relationship Id="rId146" Type="http://schemas.openxmlformats.org/officeDocument/2006/relationships/hyperlink" Target="file:///N:\Projekte\Projekt_RaA_HiI\blapp_projekt_hii_raa.docx"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comments" Target="comments.xml"/><Relationship Id="rId87" Type="http://schemas.openxmlformats.org/officeDocument/2006/relationships/image" Target="media/image75.png"/><Relationship Id="rId110" Type="http://schemas.openxmlformats.org/officeDocument/2006/relationships/hyperlink" Target="https://www.simplifiedcoding.net/wordpress-to-android-app-tutorial/" TargetMode="External"/><Relationship Id="rId115" Type="http://schemas.openxmlformats.org/officeDocument/2006/relationships/footer" Target="footer2.xml"/><Relationship Id="rId131" Type="http://schemas.openxmlformats.org/officeDocument/2006/relationships/hyperlink" Target="https://www.blnet.ch/wp-content/uploads/2020/03/VO_Abwesenheitsmeldung_beispiel_blnet.jpg" TargetMode="External"/><Relationship Id="rId136" Type="http://schemas.openxmlformats.org/officeDocument/2006/relationships/hyperlink" Target="file:///N:\Projekte\Projekt_RaA_HiI\blapp_projekt_hii_raa.docx" TargetMode="External"/><Relationship Id="rId61" Type="http://schemas.openxmlformats.org/officeDocument/2006/relationships/image" Target="media/image52.png"/><Relationship Id="rId82" Type="http://schemas.openxmlformats.org/officeDocument/2006/relationships/image" Target="media/image71.png"/><Relationship Id="rId152"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header" Target="header4.xml"/><Relationship Id="rId147" Type="http://schemas.openxmlformats.org/officeDocument/2006/relationships/hyperlink" Target="file:///N:\Projekte\Projekt_RaA_HiI\blapp_projekt_hii_raa.docx"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www.codecademy.com/" TargetMode="External"/><Relationship Id="rId142" Type="http://schemas.openxmlformats.org/officeDocument/2006/relationships/hyperlink" Target="file:///N:\Projekte\Projekt_RaA_HiI\blapp_projekt_hii_raa.docx"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microsoft.com/office/2011/relationships/commentsExtended" Target="commentsExtended.xml"/><Relationship Id="rId116" Type="http://schemas.openxmlformats.org/officeDocument/2006/relationships/image" Target="media/image99.emf"/><Relationship Id="rId137" Type="http://schemas.openxmlformats.org/officeDocument/2006/relationships/hyperlink" Target="file:///N:\Projekte\Projekt_RaA_HiI\blapp_projekt_hii_raa.docx" TargetMode="Externa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6.png"/><Relationship Id="rId111" Type="http://schemas.openxmlformats.org/officeDocument/2006/relationships/image" Target="media/image97.jpeg"/><Relationship Id="rId132" Type="http://schemas.openxmlformats.org/officeDocument/2006/relationships/hyperlink" Target="https://www.blnet.ch/wp-content/uploads/2020/03/Abwesenheitsmeldung_Syntegon_beispiel.jpg" TargetMode="External"/><Relationship Id="rId153"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hyperlink" Target="app.blnet.ch"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jpeg"/><Relationship Id="rId73" Type="http://schemas.openxmlformats.org/officeDocument/2006/relationships/image" Target="media/image62.png"/><Relationship Id="rId78" Type="http://schemas.openxmlformats.org/officeDocument/2006/relationships/image" Target="media/image67.jpe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www.codecademy.com/" TargetMode="External"/><Relationship Id="rId143" Type="http://schemas.openxmlformats.org/officeDocument/2006/relationships/hyperlink" Target="file:///N:\Projekte\Projekt_RaA_HiI\blapp_projekt_hii_raa.docx" TargetMode="External"/><Relationship Id="rId148" Type="http://schemas.openxmlformats.org/officeDocument/2006/relationships/hyperlink" Target="file:///N:\Projekte\Projekt_RaA_HiI\blapp_projekt_hii_raa.docx" TargetMode="Externa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8.png"/><Relationship Id="rId47" Type="http://schemas.openxmlformats.org/officeDocument/2006/relationships/image" Target="media/image38.png"/><Relationship Id="rId68" Type="http://schemas.openxmlformats.org/officeDocument/2006/relationships/image" Target="media/image57.png"/><Relationship Id="rId89" Type="http://schemas.openxmlformats.org/officeDocument/2006/relationships/image" Target="media/image77.png"/><Relationship Id="rId112" Type="http://schemas.openxmlformats.org/officeDocument/2006/relationships/header" Target="header1.xml"/><Relationship Id="rId133" Type="http://schemas.openxmlformats.org/officeDocument/2006/relationships/hyperlink" Target="file:///N:\Projekte\Projekt_RaA_HiI\blapp_projekt_hii_raa.docx" TargetMode="External"/><Relationship Id="rId16" Type="http://schemas.openxmlformats.org/officeDocument/2006/relationships/image" Target="media/image8.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68.png"/><Relationship Id="rId102" Type="http://schemas.openxmlformats.org/officeDocument/2006/relationships/image" Target="media/image90.png"/><Relationship Id="rId123" Type="http://schemas.openxmlformats.org/officeDocument/2006/relationships/hyperlink" Target="https://www.codecademy.com/" TargetMode="External"/><Relationship Id="rId144" Type="http://schemas.openxmlformats.org/officeDocument/2006/relationships/hyperlink" Target="file:///N:\Projekte\Projekt_RaA_HiI\blapp_projekt_hii_raa.docx" TargetMode="External"/><Relationship Id="rId90" Type="http://schemas.openxmlformats.org/officeDocument/2006/relationships/image" Target="media/image78.png"/></Relationships>
</file>

<file path=word/_rels/header1.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D19BA-79A7-4996-B844-01FAD8A07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15511</Words>
  <Characters>102998</Characters>
  <Application>Microsoft Office Word</Application>
  <DocSecurity>0</DocSecurity>
  <Lines>4478</Lines>
  <Paragraphs>2521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115988</CharactersWithSpaces>
  <SharedDoc>false</SharedDoc>
  <HLinks>
    <vt:vector size="840" baseType="variant">
      <vt:variant>
        <vt:i4>1376317</vt:i4>
      </vt:variant>
      <vt:variant>
        <vt:i4>1043</vt:i4>
      </vt:variant>
      <vt:variant>
        <vt:i4>0</vt:i4>
      </vt:variant>
      <vt:variant>
        <vt:i4>5</vt:i4>
      </vt:variant>
      <vt:variant>
        <vt:lpwstr/>
      </vt:variant>
      <vt:variant>
        <vt:lpwstr>_Toc37167586</vt:lpwstr>
      </vt:variant>
      <vt:variant>
        <vt:i4>1441853</vt:i4>
      </vt:variant>
      <vt:variant>
        <vt:i4>1037</vt:i4>
      </vt:variant>
      <vt:variant>
        <vt:i4>0</vt:i4>
      </vt:variant>
      <vt:variant>
        <vt:i4>5</vt:i4>
      </vt:variant>
      <vt:variant>
        <vt:lpwstr/>
      </vt:variant>
      <vt:variant>
        <vt:lpwstr>_Toc37167585</vt:lpwstr>
      </vt:variant>
      <vt:variant>
        <vt:i4>1507389</vt:i4>
      </vt:variant>
      <vt:variant>
        <vt:i4>1031</vt:i4>
      </vt:variant>
      <vt:variant>
        <vt:i4>0</vt:i4>
      </vt:variant>
      <vt:variant>
        <vt:i4>5</vt:i4>
      </vt:variant>
      <vt:variant>
        <vt:lpwstr/>
      </vt:variant>
      <vt:variant>
        <vt:lpwstr>_Toc37167584</vt:lpwstr>
      </vt:variant>
      <vt:variant>
        <vt:i4>1048637</vt:i4>
      </vt:variant>
      <vt:variant>
        <vt:i4>1025</vt:i4>
      </vt:variant>
      <vt:variant>
        <vt:i4>0</vt:i4>
      </vt:variant>
      <vt:variant>
        <vt:i4>5</vt:i4>
      </vt:variant>
      <vt:variant>
        <vt:lpwstr/>
      </vt:variant>
      <vt:variant>
        <vt:lpwstr>_Toc37167583</vt:lpwstr>
      </vt:variant>
      <vt:variant>
        <vt:i4>1114173</vt:i4>
      </vt:variant>
      <vt:variant>
        <vt:i4>1019</vt:i4>
      </vt:variant>
      <vt:variant>
        <vt:i4>0</vt:i4>
      </vt:variant>
      <vt:variant>
        <vt:i4>5</vt:i4>
      </vt:variant>
      <vt:variant>
        <vt:lpwstr/>
      </vt:variant>
      <vt:variant>
        <vt:lpwstr>_Toc37167582</vt:lpwstr>
      </vt:variant>
      <vt:variant>
        <vt:i4>1179709</vt:i4>
      </vt:variant>
      <vt:variant>
        <vt:i4>1013</vt:i4>
      </vt:variant>
      <vt:variant>
        <vt:i4>0</vt:i4>
      </vt:variant>
      <vt:variant>
        <vt:i4>5</vt:i4>
      </vt:variant>
      <vt:variant>
        <vt:lpwstr/>
      </vt:variant>
      <vt:variant>
        <vt:lpwstr>_Toc37167581</vt:lpwstr>
      </vt:variant>
      <vt:variant>
        <vt:i4>1245245</vt:i4>
      </vt:variant>
      <vt:variant>
        <vt:i4>1007</vt:i4>
      </vt:variant>
      <vt:variant>
        <vt:i4>0</vt:i4>
      </vt:variant>
      <vt:variant>
        <vt:i4>5</vt:i4>
      </vt:variant>
      <vt:variant>
        <vt:lpwstr/>
      </vt:variant>
      <vt:variant>
        <vt:lpwstr>_Toc37167580</vt:lpwstr>
      </vt:variant>
      <vt:variant>
        <vt:i4>1703986</vt:i4>
      </vt:variant>
      <vt:variant>
        <vt:i4>1001</vt:i4>
      </vt:variant>
      <vt:variant>
        <vt:i4>0</vt:i4>
      </vt:variant>
      <vt:variant>
        <vt:i4>5</vt:i4>
      </vt:variant>
      <vt:variant>
        <vt:lpwstr/>
      </vt:variant>
      <vt:variant>
        <vt:lpwstr>_Toc37167579</vt:lpwstr>
      </vt:variant>
      <vt:variant>
        <vt:i4>1769522</vt:i4>
      </vt:variant>
      <vt:variant>
        <vt:i4>995</vt:i4>
      </vt:variant>
      <vt:variant>
        <vt:i4>0</vt:i4>
      </vt:variant>
      <vt:variant>
        <vt:i4>5</vt:i4>
      </vt:variant>
      <vt:variant>
        <vt:lpwstr/>
      </vt:variant>
      <vt:variant>
        <vt:lpwstr>_Toc37167578</vt:lpwstr>
      </vt:variant>
      <vt:variant>
        <vt:i4>3407960</vt:i4>
      </vt:variant>
      <vt:variant>
        <vt:i4>986</vt:i4>
      </vt:variant>
      <vt:variant>
        <vt:i4>0</vt:i4>
      </vt:variant>
      <vt:variant>
        <vt:i4>5</vt:i4>
      </vt:variant>
      <vt:variant>
        <vt:lpwstr>https://bbzshch-my.sharepoint.com/personal/ian_hild_bbz-sh_ch/Documents/homeoffice App/Projekt_RaA_HiI/blapp_projekt_hii_raa.docx</vt:lpwstr>
      </vt:variant>
      <vt:variant>
        <vt:lpwstr>_Toc38965737</vt:lpwstr>
      </vt:variant>
      <vt:variant>
        <vt:i4>3473496</vt:i4>
      </vt:variant>
      <vt:variant>
        <vt:i4>980</vt:i4>
      </vt:variant>
      <vt:variant>
        <vt:i4>0</vt:i4>
      </vt:variant>
      <vt:variant>
        <vt:i4>5</vt:i4>
      </vt:variant>
      <vt:variant>
        <vt:lpwstr>https://bbzshch-my.sharepoint.com/personal/ian_hild_bbz-sh_ch/Documents/homeoffice App/Projekt_RaA_HiI/blapp_projekt_hii_raa.docx</vt:lpwstr>
      </vt:variant>
      <vt:variant>
        <vt:lpwstr>_Toc38965736</vt:lpwstr>
      </vt:variant>
      <vt:variant>
        <vt:i4>1769532</vt:i4>
      </vt:variant>
      <vt:variant>
        <vt:i4>974</vt:i4>
      </vt:variant>
      <vt:variant>
        <vt:i4>0</vt:i4>
      </vt:variant>
      <vt:variant>
        <vt:i4>5</vt:i4>
      </vt:variant>
      <vt:variant>
        <vt:lpwstr/>
      </vt:variant>
      <vt:variant>
        <vt:lpwstr>_Toc38965735</vt:lpwstr>
      </vt:variant>
      <vt:variant>
        <vt:i4>1703996</vt:i4>
      </vt:variant>
      <vt:variant>
        <vt:i4>968</vt:i4>
      </vt:variant>
      <vt:variant>
        <vt:i4>0</vt:i4>
      </vt:variant>
      <vt:variant>
        <vt:i4>5</vt:i4>
      </vt:variant>
      <vt:variant>
        <vt:lpwstr/>
      </vt:variant>
      <vt:variant>
        <vt:lpwstr>_Toc38965734</vt:lpwstr>
      </vt:variant>
      <vt:variant>
        <vt:i4>1900604</vt:i4>
      </vt:variant>
      <vt:variant>
        <vt:i4>962</vt:i4>
      </vt:variant>
      <vt:variant>
        <vt:i4>0</vt:i4>
      </vt:variant>
      <vt:variant>
        <vt:i4>5</vt:i4>
      </vt:variant>
      <vt:variant>
        <vt:lpwstr/>
      </vt:variant>
      <vt:variant>
        <vt:lpwstr>_Toc38965733</vt:lpwstr>
      </vt:variant>
      <vt:variant>
        <vt:i4>1835068</vt:i4>
      </vt:variant>
      <vt:variant>
        <vt:i4>956</vt:i4>
      </vt:variant>
      <vt:variant>
        <vt:i4>0</vt:i4>
      </vt:variant>
      <vt:variant>
        <vt:i4>5</vt:i4>
      </vt:variant>
      <vt:variant>
        <vt:lpwstr/>
      </vt:variant>
      <vt:variant>
        <vt:lpwstr>_Toc38965732</vt:lpwstr>
      </vt:variant>
      <vt:variant>
        <vt:i4>2031676</vt:i4>
      </vt:variant>
      <vt:variant>
        <vt:i4>950</vt:i4>
      </vt:variant>
      <vt:variant>
        <vt:i4>0</vt:i4>
      </vt:variant>
      <vt:variant>
        <vt:i4>5</vt:i4>
      </vt:variant>
      <vt:variant>
        <vt:lpwstr/>
      </vt:variant>
      <vt:variant>
        <vt:lpwstr>_Toc38965731</vt:lpwstr>
      </vt:variant>
      <vt:variant>
        <vt:i4>1966140</vt:i4>
      </vt:variant>
      <vt:variant>
        <vt:i4>944</vt:i4>
      </vt:variant>
      <vt:variant>
        <vt:i4>0</vt:i4>
      </vt:variant>
      <vt:variant>
        <vt:i4>5</vt:i4>
      </vt:variant>
      <vt:variant>
        <vt:lpwstr/>
      </vt:variant>
      <vt:variant>
        <vt:lpwstr>_Toc38965730</vt:lpwstr>
      </vt:variant>
      <vt:variant>
        <vt:i4>1507389</vt:i4>
      </vt:variant>
      <vt:variant>
        <vt:i4>938</vt:i4>
      </vt:variant>
      <vt:variant>
        <vt:i4>0</vt:i4>
      </vt:variant>
      <vt:variant>
        <vt:i4>5</vt:i4>
      </vt:variant>
      <vt:variant>
        <vt:lpwstr/>
      </vt:variant>
      <vt:variant>
        <vt:lpwstr>_Toc38965729</vt:lpwstr>
      </vt:variant>
      <vt:variant>
        <vt:i4>1441853</vt:i4>
      </vt:variant>
      <vt:variant>
        <vt:i4>932</vt:i4>
      </vt:variant>
      <vt:variant>
        <vt:i4>0</vt:i4>
      </vt:variant>
      <vt:variant>
        <vt:i4>5</vt:i4>
      </vt:variant>
      <vt:variant>
        <vt:lpwstr/>
      </vt:variant>
      <vt:variant>
        <vt:lpwstr>_Toc38965728</vt:lpwstr>
      </vt:variant>
      <vt:variant>
        <vt:i4>1638461</vt:i4>
      </vt:variant>
      <vt:variant>
        <vt:i4>926</vt:i4>
      </vt:variant>
      <vt:variant>
        <vt:i4>0</vt:i4>
      </vt:variant>
      <vt:variant>
        <vt:i4>5</vt:i4>
      </vt:variant>
      <vt:variant>
        <vt:lpwstr/>
      </vt:variant>
      <vt:variant>
        <vt:lpwstr>_Toc38965727</vt:lpwstr>
      </vt:variant>
      <vt:variant>
        <vt:i4>1572925</vt:i4>
      </vt:variant>
      <vt:variant>
        <vt:i4>920</vt:i4>
      </vt:variant>
      <vt:variant>
        <vt:i4>0</vt:i4>
      </vt:variant>
      <vt:variant>
        <vt:i4>5</vt:i4>
      </vt:variant>
      <vt:variant>
        <vt:lpwstr/>
      </vt:variant>
      <vt:variant>
        <vt:lpwstr>_Toc38965726</vt:lpwstr>
      </vt:variant>
      <vt:variant>
        <vt:i4>1769533</vt:i4>
      </vt:variant>
      <vt:variant>
        <vt:i4>914</vt:i4>
      </vt:variant>
      <vt:variant>
        <vt:i4>0</vt:i4>
      </vt:variant>
      <vt:variant>
        <vt:i4>5</vt:i4>
      </vt:variant>
      <vt:variant>
        <vt:lpwstr/>
      </vt:variant>
      <vt:variant>
        <vt:lpwstr>_Toc38965725</vt:lpwstr>
      </vt:variant>
      <vt:variant>
        <vt:i4>1703997</vt:i4>
      </vt:variant>
      <vt:variant>
        <vt:i4>908</vt:i4>
      </vt:variant>
      <vt:variant>
        <vt:i4>0</vt:i4>
      </vt:variant>
      <vt:variant>
        <vt:i4>5</vt:i4>
      </vt:variant>
      <vt:variant>
        <vt:lpwstr/>
      </vt:variant>
      <vt:variant>
        <vt:lpwstr>_Toc38965724</vt:lpwstr>
      </vt:variant>
      <vt:variant>
        <vt:i4>1900605</vt:i4>
      </vt:variant>
      <vt:variant>
        <vt:i4>902</vt:i4>
      </vt:variant>
      <vt:variant>
        <vt:i4>0</vt:i4>
      </vt:variant>
      <vt:variant>
        <vt:i4>5</vt:i4>
      </vt:variant>
      <vt:variant>
        <vt:lpwstr/>
      </vt:variant>
      <vt:variant>
        <vt:lpwstr>_Toc38965723</vt:lpwstr>
      </vt:variant>
      <vt:variant>
        <vt:i4>1835069</vt:i4>
      </vt:variant>
      <vt:variant>
        <vt:i4>896</vt:i4>
      </vt:variant>
      <vt:variant>
        <vt:i4>0</vt:i4>
      </vt:variant>
      <vt:variant>
        <vt:i4>5</vt:i4>
      </vt:variant>
      <vt:variant>
        <vt:lpwstr/>
      </vt:variant>
      <vt:variant>
        <vt:lpwstr>_Toc38965722</vt:lpwstr>
      </vt:variant>
      <vt:variant>
        <vt:i4>2031677</vt:i4>
      </vt:variant>
      <vt:variant>
        <vt:i4>890</vt:i4>
      </vt:variant>
      <vt:variant>
        <vt:i4>0</vt:i4>
      </vt:variant>
      <vt:variant>
        <vt:i4>5</vt:i4>
      </vt:variant>
      <vt:variant>
        <vt:lpwstr/>
      </vt:variant>
      <vt:variant>
        <vt:lpwstr>_Toc38965721</vt:lpwstr>
      </vt:variant>
      <vt:variant>
        <vt:i4>3342425</vt:i4>
      </vt:variant>
      <vt:variant>
        <vt:i4>884</vt:i4>
      </vt:variant>
      <vt:variant>
        <vt:i4>0</vt:i4>
      </vt:variant>
      <vt:variant>
        <vt:i4>5</vt:i4>
      </vt:variant>
      <vt:variant>
        <vt:lpwstr>https://bbzshch-my.sharepoint.com/personal/ian_hild_bbz-sh_ch/Documents/homeoffice App/Projekt_RaA_HiI/blapp_projekt_hii_raa.docx</vt:lpwstr>
      </vt:variant>
      <vt:variant>
        <vt:lpwstr>_Toc38965720</vt:lpwstr>
      </vt:variant>
      <vt:variant>
        <vt:i4>1507390</vt:i4>
      </vt:variant>
      <vt:variant>
        <vt:i4>878</vt:i4>
      </vt:variant>
      <vt:variant>
        <vt:i4>0</vt:i4>
      </vt:variant>
      <vt:variant>
        <vt:i4>5</vt:i4>
      </vt:variant>
      <vt:variant>
        <vt:lpwstr/>
      </vt:variant>
      <vt:variant>
        <vt:lpwstr>_Toc38965719</vt:lpwstr>
      </vt:variant>
      <vt:variant>
        <vt:i4>1441854</vt:i4>
      </vt:variant>
      <vt:variant>
        <vt:i4>872</vt:i4>
      </vt:variant>
      <vt:variant>
        <vt:i4>0</vt:i4>
      </vt:variant>
      <vt:variant>
        <vt:i4>5</vt:i4>
      </vt:variant>
      <vt:variant>
        <vt:lpwstr/>
      </vt:variant>
      <vt:variant>
        <vt:lpwstr>_Toc38965718</vt:lpwstr>
      </vt:variant>
      <vt:variant>
        <vt:i4>1638462</vt:i4>
      </vt:variant>
      <vt:variant>
        <vt:i4>866</vt:i4>
      </vt:variant>
      <vt:variant>
        <vt:i4>0</vt:i4>
      </vt:variant>
      <vt:variant>
        <vt:i4>5</vt:i4>
      </vt:variant>
      <vt:variant>
        <vt:lpwstr/>
      </vt:variant>
      <vt:variant>
        <vt:lpwstr>_Toc38965717</vt:lpwstr>
      </vt:variant>
      <vt:variant>
        <vt:i4>3473498</vt:i4>
      </vt:variant>
      <vt:variant>
        <vt:i4>860</vt:i4>
      </vt:variant>
      <vt:variant>
        <vt:i4>0</vt:i4>
      </vt:variant>
      <vt:variant>
        <vt:i4>5</vt:i4>
      </vt:variant>
      <vt:variant>
        <vt:lpwstr>https://bbzshch-my.sharepoint.com/personal/ian_hild_bbz-sh_ch/Documents/homeoffice App/Projekt_RaA_HiI/blapp_projekt_hii_raa.docx</vt:lpwstr>
      </vt:variant>
      <vt:variant>
        <vt:lpwstr>_Toc38965716</vt:lpwstr>
      </vt:variant>
      <vt:variant>
        <vt:i4>1769534</vt:i4>
      </vt:variant>
      <vt:variant>
        <vt:i4>854</vt:i4>
      </vt:variant>
      <vt:variant>
        <vt:i4>0</vt:i4>
      </vt:variant>
      <vt:variant>
        <vt:i4>5</vt:i4>
      </vt:variant>
      <vt:variant>
        <vt:lpwstr/>
      </vt:variant>
      <vt:variant>
        <vt:lpwstr>_Toc38965715</vt:lpwstr>
      </vt:variant>
      <vt:variant>
        <vt:i4>1703998</vt:i4>
      </vt:variant>
      <vt:variant>
        <vt:i4>848</vt:i4>
      </vt:variant>
      <vt:variant>
        <vt:i4>0</vt:i4>
      </vt:variant>
      <vt:variant>
        <vt:i4>5</vt:i4>
      </vt:variant>
      <vt:variant>
        <vt:lpwstr/>
      </vt:variant>
      <vt:variant>
        <vt:lpwstr>_Toc38965714</vt:lpwstr>
      </vt:variant>
      <vt:variant>
        <vt:i4>1900606</vt:i4>
      </vt:variant>
      <vt:variant>
        <vt:i4>842</vt:i4>
      </vt:variant>
      <vt:variant>
        <vt:i4>0</vt:i4>
      </vt:variant>
      <vt:variant>
        <vt:i4>5</vt:i4>
      </vt:variant>
      <vt:variant>
        <vt:lpwstr/>
      </vt:variant>
      <vt:variant>
        <vt:lpwstr>_Toc38965713</vt:lpwstr>
      </vt:variant>
      <vt:variant>
        <vt:i4>1835070</vt:i4>
      </vt:variant>
      <vt:variant>
        <vt:i4>836</vt:i4>
      </vt:variant>
      <vt:variant>
        <vt:i4>0</vt:i4>
      </vt:variant>
      <vt:variant>
        <vt:i4>5</vt:i4>
      </vt:variant>
      <vt:variant>
        <vt:lpwstr/>
      </vt:variant>
      <vt:variant>
        <vt:lpwstr>_Toc38965712</vt:lpwstr>
      </vt:variant>
      <vt:variant>
        <vt:i4>3276890</vt:i4>
      </vt:variant>
      <vt:variant>
        <vt:i4>830</vt:i4>
      </vt:variant>
      <vt:variant>
        <vt:i4>0</vt:i4>
      </vt:variant>
      <vt:variant>
        <vt:i4>5</vt:i4>
      </vt:variant>
      <vt:variant>
        <vt:lpwstr>https://bbzshch-my.sharepoint.com/personal/ian_hild_bbz-sh_ch/Documents/homeoffice App/Projekt_RaA_HiI/blapp_projekt_hii_raa.docx</vt:lpwstr>
      </vt:variant>
      <vt:variant>
        <vt:lpwstr>_Toc38965711</vt:lpwstr>
      </vt:variant>
      <vt:variant>
        <vt:i4>3342426</vt:i4>
      </vt:variant>
      <vt:variant>
        <vt:i4>824</vt:i4>
      </vt:variant>
      <vt:variant>
        <vt:i4>0</vt:i4>
      </vt:variant>
      <vt:variant>
        <vt:i4>5</vt:i4>
      </vt:variant>
      <vt:variant>
        <vt:lpwstr>https://bbzshch-my.sharepoint.com/personal/ian_hild_bbz-sh_ch/Documents/homeoffice App/Projekt_RaA_HiI/blapp_projekt_hii_raa.docx</vt:lpwstr>
      </vt:variant>
      <vt:variant>
        <vt:lpwstr>_Toc38965710</vt:lpwstr>
      </vt:variant>
      <vt:variant>
        <vt:i4>1507391</vt:i4>
      </vt:variant>
      <vt:variant>
        <vt:i4>818</vt:i4>
      </vt:variant>
      <vt:variant>
        <vt:i4>0</vt:i4>
      </vt:variant>
      <vt:variant>
        <vt:i4>5</vt:i4>
      </vt:variant>
      <vt:variant>
        <vt:lpwstr/>
      </vt:variant>
      <vt:variant>
        <vt:lpwstr>_Toc38965709</vt:lpwstr>
      </vt:variant>
      <vt:variant>
        <vt:i4>1441855</vt:i4>
      </vt:variant>
      <vt:variant>
        <vt:i4>812</vt:i4>
      </vt:variant>
      <vt:variant>
        <vt:i4>0</vt:i4>
      </vt:variant>
      <vt:variant>
        <vt:i4>5</vt:i4>
      </vt:variant>
      <vt:variant>
        <vt:lpwstr/>
      </vt:variant>
      <vt:variant>
        <vt:lpwstr>_Toc38965708</vt:lpwstr>
      </vt:variant>
      <vt:variant>
        <vt:i4>1638463</vt:i4>
      </vt:variant>
      <vt:variant>
        <vt:i4>806</vt:i4>
      </vt:variant>
      <vt:variant>
        <vt:i4>0</vt:i4>
      </vt:variant>
      <vt:variant>
        <vt:i4>5</vt:i4>
      </vt:variant>
      <vt:variant>
        <vt:lpwstr/>
      </vt:variant>
      <vt:variant>
        <vt:lpwstr>_Toc38965707</vt:lpwstr>
      </vt:variant>
      <vt:variant>
        <vt:i4>1572927</vt:i4>
      </vt:variant>
      <vt:variant>
        <vt:i4>800</vt:i4>
      </vt:variant>
      <vt:variant>
        <vt:i4>0</vt:i4>
      </vt:variant>
      <vt:variant>
        <vt:i4>5</vt:i4>
      </vt:variant>
      <vt:variant>
        <vt:lpwstr/>
      </vt:variant>
      <vt:variant>
        <vt:lpwstr>_Toc38965706</vt:lpwstr>
      </vt:variant>
      <vt:variant>
        <vt:i4>1769535</vt:i4>
      </vt:variant>
      <vt:variant>
        <vt:i4>794</vt:i4>
      </vt:variant>
      <vt:variant>
        <vt:i4>0</vt:i4>
      </vt:variant>
      <vt:variant>
        <vt:i4>5</vt:i4>
      </vt:variant>
      <vt:variant>
        <vt:lpwstr/>
      </vt:variant>
      <vt:variant>
        <vt:lpwstr>_Toc38965705</vt:lpwstr>
      </vt:variant>
      <vt:variant>
        <vt:i4>1703999</vt:i4>
      </vt:variant>
      <vt:variant>
        <vt:i4>788</vt:i4>
      </vt:variant>
      <vt:variant>
        <vt:i4>0</vt:i4>
      </vt:variant>
      <vt:variant>
        <vt:i4>5</vt:i4>
      </vt:variant>
      <vt:variant>
        <vt:lpwstr/>
      </vt:variant>
      <vt:variant>
        <vt:lpwstr>_Toc38965704</vt:lpwstr>
      </vt:variant>
      <vt:variant>
        <vt:i4>1900607</vt:i4>
      </vt:variant>
      <vt:variant>
        <vt:i4>782</vt:i4>
      </vt:variant>
      <vt:variant>
        <vt:i4>0</vt:i4>
      </vt:variant>
      <vt:variant>
        <vt:i4>5</vt:i4>
      </vt:variant>
      <vt:variant>
        <vt:lpwstr/>
      </vt:variant>
      <vt:variant>
        <vt:lpwstr>_Toc38965703</vt:lpwstr>
      </vt:variant>
      <vt:variant>
        <vt:i4>1835071</vt:i4>
      </vt:variant>
      <vt:variant>
        <vt:i4>776</vt:i4>
      </vt:variant>
      <vt:variant>
        <vt:i4>0</vt:i4>
      </vt:variant>
      <vt:variant>
        <vt:i4>5</vt:i4>
      </vt:variant>
      <vt:variant>
        <vt:lpwstr/>
      </vt:variant>
      <vt:variant>
        <vt:lpwstr>_Toc38965702</vt:lpwstr>
      </vt:variant>
      <vt:variant>
        <vt:i4>2031679</vt:i4>
      </vt:variant>
      <vt:variant>
        <vt:i4>770</vt:i4>
      </vt:variant>
      <vt:variant>
        <vt:i4>0</vt:i4>
      </vt:variant>
      <vt:variant>
        <vt:i4>5</vt:i4>
      </vt:variant>
      <vt:variant>
        <vt:lpwstr/>
      </vt:variant>
      <vt:variant>
        <vt:lpwstr>_Toc38965701</vt:lpwstr>
      </vt:variant>
      <vt:variant>
        <vt:i4>1966143</vt:i4>
      </vt:variant>
      <vt:variant>
        <vt:i4>764</vt:i4>
      </vt:variant>
      <vt:variant>
        <vt:i4>0</vt:i4>
      </vt:variant>
      <vt:variant>
        <vt:i4>5</vt:i4>
      </vt:variant>
      <vt:variant>
        <vt:lpwstr/>
      </vt:variant>
      <vt:variant>
        <vt:lpwstr>_Toc38965700</vt:lpwstr>
      </vt:variant>
      <vt:variant>
        <vt:i4>1441846</vt:i4>
      </vt:variant>
      <vt:variant>
        <vt:i4>758</vt:i4>
      </vt:variant>
      <vt:variant>
        <vt:i4>0</vt:i4>
      </vt:variant>
      <vt:variant>
        <vt:i4>5</vt:i4>
      </vt:variant>
      <vt:variant>
        <vt:lpwstr/>
      </vt:variant>
      <vt:variant>
        <vt:lpwstr>_Toc38965699</vt:lpwstr>
      </vt:variant>
      <vt:variant>
        <vt:i4>1507382</vt:i4>
      </vt:variant>
      <vt:variant>
        <vt:i4>752</vt:i4>
      </vt:variant>
      <vt:variant>
        <vt:i4>0</vt:i4>
      </vt:variant>
      <vt:variant>
        <vt:i4>5</vt:i4>
      </vt:variant>
      <vt:variant>
        <vt:lpwstr/>
      </vt:variant>
      <vt:variant>
        <vt:lpwstr>_Toc38965698</vt:lpwstr>
      </vt:variant>
      <vt:variant>
        <vt:i4>1572918</vt:i4>
      </vt:variant>
      <vt:variant>
        <vt:i4>746</vt:i4>
      </vt:variant>
      <vt:variant>
        <vt:i4>0</vt:i4>
      </vt:variant>
      <vt:variant>
        <vt:i4>5</vt:i4>
      </vt:variant>
      <vt:variant>
        <vt:lpwstr/>
      </vt:variant>
      <vt:variant>
        <vt:lpwstr>_Toc38965697</vt:lpwstr>
      </vt:variant>
      <vt:variant>
        <vt:i4>1638454</vt:i4>
      </vt:variant>
      <vt:variant>
        <vt:i4>740</vt:i4>
      </vt:variant>
      <vt:variant>
        <vt:i4>0</vt:i4>
      </vt:variant>
      <vt:variant>
        <vt:i4>5</vt:i4>
      </vt:variant>
      <vt:variant>
        <vt:lpwstr/>
      </vt:variant>
      <vt:variant>
        <vt:lpwstr>_Toc38965696</vt:lpwstr>
      </vt:variant>
      <vt:variant>
        <vt:i4>3604562</vt:i4>
      </vt:variant>
      <vt:variant>
        <vt:i4>734</vt:i4>
      </vt:variant>
      <vt:variant>
        <vt:i4>0</vt:i4>
      </vt:variant>
      <vt:variant>
        <vt:i4>5</vt:i4>
      </vt:variant>
      <vt:variant>
        <vt:lpwstr>https://bbzshch-my.sharepoint.com/personal/ian_hild_bbz-sh_ch/Documents/homeoffice App/Projekt_RaA_HiI/blapp_projekt_hii_raa.docx</vt:lpwstr>
      </vt:variant>
      <vt:variant>
        <vt:lpwstr>_Toc38965695</vt:lpwstr>
      </vt:variant>
      <vt:variant>
        <vt:i4>3539026</vt:i4>
      </vt:variant>
      <vt:variant>
        <vt:i4>728</vt:i4>
      </vt:variant>
      <vt:variant>
        <vt:i4>0</vt:i4>
      </vt:variant>
      <vt:variant>
        <vt:i4>5</vt:i4>
      </vt:variant>
      <vt:variant>
        <vt:lpwstr>https://bbzshch-my.sharepoint.com/personal/ian_hild_bbz-sh_ch/Documents/homeoffice App/Projekt_RaA_HiI/blapp_projekt_hii_raa.docx</vt:lpwstr>
      </vt:variant>
      <vt:variant>
        <vt:lpwstr>_Toc38965694</vt:lpwstr>
      </vt:variant>
      <vt:variant>
        <vt:i4>3211346</vt:i4>
      </vt:variant>
      <vt:variant>
        <vt:i4>722</vt:i4>
      </vt:variant>
      <vt:variant>
        <vt:i4>0</vt:i4>
      </vt:variant>
      <vt:variant>
        <vt:i4>5</vt:i4>
      </vt:variant>
      <vt:variant>
        <vt:lpwstr>https://bbzshch-my.sharepoint.com/personal/ian_hild_bbz-sh_ch/Documents/homeoffice App/Projekt_RaA_HiI/blapp_projekt_hii_raa.docx</vt:lpwstr>
      </vt:variant>
      <vt:variant>
        <vt:lpwstr>_Toc38965693</vt:lpwstr>
      </vt:variant>
      <vt:variant>
        <vt:i4>3145810</vt:i4>
      </vt:variant>
      <vt:variant>
        <vt:i4>716</vt:i4>
      </vt:variant>
      <vt:variant>
        <vt:i4>0</vt:i4>
      </vt:variant>
      <vt:variant>
        <vt:i4>5</vt:i4>
      </vt:variant>
      <vt:variant>
        <vt:lpwstr>https://bbzshch-my.sharepoint.com/personal/ian_hild_bbz-sh_ch/Documents/homeoffice App/Projekt_RaA_HiI/blapp_projekt_hii_raa.docx</vt:lpwstr>
      </vt:variant>
      <vt:variant>
        <vt:lpwstr>_Toc38965692</vt:lpwstr>
      </vt:variant>
      <vt:variant>
        <vt:i4>3342418</vt:i4>
      </vt:variant>
      <vt:variant>
        <vt:i4>710</vt:i4>
      </vt:variant>
      <vt:variant>
        <vt:i4>0</vt:i4>
      </vt:variant>
      <vt:variant>
        <vt:i4>5</vt:i4>
      </vt:variant>
      <vt:variant>
        <vt:lpwstr>https://bbzshch-my.sharepoint.com/personal/ian_hild_bbz-sh_ch/Documents/homeoffice App/Projekt_RaA_HiI/blapp_projekt_hii_raa.docx</vt:lpwstr>
      </vt:variant>
      <vt:variant>
        <vt:lpwstr>_Toc38965691</vt:lpwstr>
      </vt:variant>
      <vt:variant>
        <vt:i4>3276882</vt:i4>
      </vt:variant>
      <vt:variant>
        <vt:i4>704</vt:i4>
      </vt:variant>
      <vt:variant>
        <vt:i4>0</vt:i4>
      </vt:variant>
      <vt:variant>
        <vt:i4>5</vt:i4>
      </vt:variant>
      <vt:variant>
        <vt:lpwstr>https://bbzshch-my.sharepoint.com/personal/ian_hild_bbz-sh_ch/Documents/homeoffice App/Projekt_RaA_HiI/blapp_projekt_hii_raa.docx</vt:lpwstr>
      </vt:variant>
      <vt:variant>
        <vt:lpwstr>_Toc38965690</vt:lpwstr>
      </vt:variant>
      <vt:variant>
        <vt:i4>1441847</vt:i4>
      </vt:variant>
      <vt:variant>
        <vt:i4>698</vt:i4>
      </vt:variant>
      <vt:variant>
        <vt:i4>0</vt:i4>
      </vt:variant>
      <vt:variant>
        <vt:i4>5</vt:i4>
      </vt:variant>
      <vt:variant>
        <vt:lpwstr/>
      </vt:variant>
      <vt:variant>
        <vt:lpwstr>_Toc38965689</vt:lpwstr>
      </vt:variant>
      <vt:variant>
        <vt:i4>1507383</vt:i4>
      </vt:variant>
      <vt:variant>
        <vt:i4>692</vt:i4>
      </vt:variant>
      <vt:variant>
        <vt:i4>0</vt:i4>
      </vt:variant>
      <vt:variant>
        <vt:i4>5</vt:i4>
      </vt:variant>
      <vt:variant>
        <vt:lpwstr/>
      </vt:variant>
      <vt:variant>
        <vt:lpwstr>_Toc38965688</vt:lpwstr>
      </vt:variant>
      <vt:variant>
        <vt:i4>1572919</vt:i4>
      </vt:variant>
      <vt:variant>
        <vt:i4>686</vt:i4>
      </vt:variant>
      <vt:variant>
        <vt:i4>0</vt:i4>
      </vt:variant>
      <vt:variant>
        <vt:i4>5</vt:i4>
      </vt:variant>
      <vt:variant>
        <vt:lpwstr/>
      </vt:variant>
      <vt:variant>
        <vt:lpwstr>_Toc38965687</vt:lpwstr>
      </vt:variant>
      <vt:variant>
        <vt:i4>1638455</vt:i4>
      </vt:variant>
      <vt:variant>
        <vt:i4>680</vt:i4>
      </vt:variant>
      <vt:variant>
        <vt:i4>0</vt:i4>
      </vt:variant>
      <vt:variant>
        <vt:i4>5</vt:i4>
      </vt:variant>
      <vt:variant>
        <vt:lpwstr/>
      </vt:variant>
      <vt:variant>
        <vt:lpwstr>_Toc38965686</vt:lpwstr>
      </vt:variant>
      <vt:variant>
        <vt:i4>1703991</vt:i4>
      </vt:variant>
      <vt:variant>
        <vt:i4>674</vt:i4>
      </vt:variant>
      <vt:variant>
        <vt:i4>0</vt:i4>
      </vt:variant>
      <vt:variant>
        <vt:i4>5</vt:i4>
      </vt:variant>
      <vt:variant>
        <vt:lpwstr/>
      </vt:variant>
      <vt:variant>
        <vt:lpwstr>_Toc38965685</vt:lpwstr>
      </vt:variant>
      <vt:variant>
        <vt:i4>1769527</vt:i4>
      </vt:variant>
      <vt:variant>
        <vt:i4>668</vt:i4>
      </vt:variant>
      <vt:variant>
        <vt:i4>0</vt:i4>
      </vt:variant>
      <vt:variant>
        <vt:i4>5</vt:i4>
      </vt:variant>
      <vt:variant>
        <vt:lpwstr/>
      </vt:variant>
      <vt:variant>
        <vt:lpwstr>_Toc38965684</vt:lpwstr>
      </vt:variant>
      <vt:variant>
        <vt:i4>1835063</vt:i4>
      </vt:variant>
      <vt:variant>
        <vt:i4>662</vt:i4>
      </vt:variant>
      <vt:variant>
        <vt:i4>0</vt:i4>
      </vt:variant>
      <vt:variant>
        <vt:i4>5</vt:i4>
      </vt:variant>
      <vt:variant>
        <vt:lpwstr/>
      </vt:variant>
      <vt:variant>
        <vt:lpwstr>_Toc38965683</vt:lpwstr>
      </vt:variant>
      <vt:variant>
        <vt:i4>1900599</vt:i4>
      </vt:variant>
      <vt:variant>
        <vt:i4>656</vt:i4>
      </vt:variant>
      <vt:variant>
        <vt:i4>0</vt:i4>
      </vt:variant>
      <vt:variant>
        <vt:i4>5</vt:i4>
      </vt:variant>
      <vt:variant>
        <vt:lpwstr/>
      </vt:variant>
      <vt:variant>
        <vt:lpwstr>_Toc38965682</vt:lpwstr>
      </vt:variant>
      <vt:variant>
        <vt:i4>1966135</vt:i4>
      </vt:variant>
      <vt:variant>
        <vt:i4>650</vt:i4>
      </vt:variant>
      <vt:variant>
        <vt:i4>0</vt:i4>
      </vt:variant>
      <vt:variant>
        <vt:i4>5</vt:i4>
      </vt:variant>
      <vt:variant>
        <vt:lpwstr/>
      </vt:variant>
      <vt:variant>
        <vt:lpwstr>_Toc38965681</vt:lpwstr>
      </vt:variant>
      <vt:variant>
        <vt:i4>2031671</vt:i4>
      </vt:variant>
      <vt:variant>
        <vt:i4>644</vt:i4>
      </vt:variant>
      <vt:variant>
        <vt:i4>0</vt:i4>
      </vt:variant>
      <vt:variant>
        <vt:i4>5</vt:i4>
      </vt:variant>
      <vt:variant>
        <vt:lpwstr/>
      </vt:variant>
      <vt:variant>
        <vt:lpwstr>_Toc38965680</vt:lpwstr>
      </vt:variant>
      <vt:variant>
        <vt:i4>1441848</vt:i4>
      </vt:variant>
      <vt:variant>
        <vt:i4>638</vt:i4>
      </vt:variant>
      <vt:variant>
        <vt:i4>0</vt:i4>
      </vt:variant>
      <vt:variant>
        <vt:i4>5</vt:i4>
      </vt:variant>
      <vt:variant>
        <vt:lpwstr/>
      </vt:variant>
      <vt:variant>
        <vt:lpwstr>_Toc38965679</vt:lpwstr>
      </vt:variant>
      <vt:variant>
        <vt:i4>1507384</vt:i4>
      </vt:variant>
      <vt:variant>
        <vt:i4>632</vt:i4>
      </vt:variant>
      <vt:variant>
        <vt:i4>0</vt:i4>
      </vt:variant>
      <vt:variant>
        <vt:i4>5</vt:i4>
      </vt:variant>
      <vt:variant>
        <vt:lpwstr/>
      </vt:variant>
      <vt:variant>
        <vt:lpwstr>_Toc38965678</vt:lpwstr>
      </vt:variant>
      <vt:variant>
        <vt:i4>1572920</vt:i4>
      </vt:variant>
      <vt:variant>
        <vt:i4>626</vt:i4>
      </vt:variant>
      <vt:variant>
        <vt:i4>0</vt:i4>
      </vt:variant>
      <vt:variant>
        <vt:i4>5</vt:i4>
      </vt:variant>
      <vt:variant>
        <vt:lpwstr/>
      </vt:variant>
      <vt:variant>
        <vt:lpwstr>_Toc38965677</vt:lpwstr>
      </vt:variant>
      <vt:variant>
        <vt:i4>1638456</vt:i4>
      </vt:variant>
      <vt:variant>
        <vt:i4>620</vt:i4>
      </vt:variant>
      <vt:variant>
        <vt:i4>0</vt:i4>
      </vt:variant>
      <vt:variant>
        <vt:i4>5</vt:i4>
      </vt:variant>
      <vt:variant>
        <vt:lpwstr/>
      </vt:variant>
      <vt:variant>
        <vt:lpwstr>_Toc38965676</vt:lpwstr>
      </vt:variant>
      <vt:variant>
        <vt:i4>1703992</vt:i4>
      </vt:variant>
      <vt:variant>
        <vt:i4>614</vt:i4>
      </vt:variant>
      <vt:variant>
        <vt:i4>0</vt:i4>
      </vt:variant>
      <vt:variant>
        <vt:i4>5</vt:i4>
      </vt:variant>
      <vt:variant>
        <vt:lpwstr/>
      </vt:variant>
      <vt:variant>
        <vt:lpwstr>_Toc38965675</vt:lpwstr>
      </vt:variant>
      <vt:variant>
        <vt:i4>1769528</vt:i4>
      </vt:variant>
      <vt:variant>
        <vt:i4>608</vt:i4>
      </vt:variant>
      <vt:variant>
        <vt:i4>0</vt:i4>
      </vt:variant>
      <vt:variant>
        <vt:i4>5</vt:i4>
      </vt:variant>
      <vt:variant>
        <vt:lpwstr/>
      </vt:variant>
      <vt:variant>
        <vt:lpwstr>_Toc38965674</vt:lpwstr>
      </vt:variant>
      <vt:variant>
        <vt:i4>1835064</vt:i4>
      </vt:variant>
      <vt:variant>
        <vt:i4>602</vt:i4>
      </vt:variant>
      <vt:variant>
        <vt:i4>0</vt:i4>
      </vt:variant>
      <vt:variant>
        <vt:i4>5</vt:i4>
      </vt:variant>
      <vt:variant>
        <vt:lpwstr/>
      </vt:variant>
      <vt:variant>
        <vt:lpwstr>_Toc38965673</vt:lpwstr>
      </vt:variant>
      <vt:variant>
        <vt:i4>1900600</vt:i4>
      </vt:variant>
      <vt:variant>
        <vt:i4>596</vt:i4>
      </vt:variant>
      <vt:variant>
        <vt:i4>0</vt:i4>
      </vt:variant>
      <vt:variant>
        <vt:i4>5</vt:i4>
      </vt:variant>
      <vt:variant>
        <vt:lpwstr/>
      </vt:variant>
      <vt:variant>
        <vt:lpwstr>_Toc38965672</vt:lpwstr>
      </vt:variant>
      <vt:variant>
        <vt:i4>5046275</vt:i4>
      </vt:variant>
      <vt:variant>
        <vt:i4>591</vt:i4>
      </vt:variant>
      <vt:variant>
        <vt:i4>0</vt:i4>
      </vt:variant>
      <vt:variant>
        <vt:i4>5</vt:i4>
      </vt:variant>
      <vt:variant>
        <vt:lpwstr>https://github.com/dwyl/learn-to-send-email-via-google-script-html-no-server</vt:lpwstr>
      </vt:variant>
      <vt:variant>
        <vt:lpwstr/>
      </vt:variant>
      <vt:variant>
        <vt:i4>1114191</vt:i4>
      </vt:variant>
      <vt:variant>
        <vt:i4>384</vt:i4>
      </vt:variant>
      <vt:variant>
        <vt:i4>0</vt:i4>
      </vt:variant>
      <vt:variant>
        <vt:i4>5</vt:i4>
      </vt:variant>
      <vt:variant>
        <vt:lpwstr>https://github.com/RaA-BLNET/BLNETAppAndroid/</vt:lpwstr>
      </vt:variant>
      <vt:variant>
        <vt:lpwstr/>
      </vt:variant>
      <vt:variant>
        <vt:i4>1114172</vt:i4>
      </vt:variant>
      <vt:variant>
        <vt:i4>377</vt:i4>
      </vt:variant>
      <vt:variant>
        <vt:i4>0</vt:i4>
      </vt:variant>
      <vt:variant>
        <vt:i4>5</vt:i4>
      </vt:variant>
      <vt:variant>
        <vt:lpwstr/>
      </vt:variant>
      <vt:variant>
        <vt:lpwstr>_Toc38966800</vt:lpwstr>
      </vt:variant>
      <vt:variant>
        <vt:i4>1507381</vt:i4>
      </vt:variant>
      <vt:variant>
        <vt:i4>371</vt:i4>
      </vt:variant>
      <vt:variant>
        <vt:i4>0</vt:i4>
      </vt:variant>
      <vt:variant>
        <vt:i4>5</vt:i4>
      </vt:variant>
      <vt:variant>
        <vt:lpwstr/>
      </vt:variant>
      <vt:variant>
        <vt:lpwstr>_Toc38966799</vt:lpwstr>
      </vt:variant>
      <vt:variant>
        <vt:i4>1441845</vt:i4>
      </vt:variant>
      <vt:variant>
        <vt:i4>365</vt:i4>
      </vt:variant>
      <vt:variant>
        <vt:i4>0</vt:i4>
      </vt:variant>
      <vt:variant>
        <vt:i4>5</vt:i4>
      </vt:variant>
      <vt:variant>
        <vt:lpwstr/>
      </vt:variant>
      <vt:variant>
        <vt:lpwstr>_Toc38966798</vt:lpwstr>
      </vt:variant>
      <vt:variant>
        <vt:i4>1638453</vt:i4>
      </vt:variant>
      <vt:variant>
        <vt:i4>359</vt:i4>
      </vt:variant>
      <vt:variant>
        <vt:i4>0</vt:i4>
      </vt:variant>
      <vt:variant>
        <vt:i4>5</vt:i4>
      </vt:variant>
      <vt:variant>
        <vt:lpwstr/>
      </vt:variant>
      <vt:variant>
        <vt:lpwstr>_Toc38966797</vt:lpwstr>
      </vt:variant>
      <vt:variant>
        <vt:i4>1572917</vt:i4>
      </vt:variant>
      <vt:variant>
        <vt:i4>353</vt:i4>
      </vt:variant>
      <vt:variant>
        <vt:i4>0</vt:i4>
      </vt:variant>
      <vt:variant>
        <vt:i4>5</vt:i4>
      </vt:variant>
      <vt:variant>
        <vt:lpwstr/>
      </vt:variant>
      <vt:variant>
        <vt:lpwstr>_Toc38966796</vt:lpwstr>
      </vt:variant>
      <vt:variant>
        <vt:i4>1769525</vt:i4>
      </vt:variant>
      <vt:variant>
        <vt:i4>347</vt:i4>
      </vt:variant>
      <vt:variant>
        <vt:i4>0</vt:i4>
      </vt:variant>
      <vt:variant>
        <vt:i4>5</vt:i4>
      </vt:variant>
      <vt:variant>
        <vt:lpwstr/>
      </vt:variant>
      <vt:variant>
        <vt:lpwstr>_Toc38966795</vt:lpwstr>
      </vt:variant>
      <vt:variant>
        <vt:i4>1703989</vt:i4>
      </vt:variant>
      <vt:variant>
        <vt:i4>341</vt:i4>
      </vt:variant>
      <vt:variant>
        <vt:i4>0</vt:i4>
      </vt:variant>
      <vt:variant>
        <vt:i4>5</vt:i4>
      </vt:variant>
      <vt:variant>
        <vt:lpwstr/>
      </vt:variant>
      <vt:variant>
        <vt:lpwstr>_Toc38966794</vt:lpwstr>
      </vt:variant>
      <vt:variant>
        <vt:i4>1900597</vt:i4>
      </vt:variant>
      <vt:variant>
        <vt:i4>335</vt:i4>
      </vt:variant>
      <vt:variant>
        <vt:i4>0</vt:i4>
      </vt:variant>
      <vt:variant>
        <vt:i4>5</vt:i4>
      </vt:variant>
      <vt:variant>
        <vt:lpwstr/>
      </vt:variant>
      <vt:variant>
        <vt:lpwstr>_Toc38966793</vt:lpwstr>
      </vt:variant>
      <vt:variant>
        <vt:i4>1835061</vt:i4>
      </vt:variant>
      <vt:variant>
        <vt:i4>329</vt:i4>
      </vt:variant>
      <vt:variant>
        <vt:i4>0</vt:i4>
      </vt:variant>
      <vt:variant>
        <vt:i4>5</vt:i4>
      </vt:variant>
      <vt:variant>
        <vt:lpwstr/>
      </vt:variant>
      <vt:variant>
        <vt:lpwstr>_Toc38966792</vt:lpwstr>
      </vt:variant>
      <vt:variant>
        <vt:i4>2031669</vt:i4>
      </vt:variant>
      <vt:variant>
        <vt:i4>323</vt:i4>
      </vt:variant>
      <vt:variant>
        <vt:i4>0</vt:i4>
      </vt:variant>
      <vt:variant>
        <vt:i4>5</vt:i4>
      </vt:variant>
      <vt:variant>
        <vt:lpwstr/>
      </vt:variant>
      <vt:variant>
        <vt:lpwstr>_Toc38966791</vt:lpwstr>
      </vt:variant>
      <vt:variant>
        <vt:i4>1966133</vt:i4>
      </vt:variant>
      <vt:variant>
        <vt:i4>317</vt:i4>
      </vt:variant>
      <vt:variant>
        <vt:i4>0</vt:i4>
      </vt:variant>
      <vt:variant>
        <vt:i4>5</vt:i4>
      </vt:variant>
      <vt:variant>
        <vt:lpwstr/>
      </vt:variant>
      <vt:variant>
        <vt:lpwstr>_Toc38966790</vt:lpwstr>
      </vt:variant>
      <vt:variant>
        <vt:i4>1507380</vt:i4>
      </vt:variant>
      <vt:variant>
        <vt:i4>311</vt:i4>
      </vt:variant>
      <vt:variant>
        <vt:i4>0</vt:i4>
      </vt:variant>
      <vt:variant>
        <vt:i4>5</vt:i4>
      </vt:variant>
      <vt:variant>
        <vt:lpwstr/>
      </vt:variant>
      <vt:variant>
        <vt:lpwstr>_Toc38966789</vt:lpwstr>
      </vt:variant>
      <vt:variant>
        <vt:i4>1441844</vt:i4>
      </vt:variant>
      <vt:variant>
        <vt:i4>305</vt:i4>
      </vt:variant>
      <vt:variant>
        <vt:i4>0</vt:i4>
      </vt:variant>
      <vt:variant>
        <vt:i4>5</vt:i4>
      </vt:variant>
      <vt:variant>
        <vt:lpwstr/>
      </vt:variant>
      <vt:variant>
        <vt:lpwstr>_Toc38966788</vt:lpwstr>
      </vt:variant>
      <vt:variant>
        <vt:i4>1638452</vt:i4>
      </vt:variant>
      <vt:variant>
        <vt:i4>299</vt:i4>
      </vt:variant>
      <vt:variant>
        <vt:i4>0</vt:i4>
      </vt:variant>
      <vt:variant>
        <vt:i4>5</vt:i4>
      </vt:variant>
      <vt:variant>
        <vt:lpwstr/>
      </vt:variant>
      <vt:variant>
        <vt:lpwstr>_Toc38966787</vt:lpwstr>
      </vt:variant>
      <vt:variant>
        <vt:i4>1572916</vt:i4>
      </vt:variant>
      <vt:variant>
        <vt:i4>293</vt:i4>
      </vt:variant>
      <vt:variant>
        <vt:i4>0</vt:i4>
      </vt:variant>
      <vt:variant>
        <vt:i4>5</vt:i4>
      </vt:variant>
      <vt:variant>
        <vt:lpwstr/>
      </vt:variant>
      <vt:variant>
        <vt:lpwstr>_Toc38966786</vt:lpwstr>
      </vt:variant>
      <vt:variant>
        <vt:i4>1769524</vt:i4>
      </vt:variant>
      <vt:variant>
        <vt:i4>287</vt:i4>
      </vt:variant>
      <vt:variant>
        <vt:i4>0</vt:i4>
      </vt:variant>
      <vt:variant>
        <vt:i4>5</vt:i4>
      </vt:variant>
      <vt:variant>
        <vt:lpwstr/>
      </vt:variant>
      <vt:variant>
        <vt:lpwstr>_Toc38966785</vt:lpwstr>
      </vt:variant>
      <vt:variant>
        <vt:i4>1703988</vt:i4>
      </vt:variant>
      <vt:variant>
        <vt:i4>281</vt:i4>
      </vt:variant>
      <vt:variant>
        <vt:i4>0</vt:i4>
      </vt:variant>
      <vt:variant>
        <vt:i4>5</vt:i4>
      </vt:variant>
      <vt:variant>
        <vt:lpwstr/>
      </vt:variant>
      <vt:variant>
        <vt:lpwstr>_Toc38966784</vt:lpwstr>
      </vt:variant>
      <vt:variant>
        <vt:i4>1900596</vt:i4>
      </vt:variant>
      <vt:variant>
        <vt:i4>275</vt:i4>
      </vt:variant>
      <vt:variant>
        <vt:i4>0</vt:i4>
      </vt:variant>
      <vt:variant>
        <vt:i4>5</vt:i4>
      </vt:variant>
      <vt:variant>
        <vt:lpwstr/>
      </vt:variant>
      <vt:variant>
        <vt:lpwstr>_Toc38966783</vt:lpwstr>
      </vt:variant>
      <vt:variant>
        <vt:i4>1835060</vt:i4>
      </vt:variant>
      <vt:variant>
        <vt:i4>269</vt:i4>
      </vt:variant>
      <vt:variant>
        <vt:i4>0</vt:i4>
      </vt:variant>
      <vt:variant>
        <vt:i4>5</vt:i4>
      </vt:variant>
      <vt:variant>
        <vt:lpwstr/>
      </vt:variant>
      <vt:variant>
        <vt:lpwstr>_Toc38966782</vt:lpwstr>
      </vt:variant>
      <vt:variant>
        <vt:i4>2031668</vt:i4>
      </vt:variant>
      <vt:variant>
        <vt:i4>263</vt:i4>
      </vt:variant>
      <vt:variant>
        <vt:i4>0</vt:i4>
      </vt:variant>
      <vt:variant>
        <vt:i4>5</vt:i4>
      </vt:variant>
      <vt:variant>
        <vt:lpwstr/>
      </vt:variant>
      <vt:variant>
        <vt:lpwstr>_Toc38966781</vt:lpwstr>
      </vt:variant>
      <vt:variant>
        <vt:i4>1966132</vt:i4>
      </vt:variant>
      <vt:variant>
        <vt:i4>257</vt:i4>
      </vt:variant>
      <vt:variant>
        <vt:i4>0</vt:i4>
      </vt:variant>
      <vt:variant>
        <vt:i4>5</vt:i4>
      </vt:variant>
      <vt:variant>
        <vt:lpwstr/>
      </vt:variant>
      <vt:variant>
        <vt:lpwstr>_Toc38966780</vt:lpwstr>
      </vt:variant>
      <vt:variant>
        <vt:i4>1507387</vt:i4>
      </vt:variant>
      <vt:variant>
        <vt:i4>251</vt:i4>
      </vt:variant>
      <vt:variant>
        <vt:i4>0</vt:i4>
      </vt:variant>
      <vt:variant>
        <vt:i4>5</vt:i4>
      </vt:variant>
      <vt:variant>
        <vt:lpwstr/>
      </vt:variant>
      <vt:variant>
        <vt:lpwstr>_Toc38966779</vt:lpwstr>
      </vt:variant>
      <vt:variant>
        <vt:i4>1441851</vt:i4>
      </vt:variant>
      <vt:variant>
        <vt:i4>245</vt:i4>
      </vt:variant>
      <vt:variant>
        <vt:i4>0</vt:i4>
      </vt:variant>
      <vt:variant>
        <vt:i4>5</vt:i4>
      </vt:variant>
      <vt:variant>
        <vt:lpwstr/>
      </vt:variant>
      <vt:variant>
        <vt:lpwstr>_Toc38966778</vt:lpwstr>
      </vt:variant>
      <vt:variant>
        <vt:i4>1638459</vt:i4>
      </vt:variant>
      <vt:variant>
        <vt:i4>239</vt:i4>
      </vt:variant>
      <vt:variant>
        <vt:i4>0</vt:i4>
      </vt:variant>
      <vt:variant>
        <vt:i4>5</vt:i4>
      </vt:variant>
      <vt:variant>
        <vt:lpwstr/>
      </vt:variant>
      <vt:variant>
        <vt:lpwstr>_Toc38966777</vt:lpwstr>
      </vt:variant>
      <vt:variant>
        <vt:i4>1572923</vt:i4>
      </vt:variant>
      <vt:variant>
        <vt:i4>233</vt:i4>
      </vt:variant>
      <vt:variant>
        <vt:i4>0</vt:i4>
      </vt:variant>
      <vt:variant>
        <vt:i4>5</vt:i4>
      </vt:variant>
      <vt:variant>
        <vt:lpwstr/>
      </vt:variant>
      <vt:variant>
        <vt:lpwstr>_Toc38966776</vt:lpwstr>
      </vt:variant>
      <vt:variant>
        <vt:i4>1769531</vt:i4>
      </vt:variant>
      <vt:variant>
        <vt:i4>227</vt:i4>
      </vt:variant>
      <vt:variant>
        <vt:i4>0</vt:i4>
      </vt:variant>
      <vt:variant>
        <vt:i4>5</vt:i4>
      </vt:variant>
      <vt:variant>
        <vt:lpwstr/>
      </vt:variant>
      <vt:variant>
        <vt:lpwstr>_Toc38966775</vt:lpwstr>
      </vt:variant>
      <vt:variant>
        <vt:i4>1703995</vt:i4>
      </vt:variant>
      <vt:variant>
        <vt:i4>221</vt:i4>
      </vt:variant>
      <vt:variant>
        <vt:i4>0</vt:i4>
      </vt:variant>
      <vt:variant>
        <vt:i4>5</vt:i4>
      </vt:variant>
      <vt:variant>
        <vt:lpwstr/>
      </vt:variant>
      <vt:variant>
        <vt:lpwstr>_Toc38966774</vt:lpwstr>
      </vt:variant>
      <vt:variant>
        <vt:i4>1900603</vt:i4>
      </vt:variant>
      <vt:variant>
        <vt:i4>215</vt:i4>
      </vt:variant>
      <vt:variant>
        <vt:i4>0</vt:i4>
      </vt:variant>
      <vt:variant>
        <vt:i4>5</vt:i4>
      </vt:variant>
      <vt:variant>
        <vt:lpwstr/>
      </vt:variant>
      <vt:variant>
        <vt:lpwstr>_Toc38966773</vt:lpwstr>
      </vt:variant>
      <vt:variant>
        <vt:i4>1835067</vt:i4>
      </vt:variant>
      <vt:variant>
        <vt:i4>209</vt:i4>
      </vt:variant>
      <vt:variant>
        <vt:i4>0</vt:i4>
      </vt:variant>
      <vt:variant>
        <vt:i4>5</vt:i4>
      </vt:variant>
      <vt:variant>
        <vt:lpwstr/>
      </vt:variant>
      <vt:variant>
        <vt:lpwstr>_Toc38966772</vt:lpwstr>
      </vt:variant>
      <vt:variant>
        <vt:i4>2031675</vt:i4>
      </vt:variant>
      <vt:variant>
        <vt:i4>203</vt:i4>
      </vt:variant>
      <vt:variant>
        <vt:i4>0</vt:i4>
      </vt:variant>
      <vt:variant>
        <vt:i4>5</vt:i4>
      </vt:variant>
      <vt:variant>
        <vt:lpwstr/>
      </vt:variant>
      <vt:variant>
        <vt:lpwstr>_Toc38966771</vt:lpwstr>
      </vt:variant>
      <vt:variant>
        <vt:i4>1966139</vt:i4>
      </vt:variant>
      <vt:variant>
        <vt:i4>197</vt:i4>
      </vt:variant>
      <vt:variant>
        <vt:i4>0</vt:i4>
      </vt:variant>
      <vt:variant>
        <vt:i4>5</vt:i4>
      </vt:variant>
      <vt:variant>
        <vt:lpwstr/>
      </vt:variant>
      <vt:variant>
        <vt:lpwstr>_Toc38966770</vt:lpwstr>
      </vt:variant>
      <vt:variant>
        <vt:i4>1507386</vt:i4>
      </vt:variant>
      <vt:variant>
        <vt:i4>191</vt:i4>
      </vt:variant>
      <vt:variant>
        <vt:i4>0</vt:i4>
      </vt:variant>
      <vt:variant>
        <vt:i4>5</vt:i4>
      </vt:variant>
      <vt:variant>
        <vt:lpwstr/>
      </vt:variant>
      <vt:variant>
        <vt:lpwstr>_Toc38966769</vt:lpwstr>
      </vt:variant>
      <vt:variant>
        <vt:i4>1441850</vt:i4>
      </vt:variant>
      <vt:variant>
        <vt:i4>185</vt:i4>
      </vt:variant>
      <vt:variant>
        <vt:i4>0</vt:i4>
      </vt:variant>
      <vt:variant>
        <vt:i4>5</vt:i4>
      </vt:variant>
      <vt:variant>
        <vt:lpwstr/>
      </vt:variant>
      <vt:variant>
        <vt:lpwstr>_Toc38966768</vt:lpwstr>
      </vt:variant>
      <vt:variant>
        <vt:i4>1638458</vt:i4>
      </vt:variant>
      <vt:variant>
        <vt:i4>179</vt:i4>
      </vt:variant>
      <vt:variant>
        <vt:i4>0</vt:i4>
      </vt:variant>
      <vt:variant>
        <vt:i4>5</vt:i4>
      </vt:variant>
      <vt:variant>
        <vt:lpwstr/>
      </vt:variant>
      <vt:variant>
        <vt:lpwstr>_Toc38966767</vt:lpwstr>
      </vt:variant>
      <vt:variant>
        <vt:i4>1572922</vt:i4>
      </vt:variant>
      <vt:variant>
        <vt:i4>173</vt:i4>
      </vt:variant>
      <vt:variant>
        <vt:i4>0</vt:i4>
      </vt:variant>
      <vt:variant>
        <vt:i4>5</vt:i4>
      </vt:variant>
      <vt:variant>
        <vt:lpwstr/>
      </vt:variant>
      <vt:variant>
        <vt:lpwstr>_Toc38966766</vt:lpwstr>
      </vt:variant>
      <vt:variant>
        <vt:i4>1769530</vt:i4>
      </vt:variant>
      <vt:variant>
        <vt:i4>167</vt:i4>
      </vt:variant>
      <vt:variant>
        <vt:i4>0</vt:i4>
      </vt:variant>
      <vt:variant>
        <vt:i4>5</vt:i4>
      </vt:variant>
      <vt:variant>
        <vt:lpwstr/>
      </vt:variant>
      <vt:variant>
        <vt:lpwstr>_Toc38966765</vt:lpwstr>
      </vt:variant>
      <vt:variant>
        <vt:i4>1703994</vt:i4>
      </vt:variant>
      <vt:variant>
        <vt:i4>161</vt:i4>
      </vt:variant>
      <vt:variant>
        <vt:i4>0</vt:i4>
      </vt:variant>
      <vt:variant>
        <vt:i4>5</vt:i4>
      </vt:variant>
      <vt:variant>
        <vt:lpwstr/>
      </vt:variant>
      <vt:variant>
        <vt:lpwstr>_Toc38966764</vt:lpwstr>
      </vt:variant>
      <vt:variant>
        <vt:i4>1900602</vt:i4>
      </vt:variant>
      <vt:variant>
        <vt:i4>155</vt:i4>
      </vt:variant>
      <vt:variant>
        <vt:i4>0</vt:i4>
      </vt:variant>
      <vt:variant>
        <vt:i4>5</vt:i4>
      </vt:variant>
      <vt:variant>
        <vt:lpwstr/>
      </vt:variant>
      <vt:variant>
        <vt:lpwstr>_Toc38966763</vt:lpwstr>
      </vt:variant>
      <vt:variant>
        <vt:i4>1835066</vt:i4>
      </vt:variant>
      <vt:variant>
        <vt:i4>149</vt:i4>
      </vt:variant>
      <vt:variant>
        <vt:i4>0</vt:i4>
      </vt:variant>
      <vt:variant>
        <vt:i4>5</vt:i4>
      </vt:variant>
      <vt:variant>
        <vt:lpwstr/>
      </vt:variant>
      <vt:variant>
        <vt:lpwstr>_Toc38966762</vt:lpwstr>
      </vt:variant>
      <vt:variant>
        <vt:i4>2031674</vt:i4>
      </vt:variant>
      <vt:variant>
        <vt:i4>143</vt:i4>
      </vt:variant>
      <vt:variant>
        <vt:i4>0</vt:i4>
      </vt:variant>
      <vt:variant>
        <vt:i4>5</vt:i4>
      </vt:variant>
      <vt:variant>
        <vt:lpwstr/>
      </vt:variant>
      <vt:variant>
        <vt:lpwstr>_Toc38966761</vt:lpwstr>
      </vt:variant>
      <vt:variant>
        <vt:i4>1966138</vt:i4>
      </vt:variant>
      <vt:variant>
        <vt:i4>137</vt:i4>
      </vt:variant>
      <vt:variant>
        <vt:i4>0</vt:i4>
      </vt:variant>
      <vt:variant>
        <vt:i4>5</vt:i4>
      </vt:variant>
      <vt:variant>
        <vt:lpwstr/>
      </vt:variant>
      <vt:variant>
        <vt:lpwstr>_Toc38966760</vt:lpwstr>
      </vt:variant>
      <vt:variant>
        <vt:i4>1507385</vt:i4>
      </vt:variant>
      <vt:variant>
        <vt:i4>131</vt:i4>
      </vt:variant>
      <vt:variant>
        <vt:i4>0</vt:i4>
      </vt:variant>
      <vt:variant>
        <vt:i4>5</vt:i4>
      </vt:variant>
      <vt:variant>
        <vt:lpwstr/>
      </vt:variant>
      <vt:variant>
        <vt:lpwstr>_Toc38966759</vt:lpwstr>
      </vt:variant>
      <vt:variant>
        <vt:i4>1441849</vt:i4>
      </vt:variant>
      <vt:variant>
        <vt:i4>125</vt:i4>
      </vt:variant>
      <vt:variant>
        <vt:i4>0</vt:i4>
      </vt:variant>
      <vt:variant>
        <vt:i4>5</vt:i4>
      </vt:variant>
      <vt:variant>
        <vt:lpwstr/>
      </vt:variant>
      <vt:variant>
        <vt:lpwstr>_Toc38966758</vt:lpwstr>
      </vt:variant>
      <vt:variant>
        <vt:i4>1638457</vt:i4>
      </vt:variant>
      <vt:variant>
        <vt:i4>119</vt:i4>
      </vt:variant>
      <vt:variant>
        <vt:i4>0</vt:i4>
      </vt:variant>
      <vt:variant>
        <vt:i4>5</vt:i4>
      </vt:variant>
      <vt:variant>
        <vt:lpwstr/>
      </vt:variant>
      <vt:variant>
        <vt:lpwstr>_Toc38966757</vt:lpwstr>
      </vt:variant>
      <vt:variant>
        <vt:i4>1572921</vt:i4>
      </vt:variant>
      <vt:variant>
        <vt:i4>113</vt:i4>
      </vt:variant>
      <vt:variant>
        <vt:i4>0</vt:i4>
      </vt:variant>
      <vt:variant>
        <vt:i4>5</vt:i4>
      </vt:variant>
      <vt:variant>
        <vt:lpwstr/>
      </vt:variant>
      <vt:variant>
        <vt:lpwstr>_Toc38966756</vt:lpwstr>
      </vt:variant>
      <vt:variant>
        <vt:i4>1769529</vt:i4>
      </vt:variant>
      <vt:variant>
        <vt:i4>107</vt:i4>
      </vt:variant>
      <vt:variant>
        <vt:i4>0</vt:i4>
      </vt:variant>
      <vt:variant>
        <vt:i4>5</vt:i4>
      </vt:variant>
      <vt:variant>
        <vt:lpwstr/>
      </vt:variant>
      <vt:variant>
        <vt:lpwstr>_Toc38966755</vt:lpwstr>
      </vt:variant>
      <vt:variant>
        <vt:i4>1703993</vt:i4>
      </vt:variant>
      <vt:variant>
        <vt:i4>101</vt:i4>
      </vt:variant>
      <vt:variant>
        <vt:i4>0</vt:i4>
      </vt:variant>
      <vt:variant>
        <vt:i4>5</vt:i4>
      </vt:variant>
      <vt:variant>
        <vt:lpwstr/>
      </vt:variant>
      <vt:variant>
        <vt:lpwstr>_Toc38966754</vt:lpwstr>
      </vt:variant>
      <vt:variant>
        <vt:i4>1900601</vt:i4>
      </vt:variant>
      <vt:variant>
        <vt:i4>95</vt:i4>
      </vt:variant>
      <vt:variant>
        <vt:i4>0</vt:i4>
      </vt:variant>
      <vt:variant>
        <vt:i4>5</vt:i4>
      </vt:variant>
      <vt:variant>
        <vt:lpwstr/>
      </vt:variant>
      <vt:variant>
        <vt:lpwstr>_Toc38966753</vt:lpwstr>
      </vt:variant>
      <vt:variant>
        <vt:i4>1835065</vt:i4>
      </vt:variant>
      <vt:variant>
        <vt:i4>89</vt:i4>
      </vt:variant>
      <vt:variant>
        <vt:i4>0</vt:i4>
      </vt:variant>
      <vt:variant>
        <vt:i4>5</vt:i4>
      </vt:variant>
      <vt:variant>
        <vt:lpwstr/>
      </vt:variant>
      <vt:variant>
        <vt:lpwstr>_Toc38966752</vt:lpwstr>
      </vt:variant>
      <vt:variant>
        <vt:i4>2031673</vt:i4>
      </vt:variant>
      <vt:variant>
        <vt:i4>83</vt:i4>
      </vt:variant>
      <vt:variant>
        <vt:i4>0</vt:i4>
      </vt:variant>
      <vt:variant>
        <vt:i4>5</vt:i4>
      </vt:variant>
      <vt:variant>
        <vt:lpwstr/>
      </vt:variant>
      <vt:variant>
        <vt:lpwstr>_Toc38966751</vt:lpwstr>
      </vt:variant>
      <vt:variant>
        <vt:i4>1966137</vt:i4>
      </vt:variant>
      <vt:variant>
        <vt:i4>77</vt:i4>
      </vt:variant>
      <vt:variant>
        <vt:i4>0</vt:i4>
      </vt:variant>
      <vt:variant>
        <vt:i4>5</vt:i4>
      </vt:variant>
      <vt:variant>
        <vt:lpwstr/>
      </vt:variant>
      <vt:variant>
        <vt:lpwstr>_Toc38966750</vt:lpwstr>
      </vt:variant>
      <vt:variant>
        <vt:i4>1507384</vt:i4>
      </vt:variant>
      <vt:variant>
        <vt:i4>71</vt:i4>
      </vt:variant>
      <vt:variant>
        <vt:i4>0</vt:i4>
      </vt:variant>
      <vt:variant>
        <vt:i4>5</vt:i4>
      </vt:variant>
      <vt:variant>
        <vt:lpwstr/>
      </vt:variant>
      <vt:variant>
        <vt:lpwstr>_Toc38966749</vt:lpwstr>
      </vt:variant>
      <vt:variant>
        <vt:i4>1441848</vt:i4>
      </vt:variant>
      <vt:variant>
        <vt:i4>65</vt:i4>
      </vt:variant>
      <vt:variant>
        <vt:i4>0</vt:i4>
      </vt:variant>
      <vt:variant>
        <vt:i4>5</vt:i4>
      </vt:variant>
      <vt:variant>
        <vt:lpwstr/>
      </vt:variant>
      <vt:variant>
        <vt:lpwstr>_Toc38966748</vt:lpwstr>
      </vt:variant>
      <vt:variant>
        <vt:i4>1638456</vt:i4>
      </vt:variant>
      <vt:variant>
        <vt:i4>59</vt:i4>
      </vt:variant>
      <vt:variant>
        <vt:i4>0</vt:i4>
      </vt:variant>
      <vt:variant>
        <vt:i4>5</vt:i4>
      </vt:variant>
      <vt:variant>
        <vt:lpwstr/>
      </vt:variant>
      <vt:variant>
        <vt:lpwstr>_Toc38966747</vt:lpwstr>
      </vt:variant>
      <vt:variant>
        <vt:i4>1572920</vt:i4>
      </vt:variant>
      <vt:variant>
        <vt:i4>53</vt:i4>
      </vt:variant>
      <vt:variant>
        <vt:i4>0</vt:i4>
      </vt:variant>
      <vt:variant>
        <vt:i4>5</vt:i4>
      </vt:variant>
      <vt:variant>
        <vt:lpwstr/>
      </vt:variant>
      <vt:variant>
        <vt:lpwstr>_Toc38966746</vt:lpwstr>
      </vt:variant>
      <vt:variant>
        <vt:i4>1769528</vt:i4>
      </vt:variant>
      <vt:variant>
        <vt:i4>47</vt:i4>
      </vt:variant>
      <vt:variant>
        <vt:i4>0</vt:i4>
      </vt:variant>
      <vt:variant>
        <vt:i4>5</vt:i4>
      </vt:variant>
      <vt:variant>
        <vt:lpwstr/>
      </vt:variant>
      <vt:variant>
        <vt:lpwstr>_Toc38966745</vt:lpwstr>
      </vt:variant>
      <vt:variant>
        <vt:i4>1703992</vt:i4>
      </vt:variant>
      <vt:variant>
        <vt:i4>41</vt:i4>
      </vt:variant>
      <vt:variant>
        <vt:i4>0</vt:i4>
      </vt:variant>
      <vt:variant>
        <vt:i4>5</vt:i4>
      </vt:variant>
      <vt:variant>
        <vt:lpwstr/>
      </vt:variant>
      <vt:variant>
        <vt:lpwstr>_Toc38966744</vt:lpwstr>
      </vt:variant>
      <vt:variant>
        <vt:i4>1900600</vt:i4>
      </vt:variant>
      <vt:variant>
        <vt:i4>35</vt:i4>
      </vt:variant>
      <vt:variant>
        <vt:i4>0</vt:i4>
      </vt:variant>
      <vt:variant>
        <vt:i4>5</vt:i4>
      </vt:variant>
      <vt:variant>
        <vt:lpwstr/>
      </vt:variant>
      <vt:variant>
        <vt:lpwstr>_Toc38966743</vt:lpwstr>
      </vt:variant>
      <vt:variant>
        <vt:i4>1835064</vt:i4>
      </vt:variant>
      <vt:variant>
        <vt:i4>29</vt:i4>
      </vt:variant>
      <vt:variant>
        <vt:i4>0</vt:i4>
      </vt:variant>
      <vt:variant>
        <vt:i4>5</vt:i4>
      </vt:variant>
      <vt:variant>
        <vt:lpwstr/>
      </vt:variant>
      <vt:variant>
        <vt:lpwstr>_Toc38966742</vt:lpwstr>
      </vt:variant>
      <vt:variant>
        <vt:i4>2031672</vt:i4>
      </vt:variant>
      <vt:variant>
        <vt:i4>23</vt:i4>
      </vt:variant>
      <vt:variant>
        <vt:i4>0</vt:i4>
      </vt:variant>
      <vt:variant>
        <vt:i4>5</vt:i4>
      </vt:variant>
      <vt:variant>
        <vt:lpwstr/>
      </vt:variant>
      <vt:variant>
        <vt:lpwstr>_Toc38966741</vt:lpwstr>
      </vt:variant>
      <vt:variant>
        <vt:i4>1966136</vt:i4>
      </vt:variant>
      <vt:variant>
        <vt:i4>17</vt:i4>
      </vt:variant>
      <vt:variant>
        <vt:i4>0</vt:i4>
      </vt:variant>
      <vt:variant>
        <vt:i4>5</vt:i4>
      </vt:variant>
      <vt:variant>
        <vt:lpwstr/>
      </vt:variant>
      <vt:variant>
        <vt:lpwstr>_Toc38966740</vt:lpwstr>
      </vt:variant>
      <vt:variant>
        <vt:i4>1507391</vt:i4>
      </vt:variant>
      <vt:variant>
        <vt:i4>11</vt:i4>
      </vt:variant>
      <vt:variant>
        <vt:i4>0</vt:i4>
      </vt:variant>
      <vt:variant>
        <vt:i4>5</vt:i4>
      </vt:variant>
      <vt:variant>
        <vt:lpwstr/>
      </vt:variant>
      <vt:variant>
        <vt:lpwstr>_Toc38966739</vt:lpwstr>
      </vt:variant>
      <vt:variant>
        <vt:i4>1441855</vt:i4>
      </vt:variant>
      <vt:variant>
        <vt:i4>5</vt:i4>
      </vt:variant>
      <vt:variant>
        <vt:i4>0</vt:i4>
      </vt:variant>
      <vt:variant>
        <vt:i4>5</vt:i4>
      </vt:variant>
      <vt:variant>
        <vt:lpwstr/>
      </vt:variant>
      <vt:variant>
        <vt:lpwstr>_Toc38966738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 Ian</dc:creator>
  <cp:keywords/>
  <dc:description/>
  <cp:lastModifiedBy>Hild Ian</cp:lastModifiedBy>
  <cp:revision>61</cp:revision>
  <dcterms:created xsi:type="dcterms:W3CDTF">2020-04-28T20:44:00Z</dcterms:created>
  <dcterms:modified xsi:type="dcterms:W3CDTF">2020-05-20T13:22:00Z</dcterms:modified>
</cp:coreProperties>
</file>